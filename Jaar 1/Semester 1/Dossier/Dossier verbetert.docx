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CC5E03" w14:textId="77777777" w:rsidR="00096DDA" w:rsidRPr="00C97F29" w:rsidRDefault="00096DDA" w:rsidP="00096DDA">
      <w:pPr>
        <w:rPr>
          <w:rFonts w:cstheme="minorHAnsi"/>
          <w:b/>
          <w:bCs/>
          <w:sz w:val="28"/>
          <w:szCs w:val="28"/>
        </w:rPr>
      </w:pPr>
      <w:r w:rsidRPr="00C97F29">
        <w:rPr>
          <w:rFonts w:cstheme="minorHAnsi"/>
          <w:b/>
          <w:bCs/>
          <w:sz w:val="28"/>
          <w:szCs w:val="28"/>
        </w:rPr>
        <w:t>Voorblad</w:t>
      </w:r>
    </w:p>
    <w:p w14:paraId="7F3F5C39" w14:textId="77777777" w:rsidR="00096DDA" w:rsidRPr="00C97F29" w:rsidRDefault="00096DDA" w:rsidP="00096DDA">
      <w:pPr>
        <w:rPr>
          <w:rFonts w:cstheme="minorHAnsi"/>
          <w:b/>
          <w:bCs/>
          <w:sz w:val="28"/>
          <w:szCs w:val="28"/>
        </w:rPr>
      </w:pPr>
    </w:p>
    <w:p w14:paraId="76BA2AF1" w14:textId="434FFF03" w:rsidR="00096DDA" w:rsidRPr="00C97F29" w:rsidRDefault="00096DDA" w:rsidP="00096DDA">
      <w:pPr>
        <w:pStyle w:val="NormalWeb"/>
        <w:shd w:val="clear" w:color="auto" w:fill="FFFFFF"/>
        <w:spacing w:before="0" w:beforeAutospacing="0" w:after="0" w:afterAutospacing="0"/>
        <w:rPr>
          <w:rFonts w:asciiTheme="minorHAnsi" w:hAnsiTheme="minorHAnsi" w:cstheme="minorHAnsi"/>
          <w:color w:val="242424"/>
          <w:sz w:val="21"/>
          <w:szCs w:val="21"/>
        </w:rPr>
      </w:pPr>
      <w:r w:rsidRPr="00C97F29">
        <w:rPr>
          <w:rFonts w:asciiTheme="minorHAnsi" w:hAnsiTheme="minorHAnsi" w:cstheme="minorHAnsi"/>
          <w:color w:val="242424"/>
          <w:sz w:val="21"/>
          <w:szCs w:val="21"/>
        </w:rPr>
        <w:t>Naam:</w:t>
      </w:r>
      <w:r w:rsidR="00874901" w:rsidRPr="00C97F29">
        <w:rPr>
          <w:rFonts w:asciiTheme="minorHAnsi" w:hAnsiTheme="minorHAnsi" w:cstheme="minorHAnsi"/>
          <w:color w:val="242424"/>
          <w:sz w:val="21"/>
          <w:szCs w:val="21"/>
        </w:rPr>
        <w:t xml:space="preserve"> Lukas Bellaart</w:t>
      </w:r>
    </w:p>
    <w:p w14:paraId="5F0E5CAE" w14:textId="30C26F44" w:rsidR="00096DDA" w:rsidRPr="00C97F29" w:rsidRDefault="00096DDA" w:rsidP="00096DDA">
      <w:pPr>
        <w:pStyle w:val="NormalWeb"/>
        <w:shd w:val="clear" w:color="auto" w:fill="FFFFFF"/>
        <w:spacing w:before="0" w:beforeAutospacing="0" w:after="0" w:afterAutospacing="0"/>
        <w:rPr>
          <w:rFonts w:asciiTheme="minorHAnsi" w:hAnsiTheme="minorHAnsi" w:cstheme="minorHAnsi"/>
          <w:color w:val="242424"/>
          <w:sz w:val="21"/>
          <w:szCs w:val="21"/>
        </w:rPr>
      </w:pPr>
      <w:r w:rsidRPr="00C97F29">
        <w:rPr>
          <w:rFonts w:asciiTheme="minorHAnsi" w:hAnsiTheme="minorHAnsi" w:cstheme="minorHAnsi"/>
          <w:color w:val="242424"/>
          <w:sz w:val="21"/>
          <w:szCs w:val="21"/>
        </w:rPr>
        <w:t>Studentnummer:</w:t>
      </w:r>
      <w:r w:rsidR="00874901" w:rsidRPr="00C97F29">
        <w:rPr>
          <w:rFonts w:asciiTheme="minorHAnsi" w:hAnsiTheme="minorHAnsi" w:cstheme="minorHAnsi"/>
          <w:color w:val="242424"/>
          <w:sz w:val="21"/>
          <w:szCs w:val="21"/>
        </w:rPr>
        <w:t xml:space="preserve"> 1099432</w:t>
      </w:r>
    </w:p>
    <w:p w14:paraId="4506663D" w14:textId="7AD886FB" w:rsidR="00096DDA" w:rsidRPr="00C97F29" w:rsidRDefault="00096DDA" w:rsidP="00096DDA">
      <w:pPr>
        <w:pStyle w:val="NormalWeb"/>
        <w:shd w:val="clear" w:color="auto" w:fill="FFFFFF"/>
        <w:spacing w:before="0" w:beforeAutospacing="0" w:after="0" w:afterAutospacing="0"/>
        <w:rPr>
          <w:rFonts w:asciiTheme="minorHAnsi" w:hAnsiTheme="minorHAnsi" w:cstheme="minorHAnsi"/>
          <w:color w:val="000000" w:themeColor="text1"/>
          <w:sz w:val="21"/>
          <w:szCs w:val="21"/>
        </w:rPr>
      </w:pPr>
      <w:r w:rsidRPr="00C97F29">
        <w:rPr>
          <w:rFonts w:asciiTheme="minorHAnsi" w:hAnsiTheme="minorHAnsi" w:cstheme="minorHAnsi"/>
          <w:color w:val="000000" w:themeColor="text1"/>
          <w:sz w:val="21"/>
          <w:szCs w:val="21"/>
        </w:rPr>
        <w:t>Vak:</w:t>
      </w:r>
      <w:r w:rsidR="006A6A75" w:rsidRPr="00C97F29">
        <w:rPr>
          <w:rFonts w:asciiTheme="minorHAnsi" w:hAnsiTheme="minorHAnsi" w:cstheme="minorHAnsi"/>
          <w:color w:val="000000" w:themeColor="text1"/>
          <w:sz w:val="21"/>
          <w:szCs w:val="21"/>
        </w:rPr>
        <w:t xml:space="preserve"> Informatica</w:t>
      </w:r>
    </w:p>
    <w:p w14:paraId="218D02A3" w14:textId="6B83F3E5" w:rsidR="00096DDA" w:rsidRPr="00C97F29" w:rsidRDefault="00096DDA" w:rsidP="00096DDA">
      <w:pPr>
        <w:pStyle w:val="NormalWeb"/>
        <w:shd w:val="clear" w:color="auto" w:fill="FFFFFF"/>
        <w:spacing w:before="0" w:beforeAutospacing="0" w:after="0" w:afterAutospacing="0"/>
        <w:rPr>
          <w:rFonts w:asciiTheme="minorHAnsi" w:hAnsiTheme="minorHAnsi" w:cstheme="minorHAnsi"/>
          <w:color w:val="242424"/>
          <w:sz w:val="21"/>
          <w:szCs w:val="21"/>
        </w:rPr>
      </w:pPr>
      <w:r w:rsidRPr="00C97F29">
        <w:rPr>
          <w:rFonts w:asciiTheme="minorHAnsi" w:hAnsiTheme="minorHAnsi" w:cstheme="minorHAnsi"/>
          <w:color w:val="242424"/>
          <w:sz w:val="21"/>
          <w:szCs w:val="21"/>
        </w:rPr>
        <w:t>Docent 1:</w:t>
      </w:r>
      <w:r w:rsidR="00874901" w:rsidRPr="00C97F29">
        <w:rPr>
          <w:rFonts w:asciiTheme="minorHAnsi" w:hAnsiTheme="minorHAnsi" w:cstheme="minorHAnsi"/>
          <w:color w:val="242424"/>
          <w:sz w:val="21"/>
          <w:szCs w:val="21"/>
        </w:rPr>
        <w:t xml:space="preserve"> Ditmar Commandeur</w:t>
      </w:r>
    </w:p>
    <w:p w14:paraId="39AADDD7" w14:textId="1A6B572C" w:rsidR="00096DDA" w:rsidRPr="00C97F29" w:rsidRDefault="00096DDA" w:rsidP="00096DDA">
      <w:pPr>
        <w:pStyle w:val="NormalWeb"/>
        <w:shd w:val="clear" w:color="auto" w:fill="FFFFFF"/>
        <w:spacing w:before="0" w:beforeAutospacing="0" w:after="0" w:afterAutospacing="0"/>
        <w:rPr>
          <w:rFonts w:asciiTheme="minorHAnsi" w:hAnsiTheme="minorHAnsi" w:cstheme="minorHAnsi"/>
          <w:color w:val="242424"/>
          <w:sz w:val="21"/>
          <w:szCs w:val="21"/>
        </w:rPr>
      </w:pPr>
      <w:r w:rsidRPr="00C97F29">
        <w:rPr>
          <w:rFonts w:asciiTheme="minorHAnsi" w:hAnsiTheme="minorHAnsi" w:cstheme="minorHAnsi"/>
          <w:color w:val="242424"/>
          <w:sz w:val="21"/>
          <w:szCs w:val="21"/>
        </w:rPr>
        <w:t>Docent 2:</w:t>
      </w:r>
      <w:r w:rsidR="00874901" w:rsidRPr="00C97F29">
        <w:rPr>
          <w:rFonts w:asciiTheme="minorHAnsi" w:hAnsiTheme="minorHAnsi" w:cstheme="minorHAnsi"/>
          <w:color w:val="242424"/>
          <w:sz w:val="21"/>
          <w:szCs w:val="21"/>
        </w:rPr>
        <w:t xml:space="preserve"> Lotte Muilwijk</w:t>
      </w:r>
    </w:p>
    <w:p w14:paraId="6B0D448A" w14:textId="2BB9EE87" w:rsidR="00096DDA" w:rsidRPr="00C97F29" w:rsidRDefault="00096DDA" w:rsidP="00096DDA">
      <w:pPr>
        <w:pStyle w:val="NormalWeb"/>
        <w:shd w:val="clear" w:color="auto" w:fill="FFFFFF"/>
        <w:spacing w:before="0" w:beforeAutospacing="0" w:after="0" w:afterAutospacing="0"/>
        <w:rPr>
          <w:rFonts w:asciiTheme="minorHAnsi" w:hAnsiTheme="minorHAnsi" w:cstheme="minorHAnsi"/>
          <w:color w:val="242424"/>
          <w:sz w:val="21"/>
          <w:szCs w:val="21"/>
        </w:rPr>
      </w:pPr>
      <w:r w:rsidRPr="00C97F29">
        <w:rPr>
          <w:rFonts w:asciiTheme="minorHAnsi" w:hAnsiTheme="minorHAnsi" w:cstheme="minorHAnsi"/>
          <w:color w:val="242424"/>
          <w:sz w:val="21"/>
          <w:szCs w:val="21"/>
        </w:rPr>
        <w:t>Datum:</w:t>
      </w:r>
      <w:r w:rsidR="00874901" w:rsidRPr="00C97F29">
        <w:rPr>
          <w:rFonts w:asciiTheme="minorHAnsi" w:hAnsiTheme="minorHAnsi" w:cstheme="minorHAnsi"/>
          <w:color w:val="242424"/>
          <w:sz w:val="21"/>
          <w:szCs w:val="21"/>
        </w:rPr>
        <w:t xml:space="preserve"> 02/11/2024</w:t>
      </w:r>
    </w:p>
    <w:p w14:paraId="770B4E40" w14:textId="77777777" w:rsidR="00096DDA" w:rsidRPr="00C97F29" w:rsidRDefault="00096DDA" w:rsidP="00096DDA">
      <w:pPr>
        <w:rPr>
          <w:rFonts w:cstheme="minorHAnsi"/>
          <w:b/>
          <w:bCs/>
          <w:sz w:val="28"/>
          <w:szCs w:val="28"/>
        </w:rPr>
      </w:pPr>
    </w:p>
    <w:p w14:paraId="07C5F1A7" w14:textId="77777777" w:rsidR="00096DDA" w:rsidRPr="00C97F29" w:rsidRDefault="00096DDA" w:rsidP="00096DDA">
      <w:pPr>
        <w:rPr>
          <w:rFonts w:cstheme="minorHAnsi"/>
          <w:b/>
          <w:bCs/>
          <w:sz w:val="28"/>
          <w:szCs w:val="28"/>
        </w:rPr>
      </w:pPr>
    </w:p>
    <w:p w14:paraId="4FD445A5" w14:textId="77777777" w:rsidR="00096DDA" w:rsidRPr="00C97F29" w:rsidRDefault="00096DDA" w:rsidP="00096DDA">
      <w:pPr>
        <w:rPr>
          <w:rFonts w:cstheme="minorHAnsi"/>
          <w:b/>
          <w:bCs/>
          <w:sz w:val="28"/>
          <w:szCs w:val="28"/>
        </w:rPr>
      </w:pPr>
    </w:p>
    <w:p w14:paraId="1D80AAB4" w14:textId="77777777" w:rsidR="00096DDA" w:rsidRPr="00C97F29" w:rsidRDefault="00096DDA" w:rsidP="00096DDA">
      <w:pPr>
        <w:rPr>
          <w:rFonts w:cstheme="minorHAnsi"/>
          <w:b/>
          <w:bCs/>
          <w:sz w:val="28"/>
          <w:szCs w:val="28"/>
        </w:rPr>
      </w:pPr>
    </w:p>
    <w:p w14:paraId="6C21741C" w14:textId="77777777" w:rsidR="00096DDA" w:rsidRPr="00C97F29" w:rsidRDefault="00096DDA" w:rsidP="00096DDA">
      <w:pPr>
        <w:rPr>
          <w:rFonts w:cstheme="minorHAnsi"/>
          <w:b/>
          <w:bCs/>
          <w:sz w:val="28"/>
          <w:szCs w:val="28"/>
        </w:rPr>
      </w:pPr>
    </w:p>
    <w:p w14:paraId="5A704344" w14:textId="77777777" w:rsidR="00096DDA" w:rsidRPr="00C97F29" w:rsidRDefault="00096DDA" w:rsidP="00096DDA">
      <w:pPr>
        <w:rPr>
          <w:rFonts w:cstheme="minorHAnsi"/>
          <w:b/>
          <w:bCs/>
          <w:sz w:val="28"/>
          <w:szCs w:val="28"/>
        </w:rPr>
      </w:pPr>
    </w:p>
    <w:p w14:paraId="1FD17387" w14:textId="77777777" w:rsidR="00096DDA" w:rsidRPr="00C97F29" w:rsidRDefault="00096DDA" w:rsidP="00096DDA">
      <w:pPr>
        <w:rPr>
          <w:rFonts w:cstheme="minorHAnsi"/>
          <w:b/>
          <w:bCs/>
          <w:sz w:val="28"/>
          <w:szCs w:val="28"/>
        </w:rPr>
      </w:pPr>
    </w:p>
    <w:p w14:paraId="4149C421" w14:textId="77777777" w:rsidR="00096DDA" w:rsidRPr="00C97F29" w:rsidRDefault="00096DDA" w:rsidP="00096DDA">
      <w:pPr>
        <w:rPr>
          <w:rFonts w:cstheme="minorHAnsi"/>
          <w:b/>
          <w:bCs/>
          <w:sz w:val="28"/>
          <w:szCs w:val="28"/>
        </w:rPr>
      </w:pPr>
      <w:r w:rsidRPr="00C97F29">
        <w:rPr>
          <w:rFonts w:cstheme="minorHAnsi"/>
          <w:b/>
          <w:bCs/>
          <w:sz w:val="28"/>
          <w:szCs w:val="28"/>
        </w:rPr>
        <w:br w:type="page"/>
      </w:r>
    </w:p>
    <w:p w14:paraId="2AA4D061" w14:textId="36E70A1C" w:rsidR="005A2CB3" w:rsidRPr="005A2CB3" w:rsidRDefault="00096DDA" w:rsidP="00096DDA">
      <w:pPr>
        <w:rPr>
          <w:rFonts w:cstheme="minorHAnsi"/>
          <w:b/>
          <w:bCs/>
          <w:sz w:val="28"/>
          <w:szCs w:val="28"/>
        </w:rPr>
      </w:pPr>
      <w:r w:rsidRPr="00C97F29">
        <w:rPr>
          <w:rFonts w:cstheme="minorHAnsi"/>
          <w:b/>
          <w:bCs/>
          <w:sz w:val="28"/>
          <w:szCs w:val="28"/>
        </w:rPr>
        <w:lastRenderedPageBreak/>
        <w:t>Voorwoord</w:t>
      </w:r>
    </w:p>
    <w:p w14:paraId="0A94EBFC" w14:textId="77777777" w:rsidR="00096DDA" w:rsidRPr="00C97F29" w:rsidRDefault="00096DDA" w:rsidP="00096DDA">
      <w:pPr>
        <w:rPr>
          <w:rFonts w:cstheme="minorHAnsi"/>
        </w:rPr>
      </w:pPr>
    </w:p>
    <w:p w14:paraId="713B3CE2" w14:textId="6FFC70CF" w:rsidR="005A2CB3" w:rsidRDefault="00D46BEE" w:rsidP="00096DDA">
      <w:pPr>
        <w:rPr>
          <w:rFonts w:cstheme="minorHAnsi"/>
        </w:rPr>
      </w:pPr>
      <w:r>
        <w:rPr>
          <w:rFonts w:cstheme="minorHAnsi"/>
        </w:rPr>
        <w:t xml:space="preserve">Beste lezer, </w:t>
      </w:r>
    </w:p>
    <w:p w14:paraId="3178B882" w14:textId="77777777" w:rsidR="00D46BEE" w:rsidRDefault="00D46BEE" w:rsidP="00D46BEE">
      <w:pPr>
        <w:rPr>
          <w:rFonts w:cstheme="minorHAnsi"/>
        </w:rPr>
      </w:pPr>
      <w:r>
        <w:rPr>
          <w:rFonts w:cstheme="minorHAnsi"/>
        </w:rPr>
        <w:t xml:space="preserve"> </w:t>
      </w:r>
    </w:p>
    <w:p w14:paraId="4B4358E6" w14:textId="44FB2F8C" w:rsidR="00D46BEE" w:rsidRDefault="00D46BEE" w:rsidP="00D46BEE">
      <w:pPr>
        <w:rPr>
          <w:rFonts w:cstheme="minorHAnsi"/>
        </w:rPr>
      </w:pPr>
      <w:r>
        <w:rPr>
          <w:rFonts w:cstheme="minorHAnsi"/>
        </w:rPr>
        <w:t>Bij</w:t>
      </w:r>
      <w:r w:rsidR="00340E9F">
        <w:rPr>
          <w:rFonts w:cstheme="minorHAnsi"/>
        </w:rPr>
        <w:t xml:space="preserve"> deze presenteer ik mijn dossier, waarin ik mijn ontwikkeling en prestaties van het afgelopen </w:t>
      </w:r>
      <w:r>
        <w:rPr>
          <w:rFonts w:cstheme="minorHAnsi"/>
        </w:rPr>
        <w:t>semester</w:t>
      </w:r>
      <w:r w:rsidR="00340E9F">
        <w:rPr>
          <w:rFonts w:cstheme="minorHAnsi"/>
        </w:rPr>
        <w:t xml:space="preserve"> tijdens Basecamp heb vastgelegd.</w:t>
      </w:r>
      <w:r w:rsidR="002D3DBC">
        <w:rPr>
          <w:rFonts w:cstheme="minorHAnsi"/>
        </w:rPr>
        <w:t xml:space="preserve"> </w:t>
      </w:r>
      <w:r>
        <w:rPr>
          <w:rFonts w:cstheme="minorHAnsi"/>
        </w:rPr>
        <w:t xml:space="preserve">Ik hoop dat jullie door het lezen van dit dossier een goed beeld krijgen van mijn progressie als student. </w:t>
      </w:r>
    </w:p>
    <w:p w14:paraId="4DA3656D" w14:textId="77777777" w:rsidR="00340E9F" w:rsidRDefault="00340E9F" w:rsidP="00096DDA">
      <w:pPr>
        <w:rPr>
          <w:rFonts w:cstheme="minorHAnsi"/>
        </w:rPr>
      </w:pPr>
    </w:p>
    <w:p w14:paraId="13DD5D73" w14:textId="7AC9E9AC" w:rsidR="002D3DBC" w:rsidRDefault="002D3DBC" w:rsidP="002D3DBC">
      <w:pPr>
        <w:rPr>
          <w:rFonts w:cstheme="minorHAnsi"/>
        </w:rPr>
      </w:pPr>
      <w:r>
        <w:rPr>
          <w:rFonts w:cstheme="minorHAnsi"/>
        </w:rPr>
        <w:t>Ik vond BaseCamp een leuke ervaring</w:t>
      </w:r>
      <w:r w:rsidR="00D46BEE">
        <w:rPr>
          <w:rFonts w:cstheme="minorHAnsi"/>
        </w:rPr>
        <w:t xml:space="preserve">, waarbij ik veel heb geleerd, niet alleen op technisch gebied, maar ook qua professionele vaardigheden. </w:t>
      </w:r>
      <w:r>
        <w:rPr>
          <w:rFonts w:cstheme="minorHAnsi"/>
        </w:rPr>
        <w:t xml:space="preserve">Ik ging dit semester met plezier met school en keek uit naar de lessen. De docenten </w:t>
      </w:r>
      <w:r w:rsidR="00D46BEE">
        <w:rPr>
          <w:rFonts w:cstheme="minorHAnsi"/>
        </w:rPr>
        <w:t>waren</w:t>
      </w:r>
      <w:r>
        <w:rPr>
          <w:rFonts w:cstheme="minorHAnsi"/>
        </w:rPr>
        <w:t xml:space="preserve"> prettig in </w:t>
      </w:r>
      <w:r w:rsidR="00504BF5">
        <w:rPr>
          <w:rFonts w:cstheme="minorHAnsi"/>
        </w:rPr>
        <w:t xml:space="preserve">de </w:t>
      </w:r>
      <w:r>
        <w:rPr>
          <w:rFonts w:cstheme="minorHAnsi"/>
        </w:rPr>
        <w:t xml:space="preserve">omgang en </w:t>
      </w:r>
      <w:r w:rsidR="00D46BEE">
        <w:rPr>
          <w:rFonts w:cstheme="minorHAnsi"/>
        </w:rPr>
        <w:t>konden</w:t>
      </w:r>
      <w:r>
        <w:rPr>
          <w:rFonts w:cstheme="minorHAnsi"/>
        </w:rPr>
        <w:t xml:space="preserve"> de lesstof heel fijn brengen. Daarom wil ik mijn docenten, Ditmar Commandeur en Lotte Muilwijk, bedanken voor hun inzet en begeleiding. </w:t>
      </w:r>
    </w:p>
    <w:p w14:paraId="345A089A" w14:textId="77777777" w:rsidR="002D3DBC" w:rsidRDefault="002D3DBC" w:rsidP="002D3DBC">
      <w:pPr>
        <w:rPr>
          <w:rFonts w:cstheme="minorHAnsi"/>
        </w:rPr>
      </w:pPr>
    </w:p>
    <w:p w14:paraId="56FE51B1" w14:textId="7F9286F7" w:rsidR="002D3DBC" w:rsidRDefault="002D3DBC" w:rsidP="002D3DBC">
      <w:pPr>
        <w:rPr>
          <w:rFonts w:cstheme="minorHAnsi"/>
        </w:rPr>
      </w:pPr>
      <w:r>
        <w:rPr>
          <w:rFonts w:cstheme="minorHAnsi"/>
        </w:rPr>
        <w:t xml:space="preserve">Verder wil ik graag mijn leerteam, met name Gülseren, bedanken voor de fijne samenwerking. En ook </w:t>
      </w:r>
      <w:proofErr w:type="spellStart"/>
      <w:r>
        <w:rPr>
          <w:rFonts w:cstheme="minorHAnsi"/>
        </w:rPr>
        <w:t>Manasseh</w:t>
      </w:r>
      <w:proofErr w:type="spellEnd"/>
      <w:r>
        <w:rPr>
          <w:rFonts w:cstheme="minorHAnsi"/>
        </w:rPr>
        <w:t>, mijn collega die vroegtijdig met de opleiding gestopt is,</w:t>
      </w:r>
      <w:r w:rsidR="00D46BEE">
        <w:rPr>
          <w:rFonts w:cstheme="minorHAnsi"/>
        </w:rPr>
        <w:t xml:space="preserve"> wil ik bedanken</w:t>
      </w:r>
      <w:r>
        <w:rPr>
          <w:rFonts w:cstheme="minorHAnsi"/>
        </w:rPr>
        <w:t xml:space="preserve"> voor </w:t>
      </w:r>
      <w:r w:rsidR="00D46BEE">
        <w:rPr>
          <w:rFonts w:cstheme="minorHAnsi"/>
        </w:rPr>
        <w:t>het</w:t>
      </w:r>
      <w:r>
        <w:rPr>
          <w:rFonts w:cstheme="minorHAnsi"/>
        </w:rPr>
        <w:t xml:space="preserve"> samenwerken aan de game die tijdens de </w:t>
      </w:r>
      <w:proofErr w:type="spellStart"/>
      <w:r>
        <w:rPr>
          <w:rFonts w:cstheme="minorHAnsi"/>
        </w:rPr>
        <w:t>challenge</w:t>
      </w:r>
      <w:proofErr w:type="spellEnd"/>
      <w:r>
        <w:rPr>
          <w:rFonts w:cstheme="minorHAnsi"/>
        </w:rPr>
        <w:t xml:space="preserve"> weeks gemaakt moest worden, maar met name voor de </w:t>
      </w:r>
      <w:r w:rsidR="00D46BEE">
        <w:rPr>
          <w:rFonts w:cstheme="minorHAnsi"/>
        </w:rPr>
        <w:t>gezellige culinaire uitjes naar de Markthal</w:t>
      </w:r>
      <w:r>
        <w:rPr>
          <w:rFonts w:cstheme="minorHAnsi"/>
        </w:rPr>
        <w:t xml:space="preserve">. </w:t>
      </w:r>
    </w:p>
    <w:p w14:paraId="59A62DB0" w14:textId="77777777" w:rsidR="007A031B" w:rsidRDefault="007A031B" w:rsidP="00096DDA">
      <w:pPr>
        <w:rPr>
          <w:rFonts w:cstheme="minorHAnsi"/>
        </w:rPr>
      </w:pPr>
    </w:p>
    <w:p w14:paraId="27E150D4" w14:textId="252290DB" w:rsidR="007A031B" w:rsidRDefault="00D46BEE" w:rsidP="00096DDA">
      <w:pPr>
        <w:rPr>
          <w:rFonts w:cstheme="minorHAnsi"/>
        </w:rPr>
      </w:pPr>
      <w:r>
        <w:rPr>
          <w:rFonts w:cstheme="minorHAnsi"/>
        </w:rPr>
        <w:t>Ik kijk uit naar het volgende semester!</w:t>
      </w:r>
    </w:p>
    <w:p w14:paraId="232A5ACF" w14:textId="77777777" w:rsidR="00D46BEE" w:rsidRDefault="00D46BEE" w:rsidP="00096DDA">
      <w:pPr>
        <w:rPr>
          <w:rFonts w:cstheme="minorHAnsi"/>
        </w:rPr>
      </w:pPr>
    </w:p>
    <w:p w14:paraId="5385CAAD" w14:textId="257A108F" w:rsidR="005A2CB3" w:rsidRPr="00C97F29" w:rsidRDefault="005A2CB3" w:rsidP="00096DDA">
      <w:pPr>
        <w:rPr>
          <w:rFonts w:cstheme="minorHAnsi"/>
        </w:rPr>
      </w:pPr>
      <w:r>
        <w:rPr>
          <w:rFonts w:cstheme="minorHAnsi"/>
        </w:rPr>
        <w:t>Lukas Bellaart, 1 januari 2025</w:t>
      </w:r>
    </w:p>
    <w:p w14:paraId="0D2E103D" w14:textId="77777777" w:rsidR="00096DDA" w:rsidRPr="00C97F29" w:rsidRDefault="00096DDA" w:rsidP="00096DDA">
      <w:pPr>
        <w:rPr>
          <w:rFonts w:cstheme="minorHAnsi"/>
        </w:rPr>
      </w:pPr>
    </w:p>
    <w:p w14:paraId="3B31A3E4" w14:textId="77777777" w:rsidR="00096DDA" w:rsidRPr="00C97F29" w:rsidRDefault="00096DDA" w:rsidP="00096DDA">
      <w:pPr>
        <w:rPr>
          <w:rFonts w:cstheme="minorHAnsi"/>
        </w:rPr>
      </w:pPr>
    </w:p>
    <w:p w14:paraId="7A69305A" w14:textId="77777777" w:rsidR="00096DDA" w:rsidRPr="00C97F29" w:rsidRDefault="00096DDA" w:rsidP="00096DDA">
      <w:pPr>
        <w:rPr>
          <w:rFonts w:cstheme="minorHAnsi"/>
        </w:rPr>
      </w:pPr>
      <w:r w:rsidRPr="00C97F29">
        <w:rPr>
          <w:rFonts w:cstheme="minorHAnsi"/>
        </w:rPr>
        <w:br w:type="page"/>
      </w:r>
    </w:p>
    <w:p w14:paraId="3070D453" w14:textId="77777777" w:rsidR="00096DDA" w:rsidRPr="00C97F29" w:rsidRDefault="00096DDA" w:rsidP="00096DDA">
      <w:pPr>
        <w:rPr>
          <w:rFonts w:cstheme="minorHAnsi"/>
          <w:b/>
          <w:bCs/>
          <w:sz w:val="28"/>
          <w:szCs w:val="28"/>
        </w:rPr>
      </w:pPr>
      <w:r w:rsidRPr="00C97F29">
        <w:rPr>
          <w:rFonts w:cstheme="minorHAnsi"/>
          <w:b/>
          <w:bCs/>
          <w:sz w:val="28"/>
          <w:szCs w:val="28"/>
        </w:rPr>
        <w:lastRenderedPageBreak/>
        <w:t>Inhoudsopgave</w:t>
      </w:r>
    </w:p>
    <w:p w14:paraId="738E2FB8" w14:textId="77777777" w:rsidR="00096DDA" w:rsidRPr="00C97F29" w:rsidRDefault="00096DDA" w:rsidP="00096DDA">
      <w:pPr>
        <w:rPr>
          <w:rFonts w:cstheme="minorHAnsi"/>
        </w:rPr>
      </w:pPr>
    </w:p>
    <w:p w14:paraId="30C98F32" w14:textId="77777777" w:rsidR="00096DDA" w:rsidRPr="00C97F29" w:rsidRDefault="00096DDA" w:rsidP="00096DDA">
      <w:pPr>
        <w:rPr>
          <w:rFonts w:cstheme="minorHAnsi"/>
        </w:rPr>
      </w:pPr>
    </w:p>
    <w:p w14:paraId="3F8733A0" w14:textId="77777777" w:rsidR="00096DDA" w:rsidRPr="00C97F29" w:rsidRDefault="00096DDA" w:rsidP="00096DDA">
      <w:pPr>
        <w:pStyle w:val="NormalWeb"/>
        <w:numPr>
          <w:ilvl w:val="0"/>
          <w:numId w:val="2"/>
        </w:numPr>
        <w:shd w:val="clear" w:color="auto" w:fill="FFFFFF"/>
        <w:spacing w:before="0" w:beforeAutospacing="0" w:after="0" w:afterAutospacing="0"/>
        <w:rPr>
          <w:rFonts w:asciiTheme="minorHAnsi" w:hAnsiTheme="minorHAnsi" w:cstheme="minorHAnsi"/>
          <w:color w:val="242424"/>
          <w:sz w:val="22"/>
          <w:szCs w:val="22"/>
        </w:rPr>
      </w:pPr>
      <w:r w:rsidRPr="00C97F29">
        <w:rPr>
          <w:rFonts w:asciiTheme="minorHAnsi" w:hAnsiTheme="minorHAnsi" w:cstheme="minorHAnsi"/>
          <w:color w:val="242424"/>
          <w:sz w:val="22"/>
          <w:szCs w:val="22"/>
        </w:rPr>
        <w:t>Evaluatiecyclus</w:t>
      </w:r>
    </w:p>
    <w:p w14:paraId="40D45F63" w14:textId="77777777" w:rsidR="00096DDA" w:rsidRPr="00C97F29" w:rsidRDefault="00096DDA" w:rsidP="00096DDA">
      <w:pPr>
        <w:pStyle w:val="NormalWeb"/>
        <w:numPr>
          <w:ilvl w:val="1"/>
          <w:numId w:val="3"/>
        </w:numPr>
        <w:shd w:val="clear" w:color="auto" w:fill="FFFFFF"/>
        <w:spacing w:before="0" w:beforeAutospacing="0" w:after="0" w:afterAutospacing="0"/>
        <w:ind w:left="851" w:hanging="491"/>
        <w:rPr>
          <w:rFonts w:asciiTheme="minorHAnsi" w:hAnsiTheme="minorHAnsi" w:cstheme="minorHAnsi"/>
          <w:color w:val="70AD47" w:themeColor="accent6"/>
          <w:sz w:val="22"/>
          <w:szCs w:val="22"/>
        </w:rPr>
      </w:pPr>
      <w:r w:rsidRPr="00C97F29">
        <w:rPr>
          <w:rFonts w:asciiTheme="minorHAnsi" w:hAnsiTheme="minorHAnsi" w:cstheme="minorHAnsi"/>
          <w:color w:val="70AD47" w:themeColor="accent6"/>
          <w:sz w:val="22"/>
          <w:szCs w:val="22"/>
        </w:rPr>
        <w:t>Zelfevaluatie - week 3</w:t>
      </w:r>
    </w:p>
    <w:p w14:paraId="2E5C1FC6" w14:textId="77777777" w:rsidR="00096DDA" w:rsidRPr="00C97F29" w:rsidRDefault="00096DDA" w:rsidP="00096DDA">
      <w:pPr>
        <w:pStyle w:val="NormalWeb"/>
        <w:numPr>
          <w:ilvl w:val="1"/>
          <w:numId w:val="3"/>
        </w:numPr>
        <w:shd w:val="clear" w:color="auto" w:fill="FFFFFF"/>
        <w:spacing w:before="0" w:beforeAutospacing="0" w:after="0" w:afterAutospacing="0"/>
        <w:ind w:left="851" w:hanging="491"/>
        <w:rPr>
          <w:rFonts w:asciiTheme="minorHAnsi" w:hAnsiTheme="minorHAnsi" w:cstheme="minorHAnsi"/>
          <w:color w:val="70AD47" w:themeColor="accent6"/>
          <w:sz w:val="22"/>
          <w:szCs w:val="22"/>
        </w:rPr>
      </w:pPr>
      <w:r w:rsidRPr="00C97F29">
        <w:rPr>
          <w:rFonts w:asciiTheme="minorHAnsi" w:hAnsiTheme="minorHAnsi" w:cstheme="minorHAnsi"/>
          <w:color w:val="70AD47" w:themeColor="accent6"/>
          <w:sz w:val="22"/>
          <w:szCs w:val="22"/>
        </w:rPr>
        <w:t>Feedbacksessie: verslag - week 4/5</w:t>
      </w:r>
    </w:p>
    <w:p w14:paraId="1F3BBB5C" w14:textId="77777777" w:rsidR="00096DDA" w:rsidRPr="00846266" w:rsidRDefault="00096DDA" w:rsidP="00096DDA">
      <w:pPr>
        <w:pStyle w:val="NormalWeb"/>
        <w:numPr>
          <w:ilvl w:val="1"/>
          <w:numId w:val="3"/>
        </w:numPr>
        <w:shd w:val="clear" w:color="auto" w:fill="FFFFFF"/>
        <w:spacing w:before="0" w:beforeAutospacing="0" w:after="0" w:afterAutospacing="0"/>
        <w:ind w:left="851" w:hanging="491"/>
        <w:rPr>
          <w:rFonts w:asciiTheme="minorHAnsi" w:hAnsiTheme="minorHAnsi" w:cstheme="minorHAnsi"/>
          <w:color w:val="70AD47" w:themeColor="accent6"/>
          <w:sz w:val="22"/>
          <w:szCs w:val="22"/>
        </w:rPr>
      </w:pPr>
      <w:r w:rsidRPr="00846266">
        <w:rPr>
          <w:rFonts w:asciiTheme="minorHAnsi" w:hAnsiTheme="minorHAnsi" w:cstheme="minorHAnsi"/>
          <w:color w:val="70AD47" w:themeColor="accent6"/>
          <w:sz w:val="22"/>
          <w:szCs w:val="22"/>
        </w:rPr>
        <w:t>Plan van aanpak: leerdoelen - week 6</w:t>
      </w:r>
    </w:p>
    <w:p w14:paraId="518F7663" w14:textId="77777777" w:rsidR="00096DDA" w:rsidRPr="00846266" w:rsidRDefault="00096DDA" w:rsidP="00096DDA">
      <w:pPr>
        <w:pStyle w:val="NormalWeb"/>
        <w:numPr>
          <w:ilvl w:val="1"/>
          <w:numId w:val="3"/>
        </w:numPr>
        <w:shd w:val="clear" w:color="auto" w:fill="FFFFFF"/>
        <w:spacing w:before="0" w:beforeAutospacing="0" w:after="0" w:afterAutospacing="0"/>
        <w:ind w:left="851" w:hanging="491"/>
        <w:rPr>
          <w:rFonts w:asciiTheme="minorHAnsi" w:hAnsiTheme="minorHAnsi" w:cstheme="minorHAnsi"/>
          <w:color w:val="BF8F00" w:themeColor="accent4" w:themeShade="BF"/>
          <w:sz w:val="22"/>
          <w:szCs w:val="22"/>
        </w:rPr>
      </w:pPr>
      <w:r w:rsidRPr="00846266">
        <w:rPr>
          <w:rFonts w:asciiTheme="minorHAnsi" w:hAnsiTheme="minorHAnsi" w:cstheme="minorHAnsi"/>
          <w:color w:val="BF8F00" w:themeColor="accent4" w:themeShade="BF"/>
          <w:sz w:val="22"/>
          <w:szCs w:val="22"/>
        </w:rPr>
        <w:t>Peerevaluatie - week 7</w:t>
      </w:r>
    </w:p>
    <w:p w14:paraId="07BD9620" w14:textId="77777777" w:rsidR="00096DDA" w:rsidRPr="00C97F29" w:rsidRDefault="00096DDA" w:rsidP="00096DDA">
      <w:pPr>
        <w:pStyle w:val="NormalWeb"/>
        <w:numPr>
          <w:ilvl w:val="1"/>
          <w:numId w:val="3"/>
        </w:numPr>
        <w:shd w:val="clear" w:color="auto" w:fill="FFFFFF"/>
        <w:spacing w:before="0" w:beforeAutospacing="0" w:after="0" w:afterAutospacing="0"/>
        <w:ind w:left="851" w:hanging="491"/>
        <w:rPr>
          <w:rFonts w:asciiTheme="minorHAnsi" w:hAnsiTheme="minorHAnsi" w:cstheme="minorHAnsi"/>
          <w:color w:val="70AD47" w:themeColor="accent6"/>
          <w:sz w:val="22"/>
          <w:szCs w:val="22"/>
        </w:rPr>
      </w:pPr>
      <w:r w:rsidRPr="00C97F29">
        <w:rPr>
          <w:rFonts w:asciiTheme="minorHAnsi" w:hAnsiTheme="minorHAnsi" w:cstheme="minorHAnsi"/>
          <w:color w:val="70AD47" w:themeColor="accent6"/>
          <w:sz w:val="22"/>
          <w:szCs w:val="22"/>
        </w:rPr>
        <w:t>Zelfevaluatie - week 8</w:t>
      </w:r>
    </w:p>
    <w:p w14:paraId="0F34FB28" w14:textId="77777777" w:rsidR="00096DDA" w:rsidRPr="002C7BBF" w:rsidRDefault="00096DDA" w:rsidP="00096DDA">
      <w:pPr>
        <w:pStyle w:val="NormalWeb"/>
        <w:numPr>
          <w:ilvl w:val="1"/>
          <w:numId w:val="3"/>
        </w:numPr>
        <w:shd w:val="clear" w:color="auto" w:fill="FFFFFF"/>
        <w:spacing w:before="0" w:beforeAutospacing="0" w:after="0" w:afterAutospacing="0"/>
        <w:ind w:left="851" w:hanging="491"/>
        <w:rPr>
          <w:rFonts w:asciiTheme="minorHAnsi" w:hAnsiTheme="minorHAnsi" w:cstheme="minorHAnsi"/>
          <w:color w:val="70AD47" w:themeColor="accent6"/>
          <w:sz w:val="22"/>
          <w:szCs w:val="22"/>
        </w:rPr>
      </w:pPr>
      <w:r w:rsidRPr="002C7BBF">
        <w:rPr>
          <w:rFonts w:asciiTheme="minorHAnsi" w:hAnsiTheme="minorHAnsi" w:cstheme="minorHAnsi"/>
          <w:color w:val="70AD47" w:themeColor="accent6"/>
          <w:sz w:val="22"/>
          <w:szCs w:val="22"/>
        </w:rPr>
        <w:t>Feedbacksessie: verslag - week 9/10</w:t>
      </w:r>
    </w:p>
    <w:p w14:paraId="7E93E37A" w14:textId="77777777" w:rsidR="00096DDA" w:rsidRPr="00846266" w:rsidRDefault="00096DDA" w:rsidP="00096DDA">
      <w:pPr>
        <w:pStyle w:val="NormalWeb"/>
        <w:numPr>
          <w:ilvl w:val="1"/>
          <w:numId w:val="3"/>
        </w:numPr>
        <w:shd w:val="clear" w:color="auto" w:fill="FFFFFF"/>
        <w:spacing w:before="0" w:beforeAutospacing="0" w:after="0" w:afterAutospacing="0"/>
        <w:ind w:left="851" w:hanging="491"/>
        <w:rPr>
          <w:rFonts w:asciiTheme="minorHAnsi" w:hAnsiTheme="minorHAnsi" w:cstheme="minorHAnsi"/>
          <w:color w:val="70AD47" w:themeColor="accent6"/>
          <w:sz w:val="22"/>
          <w:szCs w:val="22"/>
        </w:rPr>
      </w:pPr>
      <w:r w:rsidRPr="00846266">
        <w:rPr>
          <w:rFonts w:asciiTheme="minorHAnsi" w:hAnsiTheme="minorHAnsi" w:cstheme="minorHAnsi"/>
          <w:color w:val="70AD47" w:themeColor="accent6"/>
          <w:sz w:val="22"/>
          <w:szCs w:val="22"/>
        </w:rPr>
        <w:t>Plan van aanpak: leerdoelen - week 11</w:t>
      </w:r>
    </w:p>
    <w:p w14:paraId="0A8AB722" w14:textId="77777777" w:rsidR="00096DDA" w:rsidRPr="0007298E" w:rsidRDefault="00096DDA" w:rsidP="00096DDA">
      <w:pPr>
        <w:pStyle w:val="NormalWeb"/>
        <w:numPr>
          <w:ilvl w:val="1"/>
          <w:numId w:val="3"/>
        </w:numPr>
        <w:shd w:val="clear" w:color="auto" w:fill="FFFFFF"/>
        <w:spacing w:before="0" w:beforeAutospacing="0" w:after="0" w:afterAutospacing="0"/>
        <w:ind w:left="851" w:hanging="491"/>
        <w:rPr>
          <w:rFonts w:asciiTheme="minorHAnsi" w:hAnsiTheme="minorHAnsi" w:cstheme="minorHAnsi"/>
          <w:color w:val="70AD47" w:themeColor="accent6"/>
          <w:sz w:val="22"/>
          <w:szCs w:val="22"/>
        </w:rPr>
      </w:pPr>
      <w:r w:rsidRPr="0007298E">
        <w:rPr>
          <w:rFonts w:asciiTheme="minorHAnsi" w:hAnsiTheme="minorHAnsi" w:cstheme="minorHAnsi"/>
          <w:color w:val="70AD47" w:themeColor="accent6"/>
          <w:sz w:val="22"/>
          <w:szCs w:val="22"/>
        </w:rPr>
        <w:t>Peerevaluatie - week 12</w:t>
      </w:r>
    </w:p>
    <w:p w14:paraId="06A057EA" w14:textId="61252DAB" w:rsidR="00096DDA" w:rsidRPr="00846266" w:rsidRDefault="00096DDA" w:rsidP="00096DDA">
      <w:pPr>
        <w:pStyle w:val="NormalWeb"/>
        <w:numPr>
          <w:ilvl w:val="1"/>
          <w:numId w:val="3"/>
        </w:numPr>
        <w:shd w:val="clear" w:color="auto" w:fill="FFFFFF"/>
        <w:spacing w:before="0" w:beforeAutospacing="0" w:after="0" w:afterAutospacing="0"/>
        <w:ind w:left="851" w:hanging="491"/>
        <w:rPr>
          <w:rFonts w:asciiTheme="minorHAnsi" w:hAnsiTheme="minorHAnsi" w:cstheme="minorHAnsi"/>
          <w:color w:val="BF8F00" w:themeColor="accent4" w:themeShade="BF"/>
          <w:sz w:val="22"/>
          <w:szCs w:val="22"/>
        </w:rPr>
      </w:pPr>
      <w:r w:rsidRPr="00846266">
        <w:rPr>
          <w:rFonts w:asciiTheme="minorHAnsi" w:hAnsiTheme="minorHAnsi" w:cstheme="minorHAnsi"/>
          <w:color w:val="BF8F00" w:themeColor="accent4" w:themeShade="BF"/>
          <w:sz w:val="22"/>
          <w:szCs w:val="22"/>
        </w:rPr>
        <w:t>Zelfevaluatie: eindconclusie – week 13/14</w:t>
      </w:r>
      <w:r w:rsidR="006F019A" w:rsidRPr="00846266">
        <w:rPr>
          <w:rFonts w:asciiTheme="minorHAnsi" w:hAnsiTheme="minorHAnsi" w:cstheme="minorHAnsi"/>
          <w:color w:val="BF8F00" w:themeColor="accent4" w:themeShade="BF"/>
          <w:sz w:val="22"/>
          <w:szCs w:val="22"/>
        </w:rPr>
        <w:t xml:space="preserve"> </w:t>
      </w:r>
    </w:p>
    <w:p w14:paraId="50596733" w14:textId="77777777" w:rsidR="00096DDA" w:rsidRPr="00C97F29" w:rsidRDefault="00096DDA" w:rsidP="00096DDA">
      <w:pPr>
        <w:pStyle w:val="NormalWeb"/>
        <w:shd w:val="clear" w:color="auto" w:fill="FFFFFF" w:themeFill="background1"/>
        <w:spacing w:before="0" w:beforeAutospacing="0" w:after="0" w:afterAutospacing="0"/>
        <w:rPr>
          <w:rFonts w:asciiTheme="minorHAnsi" w:hAnsiTheme="minorHAnsi" w:cstheme="minorHAnsi"/>
          <w:color w:val="242424"/>
          <w:sz w:val="22"/>
          <w:szCs w:val="22"/>
        </w:rPr>
      </w:pPr>
    </w:p>
    <w:p w14:paraId="10D8FC67" w14:textId="77777777" w:rsidR="00096DDA" w:rsidRPr="00C97F29" w:rsidRDefault="00096DDA" w:rsidP="00096DDA">
      <w:pPr>
        <w:pStyle w:val="NormalWeb"/>
        <w:shd w:val="clear" w:color="auto" w:fill="FFFFFF" w:themeFill="background1"/>
        <w:spacing w:before="0" w:beforeAutospacing="0" w:after="0" w:afterAutospacing="0"/>
        <w:rPr>
          <w:rFonts w:asciiTheme="minorHAnsi" w:hAnsiTheme="minorHAnsi" w:cstheme="minorHAnsi"/>
          <w:color w:val="242424"/>
          <w:sz w:val="22"/>
          <w:szCs w:val="22"/>
        </w:rPr>
      </w:pPr>
    </w:p>
    <w:p w14:paraId="6F57ABF8" w14:textId="77777777" w:rsidR="00096DDA" w:rsidRPr="00C97F29" w:rsidRDefault="00096DDA" w:rsidP="00096DDA">
      <w:pPr>
        <w:pStyle w:val="NormalWeb"/>
        <w:numPr>
          <w:ilvl w:val="0"/>
          <w:numId w:val="2"/>
        </w:numPr>
        <w:shd w:val="clear" w:color="auto" w:fill="FFFFFF" w:themeFill="background1"/>
        <w:spacing w:before="0" w:beforeAutospacing="0" w:after="0" w:afterAutospacing="0"/>
        <w:rPr>
          <w:rFonts w:asciiTheme="minorHAnsi" w:hAnsiTheme="minorHAnsi" w:cstheme="minorHAnsi"/>
          <w:color w:val="242424"/>
          <w:sz w:val="22"/>
          <w:szCs w:val="22"/>
        </w:rPr>
      </w:pPr>
      <w:r w:rsidRPr="00C97F29">
        <w:rPr>
          <w:rFonts w:asciiTheme="minorHAnsi" w:hAnsiTheme="minorHAnsi" w:cstheme="minorHAnsi"/>
          <w:color w:val="242424"/>
          <w:sz w:val="22"/>
          <w:szCs w:val="22"/>
        </w:rPr>
        <w:t>Ondersteunend bewijs</w:t>
      </w:r>
    </w:p>
    <w:p w14:paraId="116D3DE9" w14:textId="77777777" w:rsidR="00096DDA" w:rsidRPr="00C97F29" w:rsidRDefault="00096DDA" w:rsidP="00096DDA">
      <w:pPr>
        <w:pStyle w:val="NormalWeb"/>
        <w:shd w:val="clear" w:color="auto" w:fill="FFFFFF" w:themeFill="background1"/>
        <w:spacing w:before="0" w:beforeAutospacing="0" w:after="0" w:afterAutospacing="0"/>
        <w:ind w:left="851" w:hanging="491"/>
        <w:rPr>
          <w:rFonts w:asciiTheme="minorHAnsi" w:hAnsiTheme="minorHAnsi" w:cstheme="minorHAnsi"/>
          <w:color w:val="70AD47" w:themeColor="accent6"/>
          <w:sz w:val="22"/>
          <w:szCs w:val="22"/>
        </w:rPr>
      </w:pPr>
      <w:r w:rsidRPr="00C97F29">
        <w:rPr>
          <w:rFonts w:asciiTheme="minorHAnsi" w:hAnsiTheme="minorHAnsi" w:cstheme="minorHAnsi"/>
          <w:color w:val="70AD47" w:themeColor="accent6"/>
          <w:sz w:val="22"/>
          <w:szCs w:val="22"/>
        </w:rPr>
        <w:t>2.1</w:t>
      </w:r>
      <w:r w:rsidRPr="00C97F29">
        <w:rPr>
          <w:rFonts w:asciiTheme="minorHAnsi" w:hAnsiTheme="minorHAnsi" w:cstheme="minorHAnsi"/>
          <w:color w:val="70AD47" w:themeColor="accent6"/>
          <w:sz w:val="22"/>
          <w:szCs w:val="22"/>
        </w:rPr>
        <w:tab/>
      </w:r>
      <w:proofErr w:type="spellStart"/>
      <w:r w:rsidRPr="00C97F29">
        <w:rPr>
          <w:rFonts w:asciiTheme="minorHAnsi" w:hAnsiTheme="minorHAnsi" w:cstheme="minorHAnsi"/>
          <w:color w:val="70AD47" w:themeColor="accent6"/>
          <w:sz w:val="22"/>
          <w:szCs w:val="22"/>
        </w:rPr>
        <w:t>Supporting</w:t>
      </w:r>
      <w:proofErr w:type="spellEnd"/>
      <w:r w:rsidRPr="00C97F29">
        <w:rPr>
          <w:rFonts w:asciiTheme="minorHAnsi" w:hAnsiTheme="minorHAnsi" w:cstheme="minorHAnsi"/>
          <w:color w:val="70AD47" w:themeColor="accent6"/>
          <w:sz w:val="22"/>
          <w:szCs w:val="22"/>
        </w:rPr>
        <w:t xml:space="preserve"> topic week 2 – Data formats</w:t>
      </w:r>
    </w:p>
    <w:p w14:paraId="26ECCE04" w14:textId="77777777" w:rsidR="00096DDA" w:rsidRPr="00C97F29" w:rsidRDefault="00096DDA" w:rsidP="00096DDA">
      <w:pPr>
        <w:pStyle w:val="NormalWeb"/>
        <w:shd w:val="clear" w:color="auto" w:fill="FFFFFF" w:themeFill="background1"/>
        <w:spacing w:before="0" w:beforeAutospacing="0" w:after="0" w:afterAutospacing="0"/>
        <w:ind w:left="851" w:hanging="491"/>
        <w:rPr>
          <w:rFonts w:asciiTheme="minorHAnsi" w:hAnsiTheme="minorHAnsi" w:cstheme="minorHAnsi"/>
          <w:color w:val="70AD47" w:themeColor="accent6"/>
          <w:sz w:val="22"/>
          <w:szCs w:val="22"/>
        </w:rPr>
      </w:pPr>
      <w:r w:rsidRPr="00C97F29">
        <w:rPr>
          <w:rFonts w:asciiTheme="minorHAnsi" w:hAnsiTheme="minorHAnsi" w:cstheme="minorHAnsi"/>
          <w:color w:val="70AD47" w:themeColor="accent6"/>
          <w:sz w:val="22"/>
          <w:szCs w:val="22"/>
        </w:rPr>
        <w:t>2.2</w:t>
      </w:r>
      <w:r w:rsidRPr="00C97F29">
        <w:rPr>
          <w:rFonts w:asciiTheme="minorHAnsi" w:hAnsiTheme="minorHAnsi" w:cstheme="minorHAnsi"/>
          <w:color w:val="70AD47" w:themeColor="accent6"/>
          <w:sz w:val="22"/>
          <w:szCs w:val="22"/>
        </w:rPr>
        <w:tab/>
      </w:r>
      <w:proofErr w:type="spellStart"/>
      <w:r w:rsidRPr="00C97F29">
        <w:rPr>
          <w:rFonts w:asciiTheme="minorHAnsi" w:hAnsiTheme="minorHAnsi" w:cstheme="minorHAnsi"/>
          <w:color w:val="70AD47" w:themeColor="accent6"/>
          <w:sz w:val="22"/>
          <w:szCs w:val="22"/>
        </w:rPr>
        <w:t>Supporting</w:t>
      </w:r>
      <w:proofErr w:type="spellEnd"/>
      <w:r w:rsidRPr="00C97F29">
        <w:rPr>
          <w:rFonts w:asciiTheme="minorHAnsi" w:hAnsiTheme="minorHAnsi" w:cstheme="minorHAnsi"/>
          <w:color w:val="70AD47" w:themeColor="accent6"/>
          <w:sz w:val="22"/>
          <w:szCs w:val="22"/>
        </w:rPr>
        <w:t xml:space="preserve"> topic week 6 – Debugging</w:t>
      </w:r>
    </w:p>
    <w:p w14:paraId="65A83609" w14:textId="77777777" w:rsidR="00096DDA" w:rsidRPr="00C97F29" w:rsidRDefault="00096DDA" w:rsidP="00096DDA">
      <w:pPr>
        <w:pStyle w:val="NormalWeb"/>
        <w:shd w:val="clear" w:color="auto" w:fill="FFFFFF" w:themeFill="background1"/>
        <w:spacing w:before="0" w:beforeAutospacing="0" w:after="0" w:afterAutospacing="0"/>
        <w:ind w:left="851" w:hanging="491"/>
        <w:rPr>
          <w:rFonts w:asciiTheme="minorHAnsi" w:hAnsiTheme="minorHAnsi" w:cstheme="minorHAnsi"/>
          <w:color w:val="70AD47" w:themeColor="accent6"/>
          <w:sz w:val="22"/>
          <w:szCs w:val="22"/>
        </w:rPr>
      </w:pPr>
      <w:r w:rsidRPr="00C97F29">
        <w:rPr>
          <w:rFonts w:asciiTheme="minorHAnsi" w:hAnsiTheme="minorHAnsi" w:cstheme="minorHAnsi"/>
          <w:color w:val="70AD47" w:themeColor="accent6"/>
          <w:sz w:val="22"/>
          <w:szCs w:val="22"/>
        </w:rPr>
        <w:t>2.3</w:t>
      </w:r>
      <w:r w:rsidRPr="00C97F29">
        <w:rPr>
          <w:rFonts w:asciiTheme="minorHAnsi" w:hAnsiTheme="minorHAnsi" w:cstheme="minorHAnsi"/>
          <w:color w:val="70AD47" w:themeColor="accent6"/>
          <w:sz w:val="22"/>
          <w:szCs w:val="22"/>
        </w:rPr>
        <w:tab/>
      </w:r>
      <w:proofErr w:type="spellStart"/>
      <w:r w:rsidRPr="00C97F29">
        <w:rPr>
          <w:rFonts w:asciiTheme="minorHAnsi" w:hAnsiTheme="minorHAnsi" w:cstheme="minorHAnsi"/>
          <w:color w:val="70AD47" w:themeColor="accent6"/>
          <w:sz w:val="22"/>
          <w:szCs w:val="22"/>
        </w:rPr>
        <w:t>Supporting</w:t>
      </w:r>
      <w:proofErr w:type="spellEnd"/>
      <w:r w:rsidRPr="00C97F29">
        <w:rPr>
          <w:rFonts w:asciiTheme="minorHAnsi" w:hAnsiTheme="minorHAnsi" w:cstheme="minorHAnsi"/>
          <w:color w:val="70AD47" w:themeColor="accent6"/>
          <w:sz w:val="22"/>
          <w:szCs w:val="22"/>
        </w:rPr>
        <w:t xml:space="preserve"> topic week 7 – Unit testen</w:t>
      </w:r>
    </w:p>
    <w:p w14:paraId="012DD529" w14:textId="77777777" w:rsidR="00096DDA" w:rsidRPr="00C434F2" w:rsidRDefault="00096DDA" w:rsidP="00096DDA">
      <w:pPr>
        <w:pStyle w:val="NormalWeb"/>
        <w:shd w:val="clear" w:color="auto" w:fill="FFFFFF" w:themeFill="background1"/>
        <w:spacing w:before="0" w:beforeAutospacing="0" w:after="0" w:afterAutospacing="0"/>
        <w:ind w:left="851" w:hanging="491"/>
        <w:rPr>
          <w:rFonts w:asciiTheme="minorHAnsi" w:hAnsiTheme="minorHAnsi" w:cstheme="minorHAnsi"/>
          <w:color w:val="70AD47" w:themeColor="accent6"/>
          <w:sz w:val="22"/>
          <w:szCs w:val="22"/>
        </w:rPr>
      </w:pPr>
      <w:r w:rsidRPr="00C434F2">
        <w:rPr>
          <w:rFonts w:asciiTheme="minorHAnsi" w:hAnsiTheme="minorHAnsi" w:cstheme="minorHAnsi"/>
          <w:color w:val="70AD47" w:themeColor="accent6"/>
          <w:sz w:val="22"/>
          <w:szCs w:val="22"/>
        </w:rPr>
        <w:t xml:space="preserve">2.4 </w:t>
      </w:r>
      <w:r w:rsidRPr="00C434F2">
        <w:rPr>
          <w:rFonts w:asciiTheme="minorHAnsi" w:hAnsiTheme="minorHAnsi" w:cstheme="minorHAnsi"/>
          <w:color w:val="70AD47" w:themeColor="accent6"/>
          <w:sz w:val="22"/>
          <w:szCs w:val="22"/>
        </w:rPr>
        <w:tab/>
      </w:r>
      <w:proofErr w:type="spellStart"/>
      <w:r w:rsidRPr="00C434F2">
        <w:rPr>
          <w:rFonts w:asciiTheme="minorHAnsi" w:hAnsiTheme="minorHAnsi" w:cstheme="minorHAnsi"/>
          <w:color w:val="70AD47" w:themeColor="accent6"/>
          <w:sz w:val="22"/>
          <w:szCs w:val="22"/>
        </w:rPr>
        <w:t>Supporting</w:t>
      </w:r>
      <w:proofErr w:type="spellEnd"/>
      <w:r w:rsidRPr="00C434F2">
        <w:rPr>
          <w:rFonts w:asciiTheme="minorHAnsi" w:hAnsiTheme="minorHAnsi" w:cstheme="minorHAnsi"/>
          <w:color w:val="70AD47" w:themeColor="accent6"/>
          <w:sz w:val="22"/>
          <w:szCs w:val="22"/>
        </w:rPr>
        <w:t xml:space="preserve"> topic week 10 – </w:t>
      </w:r>
      <w:proofErr w:type="spellStart"/>
      <w:r w:rsidRPr="00C434F2">
        <w:rPr>
          <w:rFonts w:asciiTheme="minorHAnsi" w:hAnsiTheme="minorHAnsi" w:cstheme="minorHAnsi"/>
          <w:color w:val="70AD47" w:themeColor="accent6"/>
          <w:sz w:val="22"/>
          <w:szCs w:val="22"/>
        </w:rPr>
        <w:t>Exception</w:t>
      </w:r>
      <w:proofErr w:type="spellEnd"/>
      <w:r w:rsidRPr="00C434F2">
        <w:rPr>
          <w:rFonts w:asciiTheme="minorHAnsi" w:hAnsiTheme="minorHAnsi" w:cstheme="minorHAnsi"/>
          <w:color w:val="70AD47" w:themeColor="accent6"/>
          <w:sz w:val="22"/>
          <w:szCs w:val="22"/>
        </w:rPr>
        <w:t xml:space="preserve"> handling</w:t>
      </w:r>
    </w:p>
    <w:p w14:paraId="565729DC" w14:textId="77777777" w:rsidR="00096DDA" w:rsidRPr="00C97F29" w:rsidRDefault="00096DDA" w:rsidP="00096DDA">
      <w:pPr>
        <w:pStyle w:val="NormalWeb"/>
        <w:shd w:val="clear" w:color="auto" w:fill="FFFFFF"/>
        <w:spacing w:before="0" w:beforeAutospacing="0" w:after="0" w:afterAutospacing="0"/>
        <w:rPr>
          <w:rFonts w:asciiTheme="minorHAnsi" w:hAnsiTheme="minorHAnsi" w:cstheme="minorHAnsi"/>
          <w:color w:val="242424"/>
          <w:sz w:val="22"/>
          <w:szCs w:val="22"/>
        </w:rPr>
      </w:pPr>
    </w:p>
    <w:p w14:paraId="68EDBDF4" w14:textId="77777777" w:rsidR="00096DDA" w:rsidRPr="00C97F29" w:rsidRDefault="00096DDA" w:rsidP="00096DDA">
      <w:pPr>
        <w:pStyle w:val="NormalWeb"/>
        <w:shd w:val="clear" w:color="auto" w:fill="FFFFFF"/>
        <w:spacing w:before="0" w:beforeAutospacing="0" w:after="0" w:afterAutospacing="0"/>
        <w:rPr>
          <w:rFonts w:asciiTheme="minorHAnsi" w:hAnsiTheme="minorHAnsi" w:cstheme="minorHAnsi"/>
          <w:color w:val="242424"/>
          <w:sz w:val="22"/>
          <w:szCs w:val="22"/>
        </w:rPr>
      </w:pPr>
    </w:p>
    <w:p w14:paraId="039D2790" w14:textId="77777777" w:rsidR="00096DDA" w:rsidRPr="00C97F29" w:rsidRDefault="00096DDA" w:rsidP="00096DDA">
      <w:pPr>
        <w:pStyle w:val="NormalWeb"/>
        <w:numPr>
          <w:ilvl w:val="0"/>
          <w:numId w:val="2"/>
        </w:numPr>
        <w:shd w:val="clear" w:color="auto" w:fill="FFFFFF"/>
        <w:spacing w:before="0" w:beforeAutospacing="0" w:after="0" w:afterAutospacing="0"/>
        <w:rPr>
          <w:rFonts w:asciiTheme="minorHAnsi" w:hAnsiTheme="minorHAnsi" w:cstheme="minorHAnsi"/>
          <w:color w:val="242424"/>
          <w:sz w:val="22"/>
          <w:szCs w:val="22"/>
        </w:rPr>
      </w:pPr>
      <w:r w:rsidRPr="00C97F29">
        <w:rPr>
          <w:rFonts w:asciiTheme="minorHAnsi" w:hAnsiTheme="minorHAnsi" w:cstheme="minorHAnsi"/>
          <w:color w:val="242424"/>
          <w:sz w:val="22"/>
          <w:szCs w:val="22"/>
        </w:rPr>
        <w:t>Bijlagen</w:t>
      </w:r>
    </w:p>
    <w:p w14:paraId="3F0384B2" w14:textId="77777777" w:rsidR="00096DDA" w:rsidRPr="00846266" w:rsidRDefault="00096DDA" w:rsidP="00096DDA">
      <w:pPr>
        <w:pStyle w:val="NormalWeb"/>
        <w:shd w:val="clear" w:color="auto" w:fill="FFFFFF" w:themeFill="background1"/>
        <w:spacing w:before="0" w:beforeAutospacing="0" w:after="0" w:afterAutospacing="0"/>
        <w:ind w:left="851" w:hanging="491"/>
        <w:rPr>
          <w:rFonts w:asciiTheme="minorHAnsi" w:hAnsiTheme="minorHAnsi" w:cstheme="minorHAnsi"/>
          <w:color w:val="70AD47" w:themeColor="accent6"/>
          <w:sz w:val="22"/>
          <w:szCs w:val="22"/>
        </w:rPr>
      </w:pPr>
      <w:r w:rsidRPr="00846266">
        <w:rPr>
          <w:rFonts w:asciiTheme="minorHAnsi" w:hAnsiTheme="minorHAnsi" w:cstheme="minorHAnsi"/>
          <w:color w:val="70AD47" w:themeColor="accent6"/>
          <w:sz w:val="22"/>
          <w:szCs w:val="22"/>
        </w:rPr>
        <w:t>3.1</w:t>
      </w:r>
      <w:r w:rsidRPr="00846266">
        <w:rPr>
          <w:rFonts w:asciiTheme="minorHAnsi" w:hAnsiTheme="minorHAnsi" w:cstheme="minorHAnsi"/>
          <w:color w:val="70AD47" w:themeColor="accent6"/>
          <w:sz w:val="22"/>
          <w:szCs w:val="22"/>
        </w:rPr>
        <w:tab/>
        <w:t>Overige bijlagen die bijdragen aan je leeruitkomsten (optioneel)</w:t>
      </w:r>
    </w:p>
    <w:p w14:paraId="05068226" w14:textId="77777777" w:rsidR="00096DDA" w:rsidRPr="00C97F29" w:rsidRDefault="00096DDA" w:rsidP="00096DDA">
      <w:pPr>
        <w:pStyle w:val="NormalWeb"/>
        <w:shd w:val="clear" w:color="auto" w:fill="FFFFFF"/>
        <w:spacing w:before="0" w:beforeAutospacing="0" w:after="0" w:afterAutospacing="0"/>
        <w:ind w:left="360"/>
        <w:rPr>
          <w:rFonts w:asciiTheme="minorHAnsi" w:hAnsiTheme="minorHAnsi" w:cstheme="minorHAnsi"/>
          <w:color w:val="242424"/>
          <w:sz w:val="22"/>
          <w:szCs w:val="22"/>
        </w:rPr>
      </w:pPr>
    </w:p>
    <w:p w14:paraId="65BBAB58" w14:textId="77777777" w:rsidR="00096DDA" w:rsidRPr="00C97F29" w:rsidRDefault="00096DDA" w:rsidP="00096DDA">
      <w:pPr>
        <w:pStyle w:val="NormalWeb"/>
        <w:shd w:val="clear" w:color="auto" w:fill="FFFFFF"/>
        <w:spacing w:before="0" w:beforeAutospacing="0" w:after="0" w:afterAutospacing="0"/>
        <w:rPr>
          <w:rFonts w:asciiTheme="minorHAnsi" w:hAnsiTheme="minorHAnsi" w:cstheme="minorHAnsi"/>
          <w:color w:val="242424"/>
          <w:sz w:val="22"/>
          <w:szCs w:val="22"/>
        </w:rPr>
      </w:pPr>
    </w:p>
    <w:p w14:paraId="6BA92A01" w14:textId="77777777" w:rsidR="00096DDA" w:rsidRPr="00C97F29" w:rsidRDefault="00096DDA" w:rsidP="00096DDA">
      <w:pPr>
        <w:pStyle w:val="NormalWeb"/>
        <w:shd w:val="clear" w:color="auto" w:fill="FFFFFF"/>
        <w:spacing w:before="0" w:beforeAutospacing="0" w:after="0" w:afterAutospacing="0"/>
        <w:ind w:left="360"/>
        <w:rPr>
          <w:rFonts w:asciiTheme="minorHAnsi" w:hAnsiTheme="minorHAnsi" w:cstheme="minorHAnsi"/>
          <w:color w:val="242424"/>
          <w:sz w:val="22"/>
          <w:szCs w:val="22"/>
        </w:rPr>
      </w:pPr>
    </w:p>
    <w:p w14:paraId="53BD5CCD" w14:textId="77777777" w:rsidR="00096DDA" w:rsidRPr="00C97F29" w:rsidRDefault="00096DDA" w:rsidP="00096DDA">
      <w:pPr>
        <w:pStyle w:val="NormalWeb"/>
        <w:shd w:val="clear" w:color="auto" w:fill="FFFFFF"/>
        <w:spacing w:before="0" w:beforeAutospacing="0" w:after="0" w:afterAutospacing="0"/>
        <w:ind w:left="360"/>
        <w:rPr>
          <w:rFonts w:asciiTheme="minorHAnsi" w:hAnsiTheme="minorHAnsi" w:cstheme="minorHAnsi"/>
          <w:color w:val="242424"/>
          <w:sz w:val="22"/>
          <w:szCs w:val="22"/>
        </w:rPr>
      </w:pPr>
    </w:p>
    <w:p w14:paraId="229E08CE" w14:textId="77777777" w:rsidR="00096DDA" w:rsidRPr="00C97F29" w:rsidRDefault="00096DDA" w:rsidP="00096DDA">
      <w:pPr>
        <w:pStyle w:val="NormalWeb"/>
        <w:shd w:val="clear" w:color="auto" w:fill="FFFFFF"/>
        <w:spacing w:before="0" w:beforeAutospacing="0" w:after="0" w:afterAutospacing="0"/>
        <w:ind w:left="360"/>
        <w:rPr>
          <w:rFonts w:asciiTheme="minorHAnsi" w:hAnsiTheme="minorHAnsi" w:cstheme="minorHAnsi"/>
          <w:color w:val="242424"/>
          <w:sz w:val="22"/>
          <w:szCs w:val="22"/>
        </w:rPr>
      </w:pPr>
    </w:p>
    <w:p w14:paraId="23C482A1" w14:textId="77777777" w:rsidR="00096DDA" w:rsidRPr="00C97F29" w:rsidRDefault="00096DDA" w:rsidP="00096DDA">
      <w:pPr>
        <w:pStyle w:val="NormalWeb"/>
        <w:shd w:val="clear" w:color="auto" w:fill="FFFFFF"/>
        <w:spacing w:before="0" w:beforeAutospacing="0" w:after="0" w:afterAutospacing="0"/>
        <w:ind w:left="426"/>
        <w:rPr>
          <w:rFonts w:asciiTheme="minorHAnsi" w:hAnsiTheme="minorHAnsi" w:cstheme="minorHAnsi"/>
          <w:color w:val="242424"/>
          <w:sz w:val="22"/>
          <w:szCs w:val="22"/>
        </w:rPr>
      </w:pPr>
    </w:p>
    <w:p w14:paraId="44D43261" w14:textId="77777777" w:rsidR="00096DDA" w:rsidRPr="00C97F29" w:rsidRDefault="00096DDA" w:rsidP="00096DDA">
      <w:pPr>
        <w:rPr>
          <w:rFonts w:cstheme="minorHAnsi"/>
        </w:rPr>
      </w:pPr>
    </w:p>
    <w:p w14:paraId="1B9D8F8D" w14:textId="77777777" w:rsidR="00096DDA" w:rsidRPr="00C97F29" w:rsidRDefault="00096DDA" w:rsidP="00096DDA">
      <w:pPr>
        <w:rPr>
          <w:rFonts w:cstheme="minorHAnsi"/>
        </w:rPr>
      </w:pPr>
    </w:p>
    <w:p w14:paraId="0698E5AC" w14:textId="77777777" w:rsidR="00096DDA" w:rsidRPr="00C97F29" w:rsidRDefault="00096DDA" w:rsidP="00096DDA">
      <w:pPr>
        <w:rPr>
          <w:rFonts w:cstheme="minorHAnsi"/>
        </w:rPr>
      </w:pPr>
    </w:p>
    <w:p w14:paraId="32AFBBF8" w14:textId="77777777" w:rsidR="00096DDA" w:rsidRPr="00C97F29" w:rsidRDefault="00096DDA" w:rsidP="00096DDA">
      <w:pPr>
        <w:rPr>
          <w:rFonts w:cstheme="minorHAnsi"/>
        </w:rPr>
      </w:pPr>
    </w:p>
    <w:p w14:paraId="1ACAF3AF" w14:textId="77777777" w:rsidR="00096DDA" w:rsidRPr="00C97F29" w:rsidRDefault="00096DDA" w:rsidP="00096DDA">
      <w:pPr>
        <w:rPr>
          <w:rFonts w:cstheme="minorHAnsi"/>
        </w:rPr>
      </w:pPr>
      <w:r w:rsidRPr="00C97F29">
        <w:rPr>
          <w:rFonts w:cstheme="minorHAnsi"/>
        </w:rPr>
        <w:br w:type="page"/>
      </w:r>
    </w:p>
    <w:p w14:paraId="76F34B33" w14:textId="77777777" w:rsidR="00096DDA" w:rsidRPr="00C97F29" w:rsidRDefault="00096DDA" w:rsidP="00096DDA">
      <w:pPr>
        <w:pStyle w:val="ListParagraph"/>
        <w:numPr>
          <w:ilvl w:val="0"/>
          <w:numId w:val="4"/>
        </w:numPr>
        <w:ind w:left="567" w:hanging="567"/>
        <w:rPr>
          <w:rFonts w:cstheme="minorHAnsi"/>
          <w:b/>
          <w:bCs/>
          <w:sz w:val="28"/>
          <w:szCs w:val="28"/>
        </w:rPr>
      </w:pPr>
      <w:r w:rsidRPr="00C97F29">
        <w:rPr>
          <w:rFonts w:cstheme="minorHAnsi"/>
          <w:b/>
          <w:bCs/>
          <w:sz w:val="28"/>
          <w:szCs w:val="28"/>
        </w:rPr>
        <w:lastRenderedPageBreak/>
        <w:t>Evaluatiecyclus</w:t>
      </w:r>
    </w:p>
    <w:p w14:paraId="6E98E06E" w14:textId="77777777" w:rsidR="00096DDA" w:rsidRPr="00C97F29" w:rsidRDefault="00096DDA" w:rsidP="00096DDA">
      <w:pPr>
        <w:ind w:left="567" w:hanging="567"/>
        <w:rPr>
          <w:rFonts w:cstheme="minorHAnsi"/>
        </w:rPr>
      </w:pPr>
    </w:p>
    <w:p w14:paraId="6C5360DF" w14:textId="609B578E" w:rsidR="003107A6" w:rsidRPr="00C97F29" w:rsidRDefault="003107A6" w:rsidP="003107A6">
      <w:pPr>
        <w:pStyle w:val="NormalWeb"/>
        <w:numPr>
          <w:ilvl w:val="1"/>
          <w:numId w:val="5"/>
        </w:numPr>
        <w:shd w:val="clear" w:color="auto" w:fill="FFFFFF" w:themeFill="background1"/>
        <w:spacing w:before="0" w:beforeAutospacing="0" w:after="0" w:afterAutospacing="0"/>
        <w:ind w:left="567" w:hanging="567"/>
        <w:rPr>
          <w:rFonts w:asciiTheme="minorHAnsi" w:hAnsiTheme="minorHAnsi" w:cstheme="minorHAnsi"/>
          <w:color w:val="242424"/>
          <w:sz w:val="22"/>
          <w:szCs w:val="22"/>
        </w:rPr>
      </w:pPr>
      <w:r w:rsidRPr="00C97F29">
        <w:rPr>
          <w:rFonts w:asciiTheme="minorHAnsi" w:eastAsia="Calibri" w:hAnsiTheme="minorHAnsi" w:cstheme="minorHAnsi"/>
          <w:b/>
          <w:sz w:val="22"/>
          <w:szCs w:val="22"/>
        </w:rPr>
        <w:t>Zelfevaluatie (week 3)</w:t>
      </w:r>
    </w:p>
    <w:p w14:paraId="07EE7958" w14:textId="77777777" w:rsidR="003107A6" w:rsidRPr="00C97F29" w:rsidRDefault="003107A6" w:rsidP="003107A6">
      <w:pPr>
        <w:spacing w:line="240" w:lineRule="auto"/>
        <w:rPr>
          <w:rFonts w:eastAsia="Calibri" w:cstheme="minorHAnsi"/>
          <w:color w:val="000000"/>
          <w:sz w:val="24"/>
        </w:rPr>
      </w:pPr>
    </w:p>
    <w:p w14:paraId="62B1C782" w14:textId="77777777" w:rsidR="003107A6" w:rsidRPr="00C97F29" w:rsidRDefault="003107A6" w:rsidP="003107A6">
      <w:pPr>
        <w:numPr>
          <w:ilvl w:val="0"/>
          <w:numId w:val="13"/>
        </w:numPr>
        <w:spacing w:after="160" w:line="259" w:lineRule="auto"/>
        <w:ind w:left="720" w:hanging="360"/>
        <w:rPr>
          <w:rFonts w:eastAsia="Calibri" w:cstheme="minorHAnsi"/>
          <w:b/>
          <w:bCs/>
          <w:color w:val="000000"/>
        </w:rPr>
      </w:pPr>
      <w:r w:rsidRPr="00C97F29">
        <w:rPr>
          <w:rFonts w:eastAsia="Calibri" w:cstheme="minorHAnsi"/>
          <w:b/>
          <w:bCs/>
          <w:i/>
          <w:color w:val="000000"/>
        </w:rPr>
        <w:t>Hoe denk jij na de eerste weken over je studiekeuze?</w:t>
      </w:r>
    </w:p>
    <w:p w14:paraId="593FBC50" w14:textId="77777777" w:rsidR="003107A6" w:rsidRPr="00C97F29" w:rsidRDefault="003107A6" w:rsidP="003107A6">
      <w:pPr>
        <w:rPr>
          <w:rFonts w:eastAsia="Calibri" w:cstheme="minorHAnsi"/>
          <w:color w:val="000000"/>
        </w:rPr>
      </w:pPr>
      <w:r w:rsidRPr="00C97F29">
        <w:rPr>
          <w:rFonts w:eastAsia="Calibri" w:cstheme="minorHAnsi"/>
          <w:color w:val="000000"/>
        </w:rPr>
        <w:tab/>
        <w:t>Ik vind dat ik een goeie keuze heb gemaakt, omdat ik met plezier naar school ga.</w:t>
      </w:r>
      <w:r w:rsidRPr="00C97F29">
        <w:rPr>
          <w:rFonts w:eastAsia="Calibri" w:cstheme="minorHAnsi"/>
          <w:color w:val="000000"/>
        </w:rPr>
        <w:br/>
      </w:r>
      <w:r w:rsidRPr="00C97F29">
        <w:rPr>
          <w:rFonts w:eastAsia="Calibri" w:cstheme="minorHAnsi"/>
          <w:color w:val="000000"/>
        </w:rPr>
        <w:tab/>
        <w:t>De hoeveelheid en snelheid van de stof valt tot nu toe nog mee.</w:t>
      </w:r>
    </w:p>
    <w:p w14:paraId="4C99ADD2" w14:textId="77777777" w:rsidR="00BA583D" w:rsidRPr="00C97F29" w:rsidRDefault="00BA583D" w:rsidP="003107A6">
      <w:pPr>
        <w:rPr>
          <w:rFonts w:eastAsia="Calibri" w:cstheme="minorHAnsi"/>
          <w:color w:val="000000"/>
        </w:rPr>
      </w:pPr>
    </w:p>
    <w:p w14:paraId="2682C2F1" w14:textId="77777777" w:rsidR="006D4921" w:rsidRPr="00C97F29" w:rsidRDefault="003107A6" w:rsidP="006D4921">
      <w:pPr>
        <w:numPr>
          <w:ilvl w:val="0"/>
          <w:numId w:val="14"/>
        </w:numPr>
        <w:spacing w:after="160" w:line="259" w:lineRule="auto"/>
        <w:ind w:left="720" w:hanging="360"/>
        <w:rPr>
          <w:rFonts w:eastAsia="Calibri" w:cstheme="minorHAnsi"/>
          <w:b/>
          <w:bCs/>
          <w:color w:val="000000"/>
        </w:rPr>
      </w:pPr>
      <w:r w:rsidRPr="00C97F29">
        <w:rPr>
          <w:rFonts w:eastAsia="Calibri" w:cstheme="minorHAnsi"/>
          <w:b/>
          <w:bCs/>
          <w:i/>
          <w:color w:val="000000"/>
        </w:rPr>
        <w:t>Hoe ervaar je BaseCamp ten opzichte van je verwachtingen vooraf?</w:t>
      </w:r>
    </w:p>
    <w:p w14:paraId="41369DF5" w14:textId="2F16562F" w:rsidR="006D4921" w:rsidRPr="00C97F29" w:rsidRDefault="006D4921" w:rsidP="006D4921">
      <w:pPr>
        <w:spacing w:after="160" w:line="259" w:lineRule="auto"/>
        <w:ind w:left="720"/>
        <w:rPr>
          <w:rFonts w:eastAsia="Calibri" w:cstheme="minorHAnsi"/>
          <w:color w:val="000000"/>
        </w:rPr>
      </w:pPr>
      <w:r w:rsidRPr="00C97F29">
        <w:rPr>
          <w:rFonts w:eastAsia="Calibri" w:cstheme="minorHAnsi"/>
          <w:color w:val="000000"/>
        </w:rPr>
        <w:t>Ik had verwacht dat vooral op deeltijd, BaseCamp heel snel zou gaan, maar dat valt gelukkig wel mee en kan ik het tempo goed bijbenen. Ook vind ik de docenten relaxter dan ik had verwacht</w:t>
      </w:r>
      <w:r w:rsidR="00504BF5">
        <w:rPr>
          <w:rFonts w:eastAsia="Calibri" w:cstheme="minorHAnsi"/>
          <w:color w:val="000000"/>
        </w:rPr>
        <w:t>.</w:t>
      </w:r>
    </w:p>
    <w:p w14:paraId="709F3FE9" w14:textId="77777777" w:rsidR="00BA583D" w:rsidRPr="00C97F29" w:rsidRDefault="003107A6" w:rsidP="00BA583D">
      <w:pPr>
        <w:numPr>
          <w:ilvl w:val="0"/>
          <w:numId w:val="14"/>
        </w:numPr>
        <w:spacing w:after="160" w:line="259" w:lineRule="auto"/>
        <w:ind w:left="720" w:hanging="360"/>
        <w:rPr>
          <w:rFonts w:eastAsia="Calibri" w:cstheme="minorHAnsi"/>
          <w:b/>
          <w:bCs/>
          <w:i/>
          <w:color w:val="000000"/>
        </w:rPr>
      </w:pPr>
      <w:r w:rsidRPr="00C97F29">
        <w:rPr>
          <w:rFonts w:eastAsia="Calibri" w:cstheme="minorHAnsi"/>
          <w:b/>
          <w:bCs/>
          <w:i/>
          <w:color w:val="000000"/>
        </w:rPr>
        <w:t>Wat vind je van de klas?</w:t>
      </w:r>
    </w:p>
    <w:p w14:paraId="7ED4B699" w14:textId="1D7BD673" w:rsidR="006D4921" w:rsidRPr="00C97F29" w:rsidRDefault="003107A6" w:rsidP="006D4921">
      <w:pPr>
        <w:spacing w:after="160" w:line="259" w:lineRule="auto"/>
        <w:ind w:left="720"/>
        <w:rPr>
          <w:rFonts w:eastAsia="Calibri" w:cstheme="minorHAnsi"/>
          <w:color w:val="000000"/>
        </w:rPr>
      </w:pPr>
      <w:r w:rsidRPr="00C97F29">
        <w:rPr>
          <w:rFonts w:eastAsia="Calibri" w:cstheme="minorHAnsi"/>
          <w:color w:val="000000"/>
        </w:rPr>
        <w:t>Een paar klasgenoten kende ik al voordat ik aan de opleiding begon, maar de rest van de klas vind ik ook wel gezellig, op een paar afleidende elementen na.</w:t>
      </w:r>
    </w:p>
    <w:p w14:paraId="7C2FBD6D" w14:textId="77777777" w:rsidR="003107A6" w:rsidRPr="00C97F29" w:rsidRDefault="003107A6" w:rsidP="003107A6">
      <w:pPr>
        <w:numPr>
          <w:ilvl w:val="0"/>
          <w:numId w:val="15"/>
        </w:numPr>
        <w:spacing w:after="160" w:line="259" w:lineRule="auto"/>
        <w:ind w:left="720" w:hanging="360"/>
        <w:rPr>
          <w:rFonts w:eastAsia="Calibri" w:cstheme="minorHAnsi"/>
          <w:b/>
          <w:bCs/>
          <w:i/>
          <w:color w:val="000000"/>
        </w:rPr>
      </w:pPr>
      <w:r w:rsidRPr="00C97F29">
        <w:rPr>
          <w:rFonts w:eastAsia="Calibri" w:cstheme="minorHAnsi"/>
          <w:b/>
          <w:bCs/>
          <w:i/>
          <w:color w:val="000000"/>
        </w:rPr>
        <w:t>Wat vind je van je leerteam?</w:t>
      </w:r>
    </w:p>
    <w:p w14:paraId="4E82FC40" w14:textId="77777777" w:rsidR="003107A6" w:rsidRPr="00C97F29" w:rsidRDefault="003107A6" w:rsidP="003107A6">
      <w:pPr>
        <w:ind w:left="720"/>
        <w:rPr>
          <w:rFonts w:eastAsia="Calibri" w:cstheme="minorHAnsi"/>
          <w:color w:val="000000"/>
        </w:rPr>
      </w:pPr>
      <w:r w:rsidRPr="00C97F29">
        <w:rPr>
          <w:rFonts w:eastAsia="Calibri" w:cstheme="minorHAnsi"/>
          <w:color w:val="000000"/>
        </w:rPr>
        <w:t>Mijn leerteam is uniek omdat iedereen in een andere fase van het programmeren zit, maar daarom sluiten we goed op elkaar aan. Wij gaan vrijdag 4 oktober ook met z’n allen naar een event in de jaarbeurs in Utrecht.</w:t>
      </w:r>
    </w:p>
    <w:p w14:paraId="17DCCF95" w14:textId="77777777" w:rsidR="00BA583D" w:rsidRPr="00C97F29" w:rsidRDefault="00BA583D" w:rsidP="00BA583D">
      <w:pPr>
        <w:rPr>
          <w:rFonts w:eastAsia="Calibri" w:cstheme="minorHAnsi"/>
          <w:color w:val="000000"/>
        </w:rPr>
      </w:pPr>
    </w:p>
    <w:p w14:paraId="1214149F" w14:textId="77777777" w:rsidR="003107A6" w:rsidRPr="00C97F29" w:rsidRDefault="003107A6" w:rsidP="003107A6">
      <w:pPr>
        <w:numPr>
          <w:ilvl w:val="0"/>
          <w:numId w:val="16"/>
        </w:numPr>
        <w:spacing w:after="160" w:line="259" w:lineRule="auto"/>
        <w:ind w:left="720" w:hanging="360"/>
        <w:rPr>
          <w:rFonts w:eastAsia="Calibri" w:cstheme="minorHAnsi"/>
          <w:b/>
          <w:bCs/>
          <w:i/>
          <w:color w:val="000000"/>
        </w:rPr>
      </w:pPr>
      <w:r w:rsidRPr="00C97F29">
        <w:rPr>
          <w:rFonts w:eastAsia="Calibri" w:cstheme="minorHAnsi"/>
          <w:b/>
          <w:bCs/>
          <w:i/>
          <w:color w:val="000000"/>
        </w:rPr>
        <w:t>Wat ging de afgelopen weken goed?</w:t>
      </w:r>
    </w:p>
    <w:p w14:paraId="2767C46C" w14:textId="77777777" w:rsidR="003107A6" w:rsidRPr="00C97F29" w:rsidRDefault="003107A6" w:rsidP="003107A6">
      <w:pPr>
        <w:rPr>
          <w:rFonts w:eastAsia="Calibri" w:cstheme="minorHAnsi"/>
          <w:color w:val="000000"/>
        </w:rPr>
      </w:pPr>
      <w:r w:rsidRPr="00C97F29">
        <w:rPr>
          <w:rFonts w:eastAsia="Calibri" w:cstheme="minorHAnsi"/>
          <w:i/>
          <w:color w:val="000000"/>
        </w:rPr>
        <w:tab/>
      </w:r>
      <w:r w:rsidRPr="00C97F29">
        <w:rPr>
          <w:rFonts w:eastAsia="Calibri" w:cstheme="minorHAnsi"/>
          <w:color w:val="000000"/>
        </w:rPr>
        <w:t>De opdrachten kon ik zonder al te veel moeite maken.</w:t>
      </w:r>
      <w:r w:rsidRPr="00C97F29">
        <w:rPr>
          <w:rFonts w:eastAsia="Calibri" w:cstheme="minorHAnsi"/>
          <w:color w:val="000000"/>
        </w:rPr>
        <w:br/>
      </w:r>
      <w:r w:rsidRPr="00C97F29">
        <w:rPr>
          <w:rFonts w:eastAsia="Calibri" w:cstheme="minorHAnsi"/>
          <w:color w:val="000000"/>
        </w:rPr>
        <w:tab/>
        <w:t>Het belangrijkste vind ik dat ik het goed kan vinden met mijn leerteam.</w:t>
      </w:r>
      <w:r w:rsidRPr="00C97F29">
        <w:rPr>
          <w:rFonts w:eastAsia="Calibri" w:cstheme="minorHAnsi"/>
          <w:color w:val="000000"/>
        </w:rPr>
        <w:tab/>
        <w:t xml:space="preserve"> </w:t>
      </w:r>
    </w:p>
    <w:p w14:paraId="5D1332BA" w14:textId="77777777" w:rsidR="00BA583D" w:rsidRPr="00C97F29" w:rsidRDefault="00BA583D" w:rsidP="003107A6">
      <w:pPr>
        <w:rPr>
          <w:rFonts w:eastAsia="Calibri" w:cstheme="minorHAnsi"/>
          <w:i/>
          <w:color w:val="000000"/>
        </w:rPr>
      </w:pPr>
    </w:p>
    <w:p w14:paraId="52E7209A" w14:textId="77777777" w:rsidR="003107A6" w:rsidRPr="00C97F29" w:rsidRDefault="003107A6" w:rsidP="003107A6">
      <w:pPr>
        <w:numPr>
          <w:ilvl w:val="0"/>
          <w:numId w:val="17"/>
        </w:numPr>
        <w:spacing w:after="160" w:line="259" w:lineRule="auto"/>
        <w:ind w:left="720" w:hanging="360"/>
        <w:rPr>
          <w:rFonts w:eastAsia="Calibri" w:cstheme="minorHAnsi"/>
          <w:b/>
          <w:bCs/>
          <w:i/>
          <w:color w:val="000000"/>
        </w:rPr>
      </w:pPr>
      <w:r w:rsidRPr="00C97F29">
        <w:rPr>
          <w:rFonts w:eastAsia="Calibri" w:cstheme="minorHAnsi"/>
          <w:b/>
          <w:bCs/>
          <w:i/>
          <w:color w:val="000000"/>
        </w:rPr>
        <w:t>Wat ging de afgelopen weken minder goed? Of was moeilijk?</w:t>
      </w:r>
    </w:p>
    <w:p w14:paraId="07DA84B9" w14:textId="77777777" w:rsidR="003107A6" w:rsidRPr="00C97F29" w:rsidRDefault="003107A6" w:rsidP="003107A6">
      <w:pPr>
        <w:ind w:left="720"/>
        <w:rPr>
          <w:rFonts w:eastAsia="Calibri" w:cstheme="minorHAnsi"/>
          <w:color w:val="000000"/>
        </w:rPr>
      </w:pPr>
      <w:r w:rsidRPr="00C97F29">
        <w:rPr>
          <w:rFonts w:eastAsia="Calibri" w:cstheme="minorHAnsi"/>
          <w:color w:val="000000"/>
        </w:rPr>
        <w:t>Ik vond het rekenen met hexadecimale lastig, maar na meer uitleg lukte het. Het blijft voor mij wel een lastig onderwerp.</w:t>
      </w:r>
    </w:p>
    <w:p w14:paraId="160BBA45" w14:textId="77777777" w:rsidR="00BA583D" w:rsidRPr="00C97F29" w:rsidRDefault="00BA583D" w:rsidP="003107A6">
      <w:pPr>
        <w:ind w:left="720"/>
        <w:rPr>
          <w:rFonts w:eastAsia="Calibri" w:cstheme="minorHAnsi"/>
          <w:i/>
          <w:color w:val="000000"/>
        </w:rPr>
      </w:pPr>
    </w:p>
    <w:p w14:paraId="65225956" w14:textId="77777777" w:rsidR="003107A6" w:rsidRPr="00C97F29" w:rsidRDefault="003107A6" w:rsidP="003107A6">
      <w:pPr>
        <w:numPr>
          <w:ilvl w:val="0"/>
          <w:numId w:val="18"/>
        </w:numPr>
        <w:spacing w:after="160" w:line="259" w:lineRule="auto"/>
        <w:ind w:left="720" w:hanging="360"/>
        <w:rPr>
          <w:rFonts w:eastAsia="Calibri" w:cstheme="minorHAnsi"/>
          <w:b/>
          <w:bCs/>
          <w:i/>
          <w:color w:val="000000"/>
        </w:rPr>
      </w:pPr>
      <w:r w:rsidRPr="00C97F29">
        <w:rPr>
          <w:rFonts w:eastAsia="Calibri" w:cstheme="minorHAnsi"/>
          <w:b/>
          <w:bCs/>
          <w:i/>
          <w:color w:val="000000"/>
        </w:rPr>
        <w:t xml:space="preserve">Wat is je stappenplan als je vastloopt? </w:t>
      </w:r>
    </w:p>
    <w:p w14:paraId="71CA37EB" w14:textId="6486C8B2" w:rsidR="003107A6" w:rsidRDefault="003107A6" w:rsidP="003107A6">
      <w:pPr>
        <w:ind w:left="720"/>
        <w:rPr>
          <w:rFonts w:eastAsia="Calibri" w:cstheme="minorHAnsi"/>
          <w:color w:val="000000"/>
        </w:rPr>
      </w:pPr>
      <w:r w:rsidRPr="00C97F29">
        <w:rPr>
          <w:rFonts w:eastAsia="Calibri" w:cstheme="minorHAnsi"/>
          <w:color w:val="000000"/>
        </w:rPr>
        <w:t xml:space="preserve">Mijn stappenplan is: </w:t>
      </w:r>
    </w:p>
    <w:p w14:paraId="1F3AC75D" w14:textId="09584D18" w:rsidR="00BA583D" w:rsidRDefault="00D02190" w:rsidP="00695325">
      <w:pPr>
        <w:pStyle w:val="ListParagraph"/>
        <w:numPr>
          <w:ilvl w:val="3"/>
          <w:numId w:val="2"/>
        </w:numPr>
        <w:rPr>
          <w:rFonts w:eastAsia="Calibri" w:cstheme="minorHAnsi"/>
          <w:color w:val="000000"/>
        </w:rPr>
      </w:pPr>
      <w:r>
        <w:rPr>
          <w:rFonts w:eastAsia="Calibri" w:cstheme="minorHAnsi"/>
          <w:color w:val="000000"/>
        </w:rPr>
        <w:t xml:space="preserve">Googelen: Ik Google naar steekwoorden van het probleem. Bijvoorbeeld, “Database </w:t>
      </w:r>
      <w:proofErr w:type="spellStart"/>
      <w:r>
        <w:rPr>
          <w:rFonts w:eastAsia="Calibri" w:cstheme="minorHAnsi"/>
          <w:color w:val="000000"/>
        </w:rPr>
        <w:t>not</w:t>
      </w:r>
      <w:proofErr w:type="spellEnd"/>
      <w:r>
        <w:rPr>
          <w:rFonts w:eastAsia="Calibri" w:cstheme="minorHAnsi"/>
          <w:color w:val="000000"/>
        </w:rPr>
        <w:t xml:space="preserve"> persistent” wanneer de database niet persistent is. Vervolgens kijk ik of de oplossing op het probleem veel </w:t>
      </w:r>
      <w:proofErr w:type="spellStart"/>
      <w:r>
        <w:rPr>
          <w:rFonts w:eastAsia="Calibri" w:cstheme="minorHAnsi"/>
          <w:color w:val="000000"/>
        </w:rPr>
        <w:t>upvotes</w:t>
      </w:r>
      <w:proofErr w:type="spellEnd"/>
      <w:r>
        <w:rPr>
          <w:rFonts w:eastAsia="Calibri" w:cstheme="minorHAnsi"/>
          <w:color w:val="000000"/>
        </w:rPr>
        <w:t xml:space="preserve"> heeft of niet.</w:t>
      </w:r>
    </w:p>
    <w:p w14:paraId="566C95B6" w14:textId="6DD04AA5" w:rsidR="00695325" w:rsidRDefault="00695325" w:rsidP="00695325">
      <w:pPr>
        <w:pStyle w:val="ListParagraph"/>
        <w:numPr>
          <w:ilvl w:val="3"/>
          <w:numId w:val="2"/>
        </w:numPr>
        <w:rPr>
          <w:rFonts w:eastAsia="Calibri" w:cstheme="minorHAnsi"/>
          <w:color w:val="000000"/>
        </w:rPr>
      </w:pPr>
      <w:r>
        <w:rPr>
          <w:rFonts w:eastAsia="Calibri" w:cstheme="minorHAnsi"/>
          <w:color w:val="000000"/>
        </w:rPr>
        <w:t>Vragen of mijn leerteam soortgelijke problemen heeft ervaren en hoe zij het dan hebben opgelost.</w:t>
      </w:r>
    </w:p>
    <w:p w14:paraId="2CD4FBE1" w14:textId="0DDE5748" w:rsidR="00695325" w:rsidRDefault="00695325" w:rsidP="00695325">
      <w:pPr>
        <w:pStyle w:val="ListParagraph"/>
        <w:numPr>
          <w:ilvl w:val="3"/>
          <w:numId w:val="2"/>
        </w:numPr>
        <w:rPr>
          <w:rFonts w:eastAsia="Calibri" w:cstheme="minorHAnsi"/>
          <w:color w:val="000000"/>
        </w:rPr>
      </w:pPr>
      <w:r>
        <w:rPr>
          <w:rFonts w:eastAsia="Calibri" w:cstheme="minorHAnsi"/>
          <w:color w:val="000000"/>
        </w:rPr>
        <w:t>Vragen aan een collega die op dit moment in het tweede leerjaar zit.</w:t>
      </w:r>
    </w:p>
    <w:p w14:paraId="62704BDE" w14:textId="196EEFE9" w:rsidR="00695325" w:rsidRDefault="00695325" w:rsidP="00695325">
      <w:pPr>
        <w:pStyle w:val="ListParagraph"/>
        <w:numPr>
          <w:ilvl w:val="3"/>
          <w:numId w:val="2"/>
        </w:numPr>
        <w:rPr>
          <w:rFonts w:eastAsia="Calibri" w:cstheme="minorHAnsi"/>
          <w:color w:val="000000"/>
        </w:rPr>
      </w:pPr>
      <w:r>
        <w:rPr>
          <w:rFonts w:eastAsia="Calibri" w:cstheme="minorHAnsi"/>
          <w:color w:val="000000"/>
        </w:rPr>
        <w:t>Vragen aan onze peercoach</w:t>
      </w:r>
    </w:p>
    <w:p w14:paraId="402CF818" w14:textId="7C5B725B" w:rsidR="00695325" w:rsidRDefault="00695325" w:rsidP="00695325">
      <w:pPr>
        <w:pStyle w:val="ListParagraph"/>
        <w:numPr>
          <w:ilvl w:val="3"/>
          <w:numId w:val="2"/>
        </w:numPr>
        <w:rPr>
          <w:rFonts w:eastAsia="Calibri" w:cstheme="minorHAnsi"/>
          <w:color w:val="000000"/>
        </w:rPr>
      </w:pPr>
      <w:r>
        <w:rPr>
          <w:rFonts w:eastAsia="Calibri" w:cstheme="minorHAnsi"/>
          <w:color w:val="000000"/>
        </w:rPr>
        <w:t>Als laatste redmiddel zal ik het probleem bij Ditmar voorleggen.</w:t>
      </w:r>
    </w:p>
    <w:p w14:paraId="5B3F02FF" w14:textId="77777777" w:rsidR="00695325" w:rsidRDefault="00695325">
      <w:pPr>
        <w:spacing w:after="160" w:line="259" w:lineRule="auto"/>
        <w:rPr>
          <w:rFonts w:eastAsia="Calibri" w:cstheme="minorHAnsi"/>
          <w:color w:val="000000"/>
        </w:rPr>
      </w:pPr>
      <w:r>
        <w:rPr>
          <w:rFonts w:eastAsia="Calibri" w:cstheme="minorHAnsi"/>
          <w:color w:val="000000"/>
        </w:rPr>
        <w:br w:type="page"/>
      </w:r>
    </w:p>
    <w:p w14:paraId="75D01FFD" w14:textId="77777777" w:rsidR="003107A6" w:rsidRPr="00C97F29" w:rsidRDefault="003107A6" w:rsidP="003107A6">
      <w:pPr>
        <w:numPr>
          <w:ilvl w:val="0"/>
          <w:numId w:val="19"/>
        </w:numPr>
        <w:spacing w:after="160" w:line="259" w:lineRule="auto"/>
        <w:ind w:left="720" w:hanging="360"/>
        <w:rPr>
          <w:rFonts w:eastAsia="Calibri" w:cstheme="minorHAnsi"/>
          <w:b/>
          <w:bCs/>
          <w:i/>
          <w:color w:val="000000"/>
        </w:rPr>
      </w:pPr>
      <w:r w:rsidRPr="00C97F29">
        <w:rPr>
          <w:rFonts w:eastAsia="Calibri" w:cstheme="minorHAnsi"/>
          <w:b/>
          <w:bCs/>
          <w:i/>
          <w:color w:val="000000"/>
        </w:rPr>
        <w:lastRenderedPageBreak/>
        <w:t>Welke bronnen/hulpmiddelen heb jij tot je beschikking voor de BaseCamp?</w:t>
      </w:r>
    </w:p>
    <w:p w14:paraId="4C682339" w14:textId="7EF07F0F" w:rsidR="003107A6" w:rsidRPr="00F359C6" w:rsidRDefault="1FB08D22" w:rsidP="00F359C6">
      <w:pPr>
        <w:ind w:left="720"/>
        <w:rPr>
          <w:rFonts w:eastAsia="Calibri"/>
          <w:color w:val="000000" w:themeColor="text1"/>
        </w:rPr>
      </w:pPr>
      <w:r w:rsidRPr="1FB08D22">
        <w:rPr>
          <w:rFonts w:eastAsia="Calibri"/>
          <w:color w:val="000000" w:themeColor="text1"/>
        </w:rPr>
        <w:t xml:space="preserve">Ik heb het Python boek die ik kan gebruiken als bron, ook </w:t>
      </w:r>
      <w:r w:rsidR="00F359C6">
        <w:rPr>
          <w:rFonts w:eastAsia="Calibri"/>
          <w:color w:val="000000" w:themeColor="text1"/>
        </w:rPr>
        <w:t>kan ik met het gebruik van</w:t>
      </w:r>
      <w:r w:rsidRPr="1FB08D22">
        <w:rPr>
          <w:rFonts w:eastAsia="Calibri"/>
          <w:color w:val="000000" w:themeColor="text1"/>
        </w:rPr>
        <w:t xml:space="preserve"> Google Scholar veel </w:t>
      </w:r>
      <w:r w:rsidR="00F359C6">
        <w:rPr>
          <w:rFonts w:eastAsia="Calibri"/>
          <w:color w:val="000000" w:themeColor="text1"/>
        </w:rPr>
        <w:t>wetenschappelijke bronnen</w:t>
      </w:r>
      <w:r w:rsidRPr="1FB08D22">
        <w:rPr>
          <w:rFonts w:eastAsia="Calibri"/>
          <w:color w:val="000000" w:themeColor="text1"/>
        </w:rPr>
        <w:t xml:space="preserve"> vinden.</w:t>
      </w:r>
      <w:r w:rsidR="00F359C6">
        <w:rPr>
          <w:rFonts w:eastAsia="Calibri"/>
          <w:color w:val="000000" w:themeColor="text1"/>
        </w:rPr>
        <w:t xml:space="preserve"> Zo heb ik bijvoorbeeld toen we bezig waren met de </w:t>
      </w:r>
      <w:proofErr w:type="spellStart"/>
      <w:r w:rsidR="00F359C6">
        <w:rPr>
          <w:rFonts w:eastAsia="Calibri"/>
          <w:color w:val="000000" w:themeColor="text1"/>
        </w:rPr>
        <w:t>supporting</w:t>
      </w:r>
      <w:proofErr w:type="spellEnd"/>
      <w:r w:rsidR="00F359C6">
        <w:rPr>
          <w:rFonts w:eastAsia="Calibri"/>
          <w:color w:val="000000" w:themeColor="text1"/>
        </w:rPr>
        <w:t xml:space="preserve"> topic data formats, via Google Scholar deze bron gevonden: </w:t>
      </w:r>
      <w:sdt>
        <w:sdtPr>
          <w:rPr>
            <w:rFonts w:eastAsia="Calibri"/>
            <w:color w:val="000000" w:themeColor="text1"/>
          </w:rPr>
          <w:id w:val="-926797748"/>
          <w:citation/>
        </w:sdtPr>
        <w:sdtContent>
          <w:r w:rsidR="00504BF5">
            <w:rPr>
              <w:rFonts w:eastAsia="Calibri"/>
              <w:color w:val="000000" w:themeColor="text1"/>
            </w:rPr>
            <w:fldChar w:fldCharType="begin"/>
          </w:r>
          <w:r w:rsidR="00504BF5">
            <w:rPr>
              <w:rFonts w:eastAsia="Calibri"/>
              <w:color w:val="000000" w:themeColor="text1"/>
              <w:lang w:val="en-GB"/>
            </w:rPr>
            <w:instrText xml:space="preserve"> CITATION 11 \l 2057 </w:instrText>
          </w:r>
          <w:r w:rsidR="00504BF5">
            <w:rPr>
              <w:rFonts w:eastAsia="Calibri"/>
              <w:color w:val="000000" w:themeColor="text1"/>
            </w:rPr>
            <w:fldChar w:fldCharType="separate"/>
          </w:r>
          <w:r w:rsidR="009F6454" w:rsidRPr="009F6454">
            <w:rPr>
              <w:rFonts w:eastAsia="Calibri"/>
              <w:noProof/>
              <w:color w:val="000000" w:themeColor="text1"/>
              <w:lang w:val="en-GB"/>
            </w:rPr>
            <w:t>[1]</w:t>
          </w:r>
          <w:r w:rsidR="00504BF5">
            <w:rPr>
              <w:rFonts w:eastAsia="Calibri"/>
              <w:color w:val="000000" w:themeColor="text1"/>
            </w:rPr>
            <w:fldChar w:fldCharType="end"/>
          </w:r>
        </w:sdtContent>
      </w:sdt>
      <w:r w:rsidR="00504BF5">
        <w:rPr>
          <w:rFonts w:cstheme="minorHAnsi"/>
          <w:noProof/>
          <w:lang w:val="en-US"/>
        </w:rPr>
        <w:t xml:space="preserve">. </w:t>
      </w:r>
      <w:r w:rsidRPr="1FB08D22">
        <w:rPr>
          <w:rFonts w:eastAsia="Calibri"/>
          <w:color w:val="000000" w:themeColor="text1"/>
        </w:rPr>
        <w:t>Voor hulpmiddelen heb ik ook nog collega’s die dezelfde stof gehad hebben waar ik naartoe kan met vragen.</w:t>
      </w:r>
    </w:p>
    <w:p w14:paraId="4D82956E" w14:textId="77777777" w:rsidR="00BA583D" w:rsidRDefault="00BA583D" w:rsidP="003107A6">
      <w:pPr>
        <w:ind w:left="720"/>
        <w:rPr>
          <w:rFonts w:eastAsia="Calibri" w:cstheme="minorHAnsi"/>
          <w:color w:val="000000"/>
        </w:rPr>
      </w:pPr>
    </w:p>
    <w:p w14:paraId="64783D66" w14:textId="2713C912" w:rsidR="00504BF5" w:rsidRDefault="00504BF5">
      <w:pPr>
        <w:spacing w:after="160" w:line="259" w:lineRule="auto"/>
        <w:rPr>
          <w:rFonts w:eastAsia="Calibri" w:cstheme="minorHAnsi"/>
          <w:color w:val="000000"/>
        </w:rPr>
      </w:pPr>
      <w:r>
        <w:rPr>
          <w:rFonts w:eastAsia="Calibri" w:cstheme="minorHAnsi"/>
          <w:color w:val="000000"/>
        </w:rPr>
        <w:br w:type="page"/>
      </w:r>
    </w:p>
    <w:p w14:paraId="521C145A" w14:textId="77777777" w:rsidR="003107A6" w:rsidRPr="00C97F29" w:rsidRDefault="003107A6" w:rsidP="003107A6">
      <w:pPr>
        <w:numPr>
          <w:ilvl w:val="0"/>
          <w:numId w:val="20"/>
        </w:numPr>
        <w:spacing w:after="160" w:line="259" w:lineRule="auto"/>
        <w:ind w:left="720" w:hanging="360"/>
        <w:rPr>
          <w:rFonts w:eastAsia="Calibri" w:cstheme="minorHAnsi"/>
          <w:b/>
          <w:bCs/>
          <w:i/>
          <w:color w:val="000000"/>
        </w:rPr>
      </w:pPr>
      <w:r w:rsidRPr="00C97F29">
        <w:rPr>
          <w:rFonts w:eastAsia="Calibri" w:cstheme="minorHAnsi"/>
          <w:b/>
          <w:bCs/>
          <w:i/>
          <w:color w:val="000000"/>
        </w:rPr>
        <w:lastRenderedPageBreak/>
        <w:t>Wat vind je van de inhoud van BaseCamp?</w:t>
      </w:r>
    </w:p>
    <w:p w14:paraId="1A45A7F3" w14:textId="77777777" w:rsidR="003107A6" w:rsidRPr="00C97F29" w:rsidRDefault="003107A6" w:rsidP="003107A6">
      <w:pPr>
        <w:ind w:left="720"/>
        <w:rPr>
          <w:rFonts w:eastAsia="Calibri" w:cstheme="minorHAnsi"/>
          <w:color w:val="000000"/>
        </w:rPr>
      </w:pPr>
      <w:r w:rsidRPr="00C97F29">
        <w:rPr>
          <w:rFonts w:eastAsia="Calibri" w:cstheme="minorHAnsi"/>
          <w:color w:val="000000"/>
        </w:rPr>
        <w:t>De stof die we krijgen in BaseCamp is de basis voor alles, maakt niet uit welke taal het is, de principes blijven zich herhalen. Daarom vind ik het een leuke en interessante inhoud.</w:t>
      </w:r>
    </w:p>
    <w:p w14:paraId="7D48D44A" w14:textId="77777777" w:rsidR="003107A6" w:rsidRPr="00C97F29" w:rsidRDefault="003107A6" w:rsidP="003107A6">
      <w:pPr>
        <w:ind w:left="720"/>
        <w:rPr>
          <w:rFonts w:eastAsia="Calibri" w:cstheme="minorHAnsi"/>
          <w:color w:val="000000"/>
        </w:rPr>
      </w:pPr>
    </w:p>
    <w:p w14:paraId="6E0511DE" w14:textId="77777777" w:rsidR="003107A6" w:rsidRPr="00C97F29" w:rsidRDefault="003107A6" w:rsidP="003107A6">
      <w:pPr>
        <w:ind w:left="720"/>
        <w:rPr>
          <w:rFonts w:eastAsia="Calibri" w:cstheme="minorHAnsi"/>
          <w:color w:val="000000"/>
        </w:rPr>
      </w:pPr>
    </w:p>
    <w:p w14:paraId="538B5C92" w14:textId="77777777" w:rsidR="003107A6" w:rsidRPr="00C97F29" w:rsidRDefault="003107A6" w:rsidP="003107A6">
      <w:pPr>
        <w:numPr>
          <w:ilvl w:val="0"/>
          <w:numId w:val="21"/>
        </w:numPr>
        <w:spacing w:after="160" w:line="259" w:lineRule="auto"/>
        <w:ind w:left="720" w:hanging="360"/>
        <w:rPr>
          <w:rFonts w:eastAsia="Calibri" w:cstheme="minorHAnsi"/>
          <w:b/>
          <w:bCs/>
          <w:i/>
          <w:color w:val="000000"/>
        </w:rPr>
      </w:pPr>
      <w:r w:rsidRPr="00C97F29">
        <w:rPr>
          <w:rFonts w:eastAsia="Calibri" w:cstheme="minorHAnsi"/>
          <w:b/>
          <w:bCs/>
          <w:i/>
          <w:color w:val="000000"/>
        </w:rPr>
        <w:t>Wat vind je van het leren programmeren in Python?</w:t>
      </w:r>
    </w:p>
    <w:p w14:paraId="246B2EAC" w14:textId="77777777" w:rsidR="003107A6" w:rsidRPr="00C97F29" w:rsidRDefault="003107A6" w:rsidP="003107A6">
      <w:pPr>
        <w:ind w:left="720"/>
        <w:rPr>
          <w:rFonts w:eastAsia="Calibri" w:cstheme="minorHAnsi"/>
          <w:color w:val="000000"/>
        </w:rPr>
      </w:pPr>
      <w:r w:rsidRPr="00C97F29">
        <w:rPr>
          <w:rFonts w:eastAsia="Calibri" w:cstheme="minorHAnsi"/>
          <w:color w:val="000000"/>
        </w:rPr>
        <w:t>Python is een goede taal om mee te beginnen, omdat de syntax enorm op Engels lijkt. Python kan worden gebruikt om kleine dingen te automatiseren, maar ook voor grootschalige AI.</w:t>
      </w:r>
    </w:p>
    <w:p w14:paraId="3EEA49F6" w14:textId="77777777" w:rsidR="003107A6" w:rsidRPr="00C97F29" w:rsidRDefault="003107A6" w:rsidP="003107A6">
      <w:pPr>
        <w:spacing w:line="240" w:lineRule="auto"/>
        <w:ind w:left="720"/>
        <w:rPr>
          <w:rFonts w:eastAsia="Calibri" w:cstheme="minorHAnsi"/>
          <w:color w:val="000000"/>
        </w:rPr>
      </w:pPr>
      <w:r w:rsidRPr="00C97F29">
        <w:rPr>
          <w:rFonts w:eastAsia="Calibri" w:cstheme="minorHAnsi"/>
          <w:color w:val="000000"/>
        </w:rPr>
        <w:t>Het is een goede allround programmeertaal, en daarom vind ik het een fijne taal om mee te beginnen.</w:t>
      </w:r>
    </w:p>
    <w:p w14:paraId="3D24352A" w14:textId="77777777" w:rsidR="003107A6" w:rsidRPr="00C97F29" w:rsidRDefault="003107A6" w:rsidP="003107A6">
      <w:pPr>
        <w:spacing w:line="240" w:lineRule="auto"/>
        <w:rPr>
          <w:rFonts w:eastAsia="Calibri" w:cstheme="minorHAnsi"/>
          <w:color w:val="000000"/>
        </w:rPr>
      </w:pPr>
    </w:p>
    <w:p w14:paraId="31185B15" w14:textId="77777777" w:rsidR="003107A6" w:rsidRPr="00C97F29" w:rsidRDefault="003107A6" w:rsidP="003107A6">
      <w:pPr>
        <w:spacing w:line="240" w:lineRule="auto"/>
        <w:rPr>
          <w:rFonts w:eastAsia="Calibri" w:cstheme="minorHAnsi"/>
          <w:color w:val="000000"/>
          <w:sz w:val="24"/>
        </w:rPr>
      </w:pPr>
      <w:r w:rsidRPr="00C97F29">
        <w:rPr>
          <w:rFonts w:eastAsia="Calibri" w:cstheme="minorHAnsi"/>
          <w:color w:val="000000"/>
          <w:sz w:val="24"/>
        </w:rPr>
        <w:t>Je hebt de checklist studiegewoonten en -vaardigheden ingevuld.</w:t>
      </w:r>
    </w:p>
    <w:p w14:paraId="0E6B11C5" w14:textId="77777777" w:rsidR="003107A6" w:rsidRPr="00C97F29" w:rsidRDefault="003107A6" w:rsidP="003107A6">
      <w:pPr>
        <w:numPr>
          <w:ilvl w:val="0"/>
          <w:numId w:val="22"/>
        </w:numPr>
        <w:spacing w:after="160" w:line="259" w:lineRule="auto"/>
        <w:ind w:left="720" w:hanging="360"/>
        <w:rPr>
          <w:rFonts w:eastAsia="Calibri" w:cstheme="minorHAnsi"/>
          <w:b/>
          <w:bCs/>
          <w:i/>
          <w:iCs/>
          <w:color w:val="000000"/>
        </w:rPr>
      </w:pPr>
      <w:r w:rsidRPr="00C97F29">
        <w:rPr>
          <w:rFonts w:eastAsia="Calibri" w:cstheme="minorHAnsi"/>
          <w:b/>
          <w:bCs/>
          <w:i/>
          <w:iCs/>
          <w:color w:val="000000"/>
        </w:rPr>
        <w:t xml:space="preserve">Wat was de uitslag? </w:t>
      </w:r>
    </w:p>
    <w:p w14:paraId="3C955D93" w14:textId="77777777" w:rsidR="003107A6" w:rsidRPr="00C97F29" w:rsidRDefault="003107A6" w:rsidP="003107A6">
      <w:pPr>
        <w:ind w:left="720"/>
        <w:rPr>
          <w:rFonts w:eastAsia="Calibri" w:cstheme="minorHAnsi"/>
          <w:color w:val="000000"/>
        </w:rPr>
      </w:pPr>
      <w:r w:rsidRPr="00C97F29">
        <w:rPr>
          <w:rFonts w:eastAsia="Calibri" w:cstheme="minorHAnsi"/>
          <w:color w:val="000000"/>
        </w:rPr>
        <w:t>De uitslag was 125 punten, dat staat voor “Je hebt gewerkt aan het ontwikkelen van een reeks vaardigheden en gewoontes die het zullen vergemakkelijken om academisch succes te behalen bij het hoger onderwijs. Bekijk de checklist om te zien waar je je werkwijzen moet aanscherpen om in de ‘"bijna altijd’ categorieën terecht te komen. Als je eenmaal de specifieke werkwijzen hebt vastgesteld die moeten worden verbeterd, stel je jezelf gerichte studievaardigheidsdoelen.”</w:t>
      </w:r>
    </w:p>
    <w:p w14:paraId="4BA722F6" w14:textId="08D9D988" w:rsidR="00F3290C" w:rsidRPr="00954484" w:rsidRDefault="003107A6" w:rsidP="00954484">
      <w:pPr>
        <w:numPr>
          <w:ilvl w:val="0"/>
          <w:numId w:val="23"/>
        </w:numPr>
        <w:spacing w:after="160" w:line="259" w:lineRule="auto"/>
        <w:ind w:left="720" w:hanging="360"/>
        <w:rPr>
          <w:rFonts w:eastAsia="Calibri" w:cstheme="minorHAnsi"/>
          <w:b/>
          <w:bCs/>
          <w:i/>
          <w:iCs/>
          <w:sz w:val="28"/>
        </w:rPr>
      </w:pPr>
      <w:r w:rsidRPr="00C97F29">
        <w:rPr>
          <w:rFonts w:eastAsia="Calibri" w:cstheme="minorHAnsi"/>
          <w:b/>
          <w:bCs/>
          <w:i/>
          <w:iCs/>
          <w:color w:val="000000"/>
        </w:rPr>
        <w:t>In hoeverre herken je jezelf in de uitslag?</w:t>
      </w:r>
    </w:p>
    <w:p w14:paraId="3FD6DAD9" w14:textId="08F1E202" w:rsidR="00E32E34" w:rsidRPr="00C97F29" w:rsidRDefault="00E32E34" w:rsidP="0D27FB3C">
      <w:pPr>
        <w:ind w:left="720"/>
        <w:rPr>
          <w:rFonts w:eastAsia="Calibri"/>
        </w:rPr>
      </w:pPr>
      <w:r>
        <w:rPr>
          <w:rFonts w:eastAsia="Calibri"/>
        </w:rPr>
        <w:t>Ik denk dat ik inderdaad heb gewerkt aan een manier om beter te kunnen studeren door te zorgen voor een rustige plek en veel betrokken te zijn in mijn studiegroep. Het is mij ook duidelijk aan welke punten ik moet werken om dit verder te verbeteren. Met name op het gebied van concentratie en motivatie.</w:t>
      </w:r>
    </w:p>
    <w:p w14:paraId="74EE11C3" w14:textId="16338229" w:rsidR="00F3290C" w:rsidRPr="00C97F29" w:rsidRDefault="00F3290C" w:rsidP="003107A6">
      <w:pPr>
        <w:ind w:left="720"/>
        <w:rPr>
          <w:rFonts w:eastAsia="Calibri" w:cstheme="minorHAnsi"/>
        </w:rPr>
      </w:pPr>
      <w:r w:rsidRPr="00C97F29">
        <w:rPr>
          <w:rFonts w:eastAsia="Calibri" w:cstheme="minorHAnsi"/>
        </w:rPr>
        <w:br/>
      </w:r>
    </w:p>
    <w:p w14:paraId="51152973" w14:textId="77777777" w:rsidR="00F3290C" w:rsidRPr="00C97F29" w:rsidRDefault="00F3290C">
      <w:pPr>
        <w:spacing w:after="160" w:line="259" w:lineRule="auto"/>
        <w:rPr>
          <w:rFonts w:eastAsia="Calibri" w:cstheme="minorHAnsi"/>
        </w:rPr>
      </w:pPr>
      <w:r w:rsidRPr="00C97F29">
        <w:rPr>
          <w:rFonts w:eastAsia="Calibri" w:cstheme="minorHAnsi"/>
        </w:rPr>
        <w:br w:type="page"/>
      </w:r>
    </w:p>
    <w:p w14:paraId="19970D19" w14:textId="77777777" w:rsidR="00096DDA" w:rsidRPr="00C97F29" w:rsidRDefault="00096DDA" w:rsidP="00096DDA">
      <w:pPr>
        <w:pStyle w:val="NormalWeb"/>
        <w:numPr>
          <w:ilvl w:val="1"/>
          <w:numId w:val="5"/>
        </w:numPr>
        <w:shd w:val="clear" w:color="auto" w:fill="FFFFFF" w:themeFill="background1"/>
        <w:spacing w:before="0" w:beforeAutospacing="0" w:after="0" w:afterAutospacing="0"/>
        <w:ind w:left="567" w:hanging="567"/>
        <w:rPr>
          <w:rFonts w:asciiTheme="minorHAnsi" w:hAnsiTheme="minorHAnsi" w:cstheme="minorHAnsi"/>
          <w:color w:val="242424"/>
          <w:sz w:val="22"/>
          <w:szCs w:val="22"/>
        </w:rPr>
      </w:pPr>
      <w:r w:rsidRPr="00C97F29">
        <w:rPr>
          <w:rFonts w:asciiTheme="minorHAnsi" w:hAnsiTheme="minorHAnsi" w:cstheme="minorHAnsi"/>
          <w:color w:val="242424"/>
          <w:sz w:val="22"/>
          <w:szCs w:val="22"/>
        </w:rPr>
        <w:lastRenderedPageBreak/>
        <w:t>Feedbacksessie: verslag - week 4/5</w:t>
      </w:r>
    </w:p>
    <w:p w14:paraId="16D5C661" w14:textId="77777777" w:rsidR="001973CE" w:rsidRPr="00C97F29" w:rsidRDefault="005154FF" w:rsidP="00DB00A9">
      <w:pPr>
        <w:pStyle w:val="NormalWeb"/>
        <w:shd w:val="clear" w:color="auto" w:fill="FFFFFF" w:themeFill="background1"/>
        <w:ind w:left="567"/>
        <w:rPr>
          <w:rFonts w:asciiTheme="minorHAnsi" w:hAnsiTheme="minorHAnsi" w:cstheme="minorHAnsi"/>
          <w:b/>
          <w:bCs/>
          <w:color w:val="242424"/>
          <w:sz w:val="22"/>
          <w:szCs w:val="22"/>
        </w:rPr>
      </w:pPr>
      <w:r w:rsidRPr="00C97F29">
        <w:rPr>
          <w:rFonts w:asciiTheme="minorHAnsi" w:hAnsiTheme="minorHAnsi" w:cstheme="minorHAnsi"/>
          <w:b/>
          <w:bCs/>
          <w:color w:val="242424"/>
          <w:sz w:val="22"/>
          <w:szCs w:val="22"/>
        </w:rPr>
        <w:t>1. Welke zaken doe je goed volgens je docent?</w:t>
      </w:r>
    </w:p>
    <w:p w14:paraId="07CB7D45" w14:textId="200C66F0" w:rsidR="005154FF" w:rsidRPr="00C97F29" w:rsidRDefault="005154FF" w:rsidP="00DB00A9">
      <w:pPr>
        <w:pStyle w:val="NormalWeb"/>
        <w:shd w:val="clear" w:color="auto" w:fill="FFFFFF" w:themeFill="background1"/>
        <w:ind w:left="567"/>
        <w:rPr>
          <w:rFonts w:asciiTheme="minorHAnsi" w:hAnsiTheme="minorHAnsi" w:cstheme="minorHAnsi"/>
          <w:b/>
          <w:bCs/>
          <w:color w:val="242424"/>
          <w:sz w:val="22"/>
          <w:szCs w:val="22"/>
        </w:rPr>
      </w:pPr>
      <w:r w:rsidRPr="00C97F29">
        <w:rPr>
          <w:rFonts w:asciiTheme="minorHAnsi" w:hAnsiTheme="minorHAnsi" w:cstheme="minorHAnsi"/>
          <w:color w:val="242424"/>
          <w:sz w:val="22"/>
          <w:szCs w:val="22"/>
        </w:rPr>
        <w:t>Volgens Ditmar lig ik op schema met de leerstof en doe ik actief mee in de les, vooral binnen mijn groepje. Lotte gaf aan dat zij het idee heeft dat ik qua niveau goed op mijn plek zit en dat ik prima pas binnen het HBO.</w:t>
      </w:r>
    </w:p>
    <w:p w14:paraId="249177E4" w14:textId="77777777" w:rsidR="005154FF" w:rsidRPr="00C97F29" w:rsidRDefault="005154FF" w:rsidP="00DB00A9">
      <w:pPr>
        <w:pStyle w:val="NormalWeb"/>
        <w:shd w:val="clear" w:color="auto" w:fill="FFFFFF" w:themeFill="background1"/>
        <w:ind w:left="567"/>
        <w:rPr>
          <w:rFonts w:asciiTheme="minorHAnsi" w:hAnsiTheme="minorHAnsi" w:cstheme="minorHAnsi"/>
          <w:b/>
          <w:bCs/>
          <w:color w:val="242424"/>
          <w:sz w:val="22"/>
          <w:szCs w:val="22"/>
        </w:rPr>
      </w:pPr>
      <w:r w:rsidRPr="00C97F29">
        <w:rPr>
          <w:rFonts w:asciiTheme="minorHAnsi" w:hAnsiTheme="minorHAnsi" w:cstheme="minorHAnsi"/>
          <w:b/>
          <w:bCs/>
          <w:color w:val="242424"/>
          <w:sz w:val="22"/>
          <w:szCs w:val="22"/>
        </w:rPr>
        <w:t>2. Zijn er verbeterpunten besproken? Zo ja, welke?</w:t>
      </w:r>
    </w:p>
    <w:p w14:paraId="7BB125AA" w14:textId="586673B5" w:rsidR="005154FF" w:rsidRPr="00C97F29" w:rsidRDefault="005154FF" w:rsidP="00DB00A9">
      <w:pPr>
        <w:pStyle w:val="NormalWeb"/>
        <w:shd w:val="clear" w:color="auto" w:fill="FFFFFF" w:themeFill="background1"/>
        <w:ind w:left="567"/>
        <w:rPr>
          <w:rFonts w:asciiTheme="minorHAnsi" w:hAnsiTheme="minorHAnsi" w:cstheme="minorHAnsi"/>
          <w:color w:val="242424"/>
          <w:sz w:val="22"/>
          <w:szCs w:val="22"/>
        </w:rPr>
      </w:pPr>
      <w:r w:rsidRPr="00C97F29">
        <w:rPr>
          <w:rFonts w:asciiTheme="minorHAnsi" w:hAnsiTheme="minorHAnsi" w:cstheme="minorHAnsi"/>
          <w:color w:val="242424"/>
          <w:sz w:val="22"/>
          <w:szCs w:val="22"/>
        </w:rPr>
        <w:t>Ja, er zijn een paar verbeterpunten besproken. Lotte gaf aan dat ik af en toe de neiging heb</w:t>
      </w:r>
      <w:r w:rsidR="001973CE" w:rsidRPr="00C97F29">
        <w:rPr>
          <w:rFonts w:asciiTheme="minorHAnsi" w:hAnsiTheme="minorHAnsi" w:cstheme="minorHAnsi"/>
          <w:color w:val="242424"/>
          <w:sz w:val="22"/>
          <w:szCs w:val="22"/>
        </w:rPr>
        <w:t xml:space="preserve"> </w:t>
      </w:r>
      <w:r w:rsidRPr="00C97F29">
        <w:rPr>
          <w:rFonts w:asciiTheme="minorHAnsi" w:hAnsiTheme="minorHAnsi" w:cstheme="minorHAnsi"/>
          <w:color w:val="242424"/>
          <w:sz w:val="22"/>
          <w:szCs w:val="22"/>
        </w:rPr>
        <w:t>om af te dwalen tijdens de les. Ze adviseerde dat ik, wanneer dat gebeurt, het beste kan vragen waar we gebleven zijn of dit kan aangeven.</w:t>
      </w:r>
    </w:p>
    <w:p w14:paraId="55FEE1AB" w14:textId="77777777" w:rsidR="005154FF" w:rsidRPr="00C97F29" w:rsidRDefault="005154FF" w:rsidP="00DB00A9">
      <w:pPr>
        <w:pStyle w:val="NormalWeb"/>
        <w:shd w:val="clear" w:color="auto" w:fill="FFFFFF" w:themeFill="background1"/>
        <w:ind w:left="567"/>
        <w:rPr>
          <w:rFonts w:asciiTheme="minorHAnsi" w:hAnsiTheme="minorHAnsi" w:cstheme="minorHAnsi"/>
          <w:b/>
          <w:bCs/>
          <w:color w:val="242424"/>
          <w:sz w:val="22"/>
          <w:szCs w:val="22"/>
        </w:rPr>
      </w:pPr>
      <w:r w:rsidRPr="00C97F29">
        <w:rPr>
          <w:rFonts w:asciiTheme="minorHAnsi" w:hAnsiTheme="minorHAnsi" w:cstheme="minorHAnsi"/>
          <w:b/>
          <w:bCs/>
          <w:color w:val="242424"/>
          <w:sz w:val="22"/>
          <w:szCs w:val="22"/>
        </w:rPr>
        <w:t>3. Hebben jij en je docent bepaalde afspraken gemaakt voor de komende tijd? Zo ja, welke?</w:t>
      </w:r>
    </w:p>
    <w:p w14:paraId="2E244127" w14:textId="77777777" w:rsidR="005154FF" w:rsidRPr="00C97F29" w:rsidRDefault="005154FF" w:rsidP="00DB00A9">
      <w:pPr>
        <w:pStyle w:val="NormalWeb"/>
        <w:shd w:val="clear" w:color="auto" w:fill="FFFFFF" w:themeFill="background1"/>
        <w:ind w:left="567"/>
        <w:rPr>
          <w:rFonts w:asciiTheme="minorHAnsi" w:hAnsiTheme="minorHAnsi" w:cstheme="minorHAnsi"/>
          <w:color w:val="242424"/>
          <w:sz w:val="22"/>
          <w:szCs w:val="22"/>
        </w:rPr>
      </w:pPr>
      <w:r w:rsidRPr="00C97F29">
        <w:rPr>
          <w:rFonts w:asciiTheme="minorHAnsi" w:hAnsiTheme="minorHAnsi" w:cstheme="minorHAnsi"/>
          <w:color w:val="242424"/>
          <w:sz w:val="22"/>
          <w:szCs w:val="22"/>
        </w:rPr>
        <w:t>Nee, we hebben voor de komende tijd geen afspraken gemaakt.</w:t>
      </w:r>
    </w:p>
    <w:p w14:paraId="3FE43B73" w14:textId="77777777" w:rsidR="005154FF" w:rsidRPr="00C97F29" w:rsidRDefault="005154FF" w:rsidP="00DB00A9">
      <w:pPr>
        <w:pStyle w:val="NormalWeb"/>
        <w:shd w:val="clear" w:color="auto" w:fill="FFFFFF" w:themeFill="background1"/>
        <w:ind w:left="567"/>
        <w:rPr>
          <w:rFonts w:asciiTheme="minorHAnsi" w:hAnsiTheme="minorHAnsi" w:cstheme="minorHAnsi"/>
          <w:b/>
          <w:bCs/>
          <w:color w:val="242424"/>
          <w:sz w:val="22"/>
          <w:szCs w:val="22"/>
        </w:rPr>
      </w:pPr>
      <w:r w:rsidRPr="00C97F29">
        <w:rPr>
          <w:rFonts w:asciiTheme="minorHAnsi" w:hAnsiTheme="minorHAnsi" w:cstheme="minorHAnsi"/>
          <w:b/>
          <w:bCs/>
          <w:color w:val="242424"/>
          <w:sz w:val="22"/>
          <w:szCs w:val="22"/>
        </w:rPr>
        <w:t>4. Wat vind je zelf van de ontvangen feedback? Herken je wat er besproken is?</w:t>
      </w:r>
    </w:p>
    <w:p w14:paraId="5E049D9C" w14:textId="1B458534" w:rsidR="004C65A7" w:rsidRPr="00C97F29" w:rsidRDefault="005154FF" w:rsidP="00DB00A9">
      <w:pPr>
        <w:pStyle w:val="NormalWeb"/>
        <w:shd w:val="clear" w:color="auto" w:fill="FFFFFF" w:themeFill="background1"/>
        <w:ind w:left="567"/>
        <w:rPr>
          <w:rFonts w:asciiTheme="minorHAnsi" w:hAnsiTheme="minorHAnsi" w:cstheme="minorHAnsi"/>
          <w:color w:val="242424"/>
          <w:sz w:val="22"/>
          <w:szCs w:val="22"/>
        </w:rPr>
      </w:pPr>
      <w:r w:rsidRPr="00C97F29">
        <w:rPr>
          <w:rFonts w:asciiTheme="minorHAnsi" w:hAnsiTheme="minorHAnsi" w:cstheme="minorHAnsi"/>
          <w:color w:val="242424"/>
          <w:sz w:val="22"/>
          <w:szCs w:val="22"/>
        </w:rPr>
        <w:t>Ja, ik herken mezelf in de feedback. Het afdwalen tijdens de les gebeurt soms. Nu het tempo nog wat lager ligt, heeft dat nog niet veel invloed (al is het natuurlijk niet ideaal). Maar zodra het tempo hoger ligt, kan het echt een probleem worden als ik blijf afdwalen, dus ik moet daar zeker op letten en vragen als ik iets heb gemist.</w:t>
      </w:r>
    </w:p>
    <w:p w14:paraId="1D1F19FC" w14:textId="351C9E05" w:rsidR="005154FF" w:rsidRPr="00C97F29" w:rsidRDefault="005154FF" w:rsidP="00DB00A9">
      <w:pPr>
        <w:pStyle w:val="NormalWeb"/>
        <w:shd w:val="clear" w:color="auto" w:fill="FFFFFF" w:themeFill="background1"/>
        <w:ind w:left="567"/>
        <w:rPr>
          <w:rFonts w:asciiTheme="minorHAnsi" w:hAnsiTheme="minorHAnsi" w:cstheme="minorHAnsi"/>
          <w:b/>
          <w:bCs/>
          <w:color w:val="242424"/>
          <w:sz w:val="22"/>
          <w:szCs w:val="22"/>
        </w:rPr>
      </w:pPr>
      <w:r w:rsidRPr="00C97F29">
        <w:rPr>
          <w:rFonts w:asciiTheme="minorHAnsi" w:hAnsiTheme="minorHAnsi" w:cstheme="minorHAnsi"/>
          <w:b/>
          <w:bCs/>
          <w:color w:val="242424"/>
          <w:sz w:val="22"/>
          <w:szCs w:val="22"/>
        </w:rPr>
        <w:t>5. Welke zaken uit het gesprek kun je meenemen ter verbetering in de toekomst (plan van aanpak)?</w:t>
      </w:r>
    </w:p>
    <w:p w14:paraId="1B583175" w14:textId="18C229A7" w:rsidR="00954484" w:rsidRPr="00C97F29" w:rsidRDefault="00954484" w:rsidP="0D27FB3C">
      <w:pPr>
        <w:pStyle w:val="NormalWeb"/>
        <w:shd w:val="clear" w:color="auto" w:fill="FFFFFF" w:themeFill="background1"/>
        <w:ind w:left="567"/>
        <w:rPr>
          <w:rFonts w:asciiTheme="minorHAnsi" w:hAnsiTheme="minorHAnsi" w:cstheme="minorBidi"/>
          <w:color w:val="242424"/>
          <w:sz w:val="22"/>
          <w:szCs w:val="22"/>
        </w:rPr>
      </w:pPr>
      <w:r>
        <w:rPr>
          <w:rFonts w:asciiTheme="minorHAnsi" w:hAnsiTheme="minorHAnsi" w:cstheme="minorBidi"/>
          <w:color w:val="242424"/>
          <w:sz w:val="22"/>
          <w:szCs w:val="22"/>
        </w:rPr>
        <w:t xml:space="preserve">- Ik ga proberen te voorkomen dat mijn aandacht afdwaalt door aantekeningen te maken tijdens de lessen. Ook helpt het naar de docent te kijken wanneer deze iets vertelt in plaats van naar de PowerPoint op het bord. </w:t>
      </w:r>
      <w:r w:rsidRPr="0D27FB3C">
        <w:rPr>
          <w:rFonts w:asciiTheme="minorHAnsi" w:hAnsiTheme="minorHAnsi" w:cstheme="minorBidi"/>
          <w:color w:val="242424"/>
          <w:sz w:val="22"/>
          <w:szCs w:val="22"/>
        </w:rPr>
        <w:t>Als ik iets heb gemist, zal ik het meteen aangeven of vragen of de docent het kan herhalen, zodat ik niets belangrijks mis.</w:t>
      </w:r>
    </w:p>
    <w:p w14:paraId="52DE2EB4" w14:textId="74C70A05" w:rsidR="00096DDA" w:rsidRPr="00C97F29" w:rsidRDefault="005154FF" w:rsidP="00DB00A9">
      <w:pPr>
        <w:pStyle w:val="NormalWeb"/>
        <w:shd w:val="clear" w:color="auto" w:fill="FFFFFF" w:themeFill="background1"/>
        <w:spacing w:before="0" w:beforeAutospacing="0" w:after="0" w:afterAutospacing="0"/>
        <w:ind w:left="567"/>
        <w:rPr>
          <w:rFonts w:asciiTheme="minorHAnsi" w:hAnsiTheme="minorHAnsi" w:cstheme="minorHAnsi"/>
          <w:color w:val="242424"/>
          <w:sz w:val="22"/>
          <w:szCs w:val="22"/>
        </w:rPr>
      </w:pPr>
      <w:r w:rsidRPr="00C97F29">
        <w:rPr>
          <w:rFonts w:asciiTheme="minorHAnsi" w:hAnsiTheme="minorHAnsi" w:cstheme="minorHAnsi"/>
          <w:color w:val="242424"/>
          <w:sz w:val="22"/>
          <w:szCs w:val="22"/>
        </w:rPr>
        <w:t>- Hoewel dit punt niet specifiek uit het gesprek kwam, denk ik dat het kan helpen om mijn focus te verbeteren. Door actiever mee te doen in de les, bijvoorbeeld door vragen te stellen of mee te denken tijdens discussies, kan ik mijn aandacht beter vasthouden en het afdwalen verminderen.</w:t>
      </w:r>
    </w:p>
    <w:p w14:paraId="0A2412F8" w14:textId="2BB88EDC" w:rsidR="00096DDA" w:rsidRPr="00C97F29" w:rsidRDefault="00F3290C" w:rsidP="00DB00A9">
      <w:pPr>
        <w:spacing w:after="160" w:line="259" w:lineRule="auto"/>
        <w:ind w:left="567"/>
        <w:rPr>
          <w:rFonts w:cstheme="minorHAnsi"/>
          <w:color w:val="242424"/>
        </w:rPr>
      </w:pPr>
      <w:r w:rsidRPr="00C97F29">
        <w:rPr>
          <w:rFonts w:cstheme="minorHAnsi"/>
          <w:color w:val="242424"/>
        </w:rPr>
        <w:br w:type="page"/>
      </w:r>
    </w:p>
    <w:p w14:paraId="4EABB28F" w14:textId="77777777" w:rsidR="00096DDA" w:rsidRPr="00C97F29" w:rsidRDefault="00096DDA" w:rsidP="00096DDA">
      <w:pPr>
        <w:pStyle w:val="NormalWeb"/>
        <w:numPr>
          <w:ilvl w:val="1"/>
          <w:numId w:val="5"/>
        </w:numPr>
        <w:shd w:val="clear" w:color="auto" w:fill="FFFFFF" w:themeFill="background1"/>
        <w:spacing w:before="0" w:beforeAutospacing="0" w:after="0" w:afterAutospacing="0"/>
        <w:ind w:left="567" w:hanging="567"/>
        <w:rPr>
          <w:rFonts w:asciiTheme="minorHAnsi" w:hAnsiTheme="minorHAnsi" w:cstheme="minorHAnsi"/>
          <w:color w:val="242424"/>
          <w:sz w:val="22"/>
          <w:szCs w:val="22"/>
        </w:rPr>
      </w:pPr>
      <w:r w:rsidRPr="00C97F29">
        <w:rPr>
          <w:rFonts w:asciiTheme="minorHAnsi" w:hAnsiTheme="minorHAnsi" w:cstheme="minorHAnsi"/>
          <w:color w:val="242424"/>
          <w:sz w:val="22"/>
          <w:szCs w:val="22"/>
        </w:rPr>
        <w:lastRenderedPageBreak/>
        <w:t>Plan van aanpak: leerdoelen - week 6</w:t>
      </w:r>
    </w:p>
    <w:p w14:paraId="755AD678" w14:textId="77777777" w:rsidR="00AB2550" w:rsidRPr="00C97F29" w:rsidRDefault="00AB2550" w:rsidP="00AB2550">
      <w:pPr>
        <w:rPr>
          <w:rFonts w:cstheme="minorHAnsi"/>
          <w:sz w:val="28"/>
          <w:szCs w:val="28"/>
        </w:rPr>
      </w:pPr>
    </w:p>
    <w:p w14:paraId="38E2B97F" w14:textId="77777777" w:rsidR="00AB2550" w:rsidRPr="00C97F29" w:rsidRDefault="00AB2550" w:rsidP="0D27FB3C">
      <w:pPr>
        <w:pStyle w:val="ListParagraph"/>
        <w:numPr>
          <w:ilvl w:val="0"/>
          <w:numId w:val="34"/>
        </w:numPr>
        <w:rPr>
          <w:b/>
          <w:bCs/>
          <w:sz w:val="28"/>
          <w:szCs w:val="28"/>
        </w:rPr>
      </w:pPr>
      <w:r w:rsidRPr="0D27FB3C">
        <w:rPr>
          <w:b/>
          <w:bCs/>
          <w:sz w:val="28"/>
          <w:szCs w:val="28"/>
        </w:rPr>
        <w:t xml:space="preserve">Leerdoel Professional Skills </w:t>
      </w:r>
    </w:p>
    <w:p w14:paraId="6CF3195F" w14:textId="77777777" w:rsidR="00AB2550" w:rsidRPr="00C97F29" w:rsidRDefault="00AB2550" w:rsidP="0D27FB3C"/>
    <w:tbl>
      <w:tblPr>
        <w:tblStyle w:val="TableGrid"/>
        <w:tblW w:w="0" w:type="auto"/>
        <w:tblInd w:w="0" w:type="dxa"/>
        <w:tblLook w:val="04A0" w:firstRow="1" w:lastRow="0" w:firstColumn="1" w:lastColumn="0" w:noHBand="0" w:noVBand="1"/>
      </w:tblPr>
      <w:tblGrid>
        <w:gridCol w:w="1412"/>
        <w:gridCol w:w="7604"/>
      </w:tblGrid>
      <w:tr w:rsidR="00AB2550" w:rsidRPr="00C97F29" w14:paraId="6A94CFEF" w14:textId="77777777" w:rsidTr="1FB08D22">
        <w:tc>
          <w:tcPr>
            <w:tcW w:w="1412" w:type="dxa"/>
          </w:tcPr>
          <w:p w14:paraId="4521425B" w14:textId="77777777" w:rsidR="00AB2550" w:rsidRPr="00C97F29" w:rsidRDefault="00AB2550" w:rsidP="000F5B77">
            <w:pPr>
              <w:rPr>
                <w:rFonts w:cstheme="minorHAnsi"/>
              </w:rPr>
            </w:pPr>
            <w:r w:rsidRPr="00C97F29">
              <w:rPr>
                <w:rFonts w:cstheme="minorHAnsi"/>
                <w:b/>
                <w:bCs/>
                <w:color w:val="FF0000"/>
              </w:rPr>
              <w:t>S</w:t>
            </w:r>
            <w:r w:rsidRPr="00C97F29">
              <w:rPr>
                <w:rFonts w:cstheme="minorHAnsi"/>
              </w:rPr>
              <w:t>pecifiek</w:t>
            </w:r>
          </w:p>
        </w:tc>
        <w:tc>
          <w:tcPr>
            <w:tcW w:w="7604" w:type="dxa"/>
          </w:tcPr>
          <w:p w14:paraId="5DF06663" w14:textId="18610807" w:rsidR="00AB2550" w:rsidRPr="00C97F29" w:rsidRDefault="00AB2550" w:rsidP="000F5B77">
            <w:pPr>
              <w:rPr>
                <w:rFonts w:cstheme="minorHAnsi"/>
              </w:rPr>
            </w:pPr>
            <w:r w:rsidRPr="00C97F29">
              <w:rPr>
                <w:rFonts w:cstheme="minorHAnsi"/>
              </w:rPr>
              <w:t xml:space="preserve">Het probleem is dat ik soms afdwaal in de les. Ik wil werken aan concentratie in de les daarom ga ik tijdens elke les aantekeningen maken zodat ik mijn focus kan houden en de stof beter kan verwerken. Na de les op maandag maak ik er thuis een samenvatting in </w:t>
            </w:r>
            <w:r w:rsidR="0094358E">
              <w:rPr>
                <w:rFonts w:cstheme="minorHAnsi"/>
              </w:rPr>
              <w:t>W</w:t>
            </w:r>
            <w:r w:rsidRPr="00C97F29">
              <w:rPr>
                <w:rFonts w:cstheme="minorHAnsi"/>
              </w:rPr>
              <w:t>ord van die ik deel met mijn leerteam in teams.</w:t>
            </w:r>
          </w:p>
        </w:tc>
      </w:tr>
      <w:tr w:rsidR="00AB2550" w:rsidRPr="00C97F29" w14:paraId="30ECBD2D" w14:textId="77777777" w:rsidTr="1FB08D22">
        <w:tc>
          <w:tcPr>
            <w:tcW w:w="1412" w:type="dxa"/>
          </w:tcPr>
          <w:p w14:paraId="69F9FA35" w14:textId="77777777" w:rsidR="00AB2550" w:rsidRPr="00C97F29" w:rsidRDefault="00AB2550" w:rsidP="000F5B77">
            <w:pPr>
              <w:rPr>
                <w:rFonts w:cstheme="minorHAnsi"/>
              </w:rPr>
            </w:pPr>
            <w:r w:rsidRPr="00C97F29">
              <w:rPr>
                <w:rFonts w:cstheme="minorHAnsi"/>
                <w:b/>
                <w:bCs/>
                <w:color w:val="FF0000"/>
              </w:rPr>
              <w:t>M</w:t>
            </w:r>
            <w:r w:rsidRPr="00C97F29">
              <w:rPr>
                <w:rFonts w:cstheme="minorHAnsi"/>
              </w:rPr>
              <w:t>eetbaar</w:t>
            </w:r>
          </w:p>
        </w:tc>
        <w:tc>
          <w:tcPr>
            <w:tcW w:w="7604" w:type="dxa"/>
          </w:tcPr>
          <w:p w14:paraId="3600C328" w14:textId="77777777" w:rsidR="00AB2550" w:rsidRPr="00C97F29" w:rsidRDefault="00AB2550" w:rsidP="000F5B77">
            <w:pPr>
              <w:rPr>
                <w:rFonts w:cstheme="minorHAnsi"/>
              </w:rPr>
            </w:pPr>
            <w:r w:rsidRPr="00C97F29">
              <w:rPr>
                <w:rFonts w:cstheme="minorHAnsi"/>
              </w:rPr>
              <w:t>Na elke les zijn er aantekeningen gemaakt die ingeleverd kunnen worden in het dossier, die upload ik aan het einde van de dag in ons leerteamkanaal in teams.</w:t>
            </w:r>
          </w:p>
          <w:p w14:paraId="564BB1B1" w14:textId="77777777" w:rsidR="00AB2550" w:rsidRPr="00C97F29" w:rsidRDefault="00AB2550" w:rsidP="000F5B77">
            <w:pPr>
              <w:rPr>
                <w:rFonts w:cstheme="minorHAnsi"/>
                <w:b/>
                <w:bCs/>
              </w:rPr>
            </w:pPr>
          </w:p>
        </w:tc>
      </w:tr>
      <w:tr w:rsidR="00AB2550" w:rsidRPr="00C97F29" w14:paraId="46A9D1D1" w14:textId="77777777" w:rsidTr="1FB08D22">
        <w:tc>
          <w:tcPr>
            <w:tcW w:w="1412" w:type="dxa"/>
          </w:tcPr>
          <w:p w14:paraId="05223414" w14:textId="77777777" w:rsidR="00AB2550" w:rsidRPr="00C97F29" w:rsidRDefault="00AB2550" w:rsidP="000F5B77">
            <w:pPr>
              <w:rPr>
                <w:rFonts w:cstheme="minorHAnsi"/>
              </w:rPr>
            </w:pPr>
            <w:r w:rsidRPr="00C97F29">
              <w:rPr>
                <w:rFonts w:cstheme="minorHAnsi"/>
                <w:b/>
                <w:bCs/>
                <w:color w:val="FF0000"/>
              </w:rPr>
              <w:t>A</w:t>
            </w:r>
            <w:r w:rsidRPr="00C97F29">
              <w:rPr>
                <w:rFonts w:cstheme="minorHAnsi"/>
              </w:rPr>
              <w:t>cceptabel</w:t>
            </w:r>
          </w:p>
        </w:tc>
        <w:tc>
          <w:tcPr>
            <w:tcW w:w="7604" w:type="dxa"/>
          </w:tcPr>
          <w:p w14:paraId="0C3496BF" w14:textId="77777777" w:rsidR="00AB2550" w:rsidRPr="00C97F29" w:rsidRDefault="00AB2550" w:rsidP="000F5B77">
            <w:pPr>
              <w:rPr>
                <w:rFonts w:cstheme="minorHAnsi"/>
              </w:rPr>
            </w:pPr>
            <w:r w:rsidRPr="00C97F29">
              <w:rPr>
                <w:rFonts w:cstheme="minorHAnsi"/>
              </w:rPr>
              <w:t xml:space="preserve">Ik wil gefocust blijven tijdens de les en denk dat het maken van aantekeningen een goede manier is om dit te bereiken. </w:t>
            </w:r>
          </w:p>
          <w:p w14:paraId="5887C8B2" w14:textId="77777777" w:rsidR="00AB2550" w:rsidRPr="00C97F29" w:rsidRDefault="00AB2550" w:rsidP="000F5B77">
            <w:pPr>
              <w:rPr>
                <w:rFonts w:cstheme="minorHAnsi"/>
              </w:rPr>
            </w:pPr>
          </w:p>
          <w:p w14:paraId="4F929D4F" w14:textId="7763C459" w:rsidR="00AB2550" w:rsidRPr="00C97F29" w:rsidRDefault="1FB08D22" w:rsidP="0D27FB3C">
            <w:r w:rsidRPr="1FB08D22">
              <w:t>Het vereist discipline om consequent aantekeningen te maken, en samenwerking omdat ik het met mijn leerteam deel.</w:t>
            </w:r>
          </w:p>
        </w:tc>
      </w:tr>
      <w:tr w:rsidR="00AB2550" w:rsidRPr="00C97F29" w14:paraId="223D2958" w14:textId="77777777" w:rsidTr="1FB08D22">
        <w:tc>
          <w:tcPr>
            <w:tcW w:w="1412" w:type="dxa"/>
          </w:tcPr>
          <w:p w14:paraId="7BE30AE6" w14:textId="77777777" w:rsidR="00AB2550" w:rsidRPr="00C97F29" w:rsidRDefault="00AB2550" w:rsidP="000F5B77">
            <w:pPr>
              <w:rPr>
                <w:rFonts w:cstheme="minorHAnsi"/>
              </w:rPr>
            </w:pPr>
            <w:r w:rsidRPr="00C97F29">
              <w:rPr>
                <w:rFonts w:cstheme="minorHAnsi"/>
                <w:b/>
                <w:bCs/>
                <w:color w:val="FF0000"/>
              </w:rPr>
              <w:t>R</w:t>
            </w:r>
            <w:r w:rsidRPr="00C97F29">
              <w:rPr>
                <w:rFonts w:cstheme="minorHAnsi"/>
              </w:rPr>
              <w:t>ealistisch</w:t>
            </w:r>
          </w:p>
        </w:tc>
        <w:tc>
          <w:tcPr>
            <w:tcW w:w="7604" w:type="dxa"/>
          </w:tcPr>
          <w:p w14:paraId="645EC1C9" w14:textId="5600A180" w:rsidR="00AB2550" w:rsidRPr="00C97F29" w:rsidRDefault="00AB2550" w:rsidP="00353DCA">
            <w:pPr>
              <w:rPr>
                <w:rFonts w:cstheme="minorHAnsi"/>
              </w:rPr>
            </w:pPr>
            <w:r w:rsidRPr="00C97F29">
              <w:rPr>
                <w:rFonts w:cstheme="minorHAnsi"/>
              </w:rPr>
              <w:t>Ik hoop dat het sturen van mijn aantekeningen naar mijn leerteam na elke les mij zal motiveren om deze gewoonte vol te houden.</w:t>
            </w:r>
          </w:p>
        </w:tc>
      </w:tr>
      <w:tr w:rsidR="00AB2550" w:rsidRPr="00C97F29" w14:paraId="2CD9673F" w14:textId="77777777" w:rsidTr="1FB08D22">
        <w:tc>
          <w:tcPr>
            <w:tcW w:w="1412" w:type="dxa"/>
          </w:tcPr>
          <w:p w14:paraId="1F67C8F9" w14:textId="77777777" w:rsidR="00AB2550" w:rsidRPr="00C97F29" w:rsidRDefault="00AB2550" w:rsidP="000F5B77">
            <w:pPr>
              <w:rPr>
                <w:rFonts w:cstheme="minorHAnsi"/>
              </w:rPr>
            </w:pPr>
            <w:r w:rsidRPr="00C97F29">
              <w:rPr>
                <w:rFonts w:cstheme="minorHAnsi"/>
                <w:b/>
                <w:bCs/>
                <w:color w:val="FF0000"/>
              </w:rPr>
              <w:t>T</w:t>
            </w:r>
            <w:r w:rsidRPr="00C97F29">
              <w:rPr>
                <w:rFonts w:cstheme="minorHAnsi"/>
              </w:rPr>
              <w:t>ijd</w:t>
            </w:r>
          </w:p>
        </w:tc>
        <w:tc>
          <w:tcPr>
            <w:tcW w:w="7604" w:type="dxa"/>
          </w:tcPr>
          <w:p w14:paraId="6847FD9D" w14:textId="30EE451F" w:rsidR="00AB2550" w:rsidRPr="00C97F29" w:rsidRDefault="00AB2550" w:rsidP="000F5B77">
            <w:pPr>
              <w:rPr>
                <w:rFonts w:cstheme="minorHAnsi"/>
              </w:rPr>
            </w:pPr>
            <w:r w:rsidRPr="00C97F29">
              <w:rPr>
                <w:rFonts w:cstheme="minorHAnsi"/>
              </w:rPr>
              <w:t>Dit leerdoel ga ik in arch 2 mee beginnen en ik zorg ervoor dat elke maandag minimaal één aantekening van de les is gemaakt</w:t>
            </w:r>
          </w:p>
        </w:tc>
      </w:tr>
    </w:tbl>
    <w:p w14:paraId="743BDBE2" w14:textId="77777777" w:rsidR="00AB2550" w:rsidRDefault="00AB2550" w:rsidP="00AB2550">
      <w:pPr>
        <w:rPr>
          <w:rFonts w:cstheme="minorHAnsi"/>
        </w:rPr>
      </w:pPr>
    </w:p>
    <w:p w14:paraId="3B129D1B" w14:textId="67D01110" w:rsidR="00353DCA" w:rsidRDefault="00353DCA" w:rsidP="00AB2550">
      <w:pPr>
        <w:rPr>
          <w:rFonts w:cstheme="minorHAnsi"/>
        </w:rPr>
      </w:pPr>
      <w:bookmarkStart w:id="0" w:name="_Hlk186378046"/>
      <w:r>
        <w:rPr>
          <w:rFonts w:cstheme="minorHAnsi"/>
        </w:rPr>
        <w:t>In arch 2 wil ik tijdens elke les maandag aantekeningen maken om mijn concentratie erbij te houden.</w:t>
      </w:r>
    </w:p>
    <w:p w14:paraId="064976EA" w14:textId="40753A47" w:rsidR="00353DCA" w:rsidRDefault="00353DCA" w:rsidP="00AB2550">
      <w:pPr>
        <w:rPr>
          <w:rFonts w:cstheme="minorHAnsi"/>
        </w:rPr>
      </w:pPr>
      <w:r>
        <w:rPr>
          <w:rFonts w:cstheme="minorHAnsi"/>
        </w:rPr>
        <w:t>Na de les maak ik er een samenvatting van en deel ik deze naar mijn leerteam.</w:t>
      </w:r>
    </w:p>
    <w:bookmarkEnd w:id="0"/>
    <w:p w14:paraId="262AB729" w14:textId="77777777" w:rsidR="00353DCA" w:rsidRPr="00C97F29" w:rsidRDefault="00353DCA" w:rsidP="00AB2550">
      <w:pPr>
        <w:rPr>
          <w:rFonts w:cstheme="minorHAnsi"/>
        </w:rPr>
      </w:pPr>
    </w:p>
    <w:p w14:paraId="51EC12E3" w14:textId="23CF839F" w:rsidR="00AB2550" w:rsidRPr="00C97F29" w:rsidRDefault="00AB2550" w:rsidP="0D27FB3C">
      <w:pPr>
        <w:pStyle w:val="ListParagraph"/>
        <w:numPr>
          <w:ilvl w:val="0"/>
          <w:numId w:val="34"/>
        </w:numPr>
        <w:rPr>
          <w:b/>
          <w:bCs/>
          <w:sz w:val="28"/>
          <w:szCs w:val="28"/>
        </w:rPr>
      </w:pPr>
      <w:r w:rsidRPr="0D27FB3C">
        <w:rPr>
          <w:b/>
          <w:bCs/>
          <w:sz w:val="28"/>
          <w:szCs w:val="28"/>
        </w:rPr>
        <w:t xml:space="preserve">Leerdoel programmeren </w:t>
      </w:r>
    </w:p>
    <w:p w14:paraId="679C4CB4" w14:textId="77777777" w:rsidR="00AB2550" w:rsidRPr="00C97F29" w:rsidRDefault="00AB2550" w:rsidP="00AB2550">
      <w:pPr>
        <w:rPr>
          <w:rFonts w:cstheme="minorHAnsi"/>
        </w:rPr>
      </w:pPr>
    </w:p>
    <w:tbl>
      <w:tblPr>
        <w:tblStyle w:val="TableGrid"/>
        <w:tblW w:w="9062" w:type="dxa"/>
        <w:tblInd w:w="0" w:type="dxa"/>
        <w:tblLook w:val="04A0" w:firstRow="1" w:lastRow="0" w:firstColumn="1" w:lastColumn="0" w:noHBand="0" w:noVBand="1"/>
      </w:tblPr>
      <w:tblGrid>
        <w:gridCol w:w="1413"/>
        <w:gridCol w:w="7649"/>
      </w:tblGrid>
      <w:tr w:rsidR="00AB2550" w:rsidRPr="00C97F29" w14:paraId="7BE3E18E" w14:textId="77777777" w:rsidTr="000F5B77">
        <w:tc>
          <w:tcPr>
            <w:tcW w:w="1413" w:type="dxa"/>
          </w:tcPr>
          <w:p w14:paraId="72377BD1" w14:textId="77777777" w:rsidR="00AB2550" w:rsidRPr="00C97F29" w:rsidRDefault="00AB2550" w:rsidP="000F5B77">
            <w:pPr>
              <w:rPr>
                <w:rFonts w:cstheme="minorHAnsi"/>
                <w:b/>
                <w:bCs/>
              </w:rPr>
            </w:pPr>
            <w:r w:rsidRPr="00C97F29">
              <w:rPr>
                <w:rFonts w:cstheme="minorHAnsi"/>
                <w:b/>
                <w:bCs/>
                <w:color w:val="FF0000"/>
              </w:rPr>
              <w:t>S</w:t>
            </w:r>
            <w:r w:rsidRPr="00C97F29">
              <w:rPr>
                <w:rFonts w:cstheme="minorHAnsi"/>
              </w:rPr>
              <w:t>pecifiek</w:t>
            </w:r>
          </w:p>
        </w:tc>
        <w:tc>
          <w:tcPr>
            <w:tcW w:w="7649" w:type="dxa"/>
          </w:tcPr>
          <w:p w14:paraId="4C43C9A4" w14:textId="37A6E778" w:rsidR="0094358E" w:rsidRDefault="00AB2550" w:rsidP="000F5B77">
            <w:pPr>
              <w:rPr>
                <w:rFonts w:cstheme="minorHAnsi"/>
              </w:rPr>
            </w:pPr>
            <w:r w:rsidRPr="00C97F29">
              <w:rPr>
                <w:rFonts w:cstheme="minorHAnsi"/>
              </w:rPr>
              <w:t xml:space="preserve">Ik wil de nieuw geleerde technieken </w:t>
            </w:r>
            <w:r w:rsidR="0094358E">
              <w:rPr>
                <w:rFonts w:cstheme="minorHAnsi"/>
              </w:rPr>
              <w:t xml:space="preserve">zoals bijvoorbeeld list </w:t>
            </w:r>
            <w:proofErr w:type="spellStart"/>
            <w:r w:rsidR="0094358E">
              <w:rPr>
                <w:rFonts w:cstheme="minorHAnsi"/>
              </w:rPr>
              <w:t>comprehensions</w:t>
            </w:r>
            <w:proofErr w:type="spellEnd"/>
            <w:r w:rsidR="0094358E">
              <w:rPr>
                <w:rFonts w:cstheme="minorHAnsi"/>
              </w:rPr>
              <w:t xml:space="preserve"> </w:t>
            </w:r>
            <w:r w:rsidRPr="00C97F29">
              <w:rPr>
                <w:rFonts w:cstheme="minorHAnsi"/>
              </w:rPr>
              <w:t xml:space="preserve">toepassen op oudere projecten </w:t>
            </w:r>
            <w:r w:rsidR="0094358E">
              <w:rPr>
                <w:rFonts w:cstheme="minorHAnsi"/>
              </w:rPr>
              <w:t>uit BaseCamp. Op deze manier kan ik het verschil zien tussen de verschillende manieren om een opdracht op te lossen.</w:t>
            </w:r>
          </w:p>
          <w:p w14:paraId="72B3EEFA" w14:textId="03B379A5" w:rsidR="0094358E" w:rsidRPr="00C97F29" w:rsidRDefault="0094358E" w:rsidP="000F5B77">
            <w:pPr>
              <w:rPr>
                <w:rFonts w:cstheme="minorHAnsi"/>
              </w:rPr>
            </w:pPr>
          </w:p>
        </w:tc>
      </w:tr>
      <w:tr w:rsidR="00AB2550" w:rsidRPr="00C97F29" w14:paraId="4B3C1793" w14:textId="77777777" w:rsidTr="000F5B77">
        <w:tc>
          <w:tcPr>
            <w:tcW w:w="1413" w:type="dxa"/>
          </w:tcPr>
          <w:p w14:paraId="705104C9" w14:textId="77777777" w:rsidR="00AB2550" w:rsidRPr="00C97F29" w:rsidRDefault="00AB2550" w:rsidP="000F5B77">
            <w:pPr>
              <w:rPr>
                <w:rFonts w:cstheme="minorHAnsi"/>
                <w:b/>
                <w:bCs/>
              </w:rPr>
            </w:pPr>
            <w:r w:rsidRPr="00C97F29">
              <w:rPr>
                <w:rFonts w:cstheme="minorHAnsi"/>
                <w:b/>
                <w:bCs/>
                <w:color w:val="FF0000"/>
              </w:rPr>
              <w:t>M</w:t>
            </w:r>
            <w:r w:rsidRPr="00C97F29">
              <w:rPr>
                <w:rFonts w:cstheme="minorHAnsi"/>
              </w:rPr>
              <w:t>eetbaar</w:t>
            </w:r>
          </w:p>
        </w:tc>
        <w:tc>
          <w:tcPr>
            <w:tcW w:w="7649" w:type="dxa"/>
          </w:tcPr>
          <w:p w14:paraId="6F318B21" w14:textId="7E2DDA46" w:rsidR="00AB2550" w:rsidRPr="00C97F29" w:rsidRDefault="00AB2550" w:rsidP="000F5B77">
            <w:pPr>
              <w:rPr>
                <w:rFonts w:cstheme="minorHAnsi"/>
              </w:rPr>
            </w:pPr>
            <w:r w:rsidRPr="00C97F29">
              <w:rPr>
                <w:rFonts w:cstheme="minorHAnsi"/>
              </w:rPr>
              <w:t>Het doel is om elke vrijdag één</w:t>
            </w:r>
            <w:r w:rsidR="0094358E">
              <w:rPr>
                <w:rFonts w:cstheme="minorHAnsi"/>
              </w:rPr>
              <w:t xml:space="preserve"> uur te spenderen om een</w:t>
            </w:r>
            <w:r w:rsidRPr="00C97F29">
              <w:rPr>
                <w:rFonts w:cstheme="minorHAnsi"/>
              </w:rPr>
              <w:t xml:space="preserve"> oude assignment </w:t>
            </w:r>
            <w:r w:rsidR="008324B7">
              <w:rPr>
                <w:rFonts w:cstheme="minorHAnsi"/>
              </w:rPr>
              <w:t xml:space="preserve">uit BaseCamp </w:t>
            </w:r>
            <w:r w:rsidR="00353DCA">
              <w:rPr>
                <w:rFonts w:cstheme="minorHAnsi"/>
              </w:rPr>
              <w:t>kritisch te bekijken</w:t>
            </w:r>
            <w:r w:rsidRPr="00C97F29">
              <w:rPr>
                <w:rFonts w:cstheme="minorHAnsi"/>
              </w:rPr>
              <w:t xml:space="preserve"> waar ik nieuw</w:t>
            </w:r>
            <w:r w:rsidR="008324B7">
              <w:rPr>
                <w:rFonts w:cstheme="minorHAnsi"/>
              </w:rPr>
              <w:t xml:space="preserve"> geleerde </w:t>
            </w:r>
            <w:r w:rsidRPr="00C97F29">
              <w:rPr>
                <w:rFonts w:cstheme="minorHAnsi"/>
              </w:rPr>
              <w:t xml:space="preserve">technieken </w:t>
            </w:r>
            <w:r w:rsidR="00353DCA">
              <w:rPr>
                <w:rFonts w:cstheme="minorHAnsi"/>
              </w:rPr>
              <w:t xml:space="preserve">kan </w:t>
            </w:r>
            <w:r w:rsidRPr="00C97F29">
              <w:rPr>
                <w:rFonts w:cstheme="minorHAnsi"/>
              </w:rPr>
              <w:t>gebruik</w:t>
            </w:r>
            <w:r w:rsidR="00353DCA">
              <w:rPr>
                <w:rFonts w:cstheme="minorHAnsi"/>
              </w:rPr>
              <w:t>en</w:t>
            </w:r>
            <w:r w:rsidR="008324B7">
              <w:rPr>
                <w:rFonts w:cstheme="minorHAnsi"/>
              </w:rPr>
              <w:t xml:space="preserve"> en de code eventueel kan verbeteren</w:t>
            </w:r>
            <w:r w:rsidRPr="00C97F29">
              <w:rPr>
                <w:rFonts w:cstheme="minorHAnsi"/>
              </w:rPr>
              <w:t xml:space="preserve">. </w:t>
            </w:r>
          </w:p>
          <w:p w14:paraId="2C476D62" w14:textId="51C55121" w:rsidR="00AB2550" w:rsidRPr="00353DCA" w:rsidRDefault="00AB2550" w:rsidP="000F5B77">
            <w:pPr>
              <w:rPr>
                <w:rFonts w:cstheme="minorHAnsi"/>
              </w:rPr>
            </w:pPr>
            <w:r w:rsidRPr="00C97F29">
              <w:rPr>
                <w:rFonts w:cstheme="minorHAnsi"/>
              </w:rPr>
              <w:br/>
              <w:t>Ik houd bij welke assignments ik heb aangepast.</w:t>
            </w:r>
          </w:p>
        </w:tc>
      </w:tr>
      <w:tr w:rsidR="00AB2550" w:rsidRPr="00C97F29" w14:paraId="1AA25EE3" w14:textId="77777777" w:rsidTr="000F5B77">
        <w:tc>
          <w:tcPr>
            <w:tcW w:w="1413" w:type="dxa"/>
          </w:tcPr>
          <w:p w14:paraId="5B614D79" w14:textId="77777777" w:rsidR="00AB2550" w:rsidRPr="00C97F29" w:rsidRDefault="00AB2550" w:rsidP="000F5B77">
            <w:pPr>
              <w:rPr>
                <w:rFonts w:cstheme="minorHAnsi"/>
                <w:b/>
                <w:bCs/>
              </w:rPr>
            </w:pPr>
            <w:r w:rsidRPr="00C97F29">
              <w:rPr>
                <w:rFonts w:cstheme="minorHAnsi"/>
                <w:b/>
                <w:bCs/>
                <w:color w:val="FF0000"/>
              </w:rPr>
              <w:t>A</w:t>
            </w:r>
            <w:r w:rsidRPr="00C97F29">
              <w:rPr>
                <w:rFonts w:cstheme="minorHAnsi"/>
              </w:rPr>
              <w:t>cceptabel</w:t>
            </w:r>
          </w:p>
        </w:tc>
        <w:tc>
          <w:tcPr>
            <w:tcW w:w="7649" w:type="dxa"/>
          </w:tcPr>
          <w:p w14:paraId="3EE60A73" w14:textId="5A918D46" w:rsidR="00AB2550" w:rsidRPr="00C97F29" w:rsidRDefault="00AB2550" w:rsidP="000F5B77">
            <w:pPr>
              <w:rPr>
                <w:rFonts w:cstheme="minorHAnsi"/>
              </w:rPr>
            </w:pPr>
            <w:r w:rsidRPr="00C97F29">
              <w:rPr>
                <w:rFonts w:cstheme="minorHAnsi"/>
              </w:rPr>
              <w:t xml:space="preserve">Dit doel helpt mij te reflecteren op eerder geschreven code en </w:t>
            </w:r>
            <w:r w:rsidR="00485341">
              <w:rPr>
                <w:rFonts w:cstheme="minorHAnsi"/>
              </w:rPr>
              <w:t xml:space="preserve">helpt mij om </w:t>
            </w:r>
            <w:r w:rsidRPr="00C97F29">
              <w:rPr>
                <w:rFonts w:cstheme="minorHAnsi"/>
              </w:rPr>
              <w:t>mijn eerdere werk te verbeteren.</w:t>
            </w:r>
          </w:p>
          <w:p w14:paraId="1A2BC269" w14:textId="77777777" w:rsidR="00AB2550" w:rsidRPr="00C97F29" w:rsidRDefault="00AB2550" w:rsidP="000F5B77">
            <w:pPr>
              <w:rPr>
                <w:rFonts w:cstheme="minorHAnsi"/>
              </w:rPr>
            </w:pPr>
          </w:p>
          <w:p w14:paraId="4534EE2F" w14:textId="1CE5AD58" w:rsidR="00AB2550" w:rsidRPr="00C97F29" w:rsidRDefault="00AB2550" w:rsidP="000F5B77">
            <w:pPr>
              <w:rPr>
                <w:rFonts w:cstheme="minorHAnsi"/>
              </w:rPr>
            </w:pPr>
            <w:r w:rsidRPr="00C97F29">
              <w:rPr>
                <w:rFonts w:cstheme="minorHAnsi"/>
              </w:rPr>
              <w:t>Dit zou moeten voorkomen dat ik eventuele</w:t>
            </w:r>
            <w:r w:rsidR="00353DCA">
              <w:rPr>
                <w:rFonts w:cstheme="minorHAnsi"/>
              </w:rPr>
              <w:t xml:space="preserve"> gemaakte</w:t>
            </w:r>
            <w:r w:rsidRPr="00C97F29">
              <w:rPr>
                <w:rFonts w:cstheme="minorHAnsi"/>
              </w:rPr>
              <w:t xml:space="preserve"> fouten herhaal in de toekomst.</w:t>
            </w:r>
          </w:p>
        </w:tc>
      </w:tr>
      <w:tr w:rsidR="00AB2550" w:rsidRPr="00C97F29" w14:paraId="480A6CEB" w14:textId="77777777" w:rsidTr="000F5B77">
        <w:tc>
          <w:tcPr>
            <w:tcW w:w="1413" w:type="dxa"/>
          </w:tcPr>
          <w:p w14:paraId="621EEDD3" w14:textId="77777777" w:rsidR="00AB2550" w:rsidRPr="00C97F29" w:rsidRDefault="00AB2550" w:rsidP="000F5B77">
            <w:pPr>
              <w:rPr>
                <w:rFonts w:cstheme="minorHAnsi"/>
                <w:b/>
                <w:bCs/>
              </w:rPr>
            </w:pPr>
            <w:r w:rsidRPr="00C97F29">
              <w:rPr>
                <w:rFonts w:cstheme="minorHAnsi"/>
                <w:b/>
                <w:bCs/>
                <w:color w:val="FF0000"/>
              </w:rPr>
              <w:t>R</w:t>
            </w:r>
            <w:r w:rsidRPr="00C97F29">
              <w:rPr>
                <w:rFonts w:cstheme="minorHAnsi"/>
              </w:rPr>
              <w:t>ealistisch</w:t>
            </w:r>
          </w:p>
        </w:tc>
        <w:tc>
          <w:tcPr>
            <w:tcW w:w="7649" w:type="dxa"/>
          </w:tcPr>
          <w:p w14:paraId="57969CCE" w14:textId="5F2EB9B0" w:rsidR="00AB2550" w:rsidRPr="00C97F29" w:rsidRDefault="00AB2550" w:rsidP="000F5B77">
            <w:pPr>
              <w:rPr>
                <w:rFonts w:cstheme="minorHAnsi"/>
              </w:rPr>
            </w:pPr>
            <w:r w:rsidRPr="00C97F29">
              <w:rPr>
                <w:rFonts w:cstheme="minorHAnsi"/>
              </w:rPr>
              <w:t xml:space="preserve">Het is haalbaar om één opdracht per week te herzien, aangezien ik op vrijdag hiervoor </w:t>
            </w:r>
            <w:r w:rsidR="00485341">
              <w:rPr>
                <w:rFonts w:cstheme="minorHAnsi"/>
              </w:rPr>
              <w:t xml:space="preserve">één uur </w:t>
            </w:r>
            <w:r w:rsidRPr="00C97F29">
              <w:rPr>
                <w:rFonts w:cstheme="minorHAnsi"/>
              </w:rPr>
              <w:t xml:space="preserve">tijd </w:t>
            </w:r>
            <w:r w:rsidR="00485341" w:rsidRPr="00C97F29">
              <w:rPr>
                <w:rFonts w:cstheme="minorHAnsi"/>
              </w:rPr>
              <w:t>vrij</w:t>
            </w:r>
            <w:r w:rsidR="00485341">
              <w:rPr>
                <w:rFonts w:cstheme="minorHAnsi"/>
              </w:rPr>
              <w:t>maak</w:t>
            </w:r>
            <w:r w:rsidRPr="00C97F29">
              <w:rPr>
                <w:rFonts w:cstheme="minorHAnsi"/>
              </w:rPr>
              <w:t>.</w:t>
            </w:r>
          </w:p>
        </w:tc>
      </w:tr>
      <w:tr w:rsidR="00AB2550" w:rsidRPr="00C97F29" w14:paraId="5E69D148" w14:textId="77777777" w:rsidTr="000F5B77">
        <w:tc>
          <w:tcPr>
            <w:tcW w:w="1413" w:type="dxa"/>
          </w:tcPr>
          <w:p w14:paraId="5301444B" w14:textId="77777777" w:rsidR="00AB2550" w:rsidRPr="00C97F29" w:rsidRDefault="00AB2550" w:rsidP="000F5B77">
            <w:pPr>
              <w:rPr>
                <w:rFonts w:cstheme="minorHAnsi"/>
                <w:b/>
                <w:bCs/>
              </w:rPr>
            </w:pPr>
            <w:r w:rsidRPr="00C97F29">
              <w:rPr>
                <w:rFonts w:cstheme="minorHAnsi"/>
                <w:b/>
                <w:bCs/>
                <w:color w:val="FF0000"/>
              </w:rPr>
              <w:t>T</w:t>
            </w:r>
            <w:r w:rsidRPr="00C97F29">
              <w:rPr>
                <w:rFonts w:cstheme="minorHAnsi"/>
              </w:rPr>
              <w:t>ijd</w:t>
            </w:r>
          </w:p>
        </w:tc>
        <w:tc>
          <w:tcPr>
            <w:tcW w:w="7649" w:type="dxa"/>
          </w:tcPr>
          <w:p w14:paraId="72A5D1AD" w14:textId="223BBF16" w:rsidR="00AB2550" w:rsidRPr="00C97F29" w:rsidRDefault="00AB2550" w:rsidP="000F5B77">
            <w:pPr>
              <w:rPr>
                <w:rFonts w:cstheme="minorHAnsi"/>
              </w:rPr>
            </w:pPr>
            <w:r w:rsidRPr="00C97F29">
              <w:rPr>
                <w:rFonts w:cstheme="minorHAnsi"/>
              </w:rPr>
              <w:t>Ik begin in arch 2 en elke vrijdag</w:t>
            </w:r>
            <w:r w:rsidR="00485341">
              <w:rPr>
                <w:rFonts w:cstheme="minorHAnsi"/>
              </w:rPr>
              <w:t xml:space="preserve"> spendeer ik één uur om een </w:t>
            </w:r>
            <w:r w:rsidRPr="00C97F29">
              <w:rPr>
                <w:rFonts w:cstheme="minorHAnsi"/>
              </w:rPr>
              <w:t xml:space="preserve">oude </w:t>
            </w:r>
            <w:r w:rsidR="00353DCA">
              <w:rPr>
                <w:rFonts w:cstheme="minorHAnsi"/>
              </w:rPr>
              <w:t>opdracht</w:t>
            </w:r>
            <w:r w:rsidRPr="00C97F29">
              <w:rPr>
                <w:rFonts w:cstheme="minorHAnsi"/>
              </w:rPr>
              <w:t xml:space="preserve"> </w:t>
            </w:r>
            <w:r w:rsidR="00485341">
              <w:rPr>
                <w:rFonts w:cstheme="minorHAnsi"/>
              </w:rPr>
              <w:t xml:space="preserve">te </w:t>
            </w:r>
            <w:r w:rsidR="00353DCA">
              <w:rPr>
                <w:rFonts w:cstheme="minorHAnsi"/>
              </w:rPr>
              <w:t xml:space="preserve">herzien en </w:t>
            </w:r>
            <w:r w:rsidR="00485341">
              <w:rPr>
                <w:rFonts w:cstheme="minorHAnsi"/>
              </w:rPr>
              <w:t xml:space="preserve">deze </w:t>
            </w:r>
            <w:r w:rsidR="00353DCA">
              <w:rPr>
                <w:rFonts w:cstheme="minorHAnsi"/>
              </w:rPr>
              <w:t>aan</w:t>
            </w:r>
            <w:r w:rsidR="00485341">
              <w:rPr>
                <w:rFonts w:cstheme="minorHAnsi"/>
              </w:rPr>
              <w:t xml:space="preserve"> te </w:t>
            </w:r>
            <w:r w:rsidR="00353DCA">
              <w:rPr>
                <w:rFonts w:cstheme="minorHAnsi"/>
              </w:rPr>
              <w:t xml:space="preserve">passen </w:t>
            </w:r>
            <w:r w:rsidRPr="00C97F29">
              <w:rPr>
                <w:rFonts w:cstheme="minorHAnsi"/>
              </w:rPr>
              <w:t xml:space="preserve">met nieuwere </w:t>
            </w:r>
            <w:r w:rsidR="00485341">
              <w:rPr>
                <w:rFonts w:cstheme="minorHAnsi"/>
              </w:rPr>
              <w:t xml:space="preserve">technieken </w:t>
            </w:r>
            <w:r w:rsidR="00353DCA">
              <w:rPr>
                <w:rFonts w:cstheme="minorHAnsi"/>
              </w:rPr>
              <w:t>waar nodig</w:t>
            </w:r>
            <w:r w:rsidRPr="00C97F29">
              <w:rPr>
                <w:rFonts w:cstheme="minorHAnsi"/>
              </w:rPr>
              <w:t xml:space="preserve">, zodat ik tegen het einde van de arch een lijst heb met aangepaste </w:t>
            </w:r>
            <w:r w:rsidR="00353DCA">
              <w:rPr>
                <w:rFonts w:cstheme="minorHAnsi"/>
              </w:rPr>
              <w:t>opdrachten</w:t>
            </w:r>
            <w:r w:rsidRPr="00C97F29">
              <w:rPr>
                <w:rFonts w:cstheme="minorHAnsi"/>
              </w:rPr>
              <w:t>.</w:t>
            </w:r>
          </w:p>
        </w:tc>
      </w:tr>
    </w:tbl>
    <w:p w14:paraId="47C12139" w14:textId="7D6A5393" w:rsidR="001973CE" w:rsidRPr="00C97F29" w:rsidRDefault="001973CE" w:rsidP="001973CE">
      <w:pPr>
        <w:pStyle w:val="NormalWeb"/>
        <w:shd w:val="clear" w:color="auto" w:fill="FFFFFF" w:themeFill="background1"/>
        <w:spacing w:before="0" w:beforeAutospacing="0" w:after="0" w:afterAutospacing="0"/>
        <w:ind w:left="567"/>
        <w:rPr>
          <w:rFonts w:asciiTheme="minorHAnsi" w:hAnsiTheme="minorHAnsi" w:cstheme="minorHAnsi"/>
          <w:color w:val="242424"/>
          <w:sz w:val="22"/>
          <w:szCs w:val="22"/>
        </w:rPr>
      </w:pPr>
    </w:p>
    <w:p w14:paraId="731523BD" w14:textId="42292F1B" w:rsidR="00353DCA" w:rsidRDefault="00485341">
      <w:pPr>
        <w:spacing w:after="160" w:line="259" w:lineRule="auto"/>
        <w:rPr>
          <w:rFonts w:cstheme="minorHAnsi"/>
          <w:color w:val="242424"/>
        </w:rPr>
      </w:pPr>
      <w:r>
        <w:rPr>
          <w:rFonts w:cstheme="minorHAnsi"/>
          <w:color w:val="242424"/>
        </w:rPr>
        <w:t>In arch 2 wil ik elke vrijdag één uur lang spenderen om een eerder gemaakte opdracht uit BaseCamp kritisch te bekijken om te zien of deze kan worden verbeterd door het toepassen van de nieuw geleerde technieken.</w:t>
      </w:r>
      <w:r w:rsidR="00353DCA">
        <w:rPr>
          <w:rFonts w:cstheme="minorHAnsi"/>
          <w:color w:val="242424"/>
        </w:rPr>
        <w:br w:type="page"/>
      </w:r>
    </w:p>
    <w:p w14:paraId="08004677" w14:textId="2C796269" w:rsidR="00096DDA" w:rsidRPr="00C97F29" w:rsidRDefault="00096DDA" w:rsidP="00096DDA">
      <w:pPr>
        <w:pStyle w:val="NormalWeb"/>
        <w:numPr>
          <w:ilvl w:val="1"/>
          <w:numId w:val="5"/>
        </w:numPr>
        <w:shd w:val="clear" w:color="auto" w:fill="FFFFFF" w:themeFill="background1"/>
        <w:spacing w:before="0" w:beforeAutospacing="0" w:after="0" w:afterAutospacing="0"/>
        <w:ind w:left="567" w:hanging="567"/>
        <w:rPr>
          <w:rFonts w:asciiTheme="minorHAnsi" w:hAnsiTheme="minorHAnsi" w:cstheme="minorHAnsi"/>
          <w:color w:val="242424"/>
          <w:sz w:val="22"/>
          <w:szCs w:val="22"/>
        </w:rPr>
      </w:pPr>
      <w:r w:rsidRPr="00C97F29">
        <w:rPr>
          <w:rFonts w:asciiTheme="minorHAnsi" w:hAnsiTheme="minorHAnsi" w:cstheme="minorHAnsi"/>
          <w:color w:val="242424"/>
          <w:sz w:val="22"/>
          <w:szCs w:val="22"/>
        </w:rPr>
        <w:lastRenderedPageBreak/>
        <w:t>Peerevaluatie - week 7</w:t>
      </w:r>
    </w:p>
    <w:p w14:paraId="7EA99BE5" w14:textId="77777777" w:rsidR="00065F4E" w:rsidRPr="00C97F29" w:rsidRDefault="00065F4E" w:rsidP="00065F4E">
      <w:pPr>
        <w:rPr>
          <w:rFonts w:cstheme="minorHAnsi"/>
          <w:b/>
          <w:bCs/>
          <w:color w:val="000000"/>
          <w:sz w:val="28"/>
          <w:szCs w:val="28"/>
        </w:rPr>
      </w:pPr>
    </w:p>
    <w:p w14:paraId="4BCEA736" w14:textId="77777777" w:rsidR="00065F4E" w:rsidRPr="00C97F29" w:rsidRDefault="1FB08D22" w:rsidP="0D27FB3C">
      <w:pPr>
        <w:rPr>
          <w:b/>
          <w:bCs/>
          <w:color w:val="000000"/>
          <w:sz w:val="28"/>
          <w:szCs w:val="28"/>
        </w:rPr>
      </w:pPr>
      <w:r w:rsidRPr="1FB08D22">
        <w:rPr>
          <w:b/>
          <w:bCs/>
          <w:color w:val="000000" w:themeColor="text1"/>
          <w:sz w:val="28"/>
          <w:szCs w:val="28"/>
        </w:rPr>
        <w:t>Deel A Peerevaluatie</w:t>
      </w:r>
    </w:p>
    <w:p w14:paraId="51F1A8BE" w14:textId="35270FDD" w:rsidR="00065F4E" w:rsidRPr="00C97F29" w:rsidRDefault="00065F4E" w:rsidP="00065F4E">
      <w:pPr>
        <w:pStyle w:val="ListParagraph"/>
        <w:numPr>
          <w:ilvl w:val="0"/>
          <w:numId w:val="29"/>
        </w:numPr>
        <w:spacing w:after="160" w:line="259" w:lineRule="auto"/>
        <w:rPr>
          <w:rFonts w:cstheme="minorHAnsi"/>
          <w:b/>
          <w:bCs/>
          <w:color w:val="000000"/>
        </w:rPr>
      </w:pPr>
      <w:r w:rsidRPr="00C97F29">
        <w:rPr>
          <w:rFonts w:cstheme="minorHAnsi"/>
          <w:b/>
          <w:bCs/>
          <w:color w:val="000000"/>
        </w:rPr>
        <w:t>Vul hieronder een aantal zaken waar je rekening mee moet houden bij het geven of ontvangen van feedback</w:t>
      </w:r>
      <w:r w:rsidR="00D457F8">
        <w:rPr>
          <w:rFonts w:cstheme="minorHAnsi"/>
          <w:b/>
          <w:bCs/>
          <w:color w:val="000000"/>
        </w:rPr>
        <w:t xml:space="preserve"> </w:t>
      </w:r>
      <w:sdt>
        <w:sdtPr>
          <w:rPr>
            <w:rFonts w:cstheme="minorHAnsi"/>
            <w:b/>
            <w:bCs/>
            <w:color w:val="000000"/>
          </w:rPr>
          <w:id w:val="-1766834674"/>
          <w:citation/>
        </w:sdtPr>
        <w:sdtContent>
          <w:r w:rsidR="00D457F8">
            <w:rPr>
              <w:rFonts w:cstheme="minorHAnsi"/>
              <w:b/>
              <w:bCs/>
              <w:color w:val="000000"/>
            </w:rPr>
            <w:fldChar w:fldCharType="begin"/>
          </w:r>
          <w:r w:rsidR="00D457F8">
            <w:rPr>
              <w:rFonts w:cstheme="minorHAnsi"/>
              <w:b/>
              <w:bCs/>
              <w:color w:val="000000"/>
              <w:lang w:val="en-GB"/>
            </w:rPr>
            <w:instrText xml:space="preserve"> CITATION Wig12 \l 2057 </w:instrText>
          </w:r>
          <w:r w:rsidR="00D457F8">
            <w:rPr>
              <w:rFonts w:cstheme="minorHAnsi"/>
              <w:b/>
              <w:bCs/>
              <w:color w:val="000000"/>
            </w:rPr>
            <w:fldChar w:fldCharType="separate"/>
          </w:r>
          <w:r w:rsidR="009F6454" w:rsidRPr="009F6454">
            <w:rPr>
              <w:rFonts w:cstheme="minorHAnsi"/>
              <w:noProof/>
              <w:color w:val="000000"/>
              <w:lang w:val="en-GB"/>
            </w:rPr>
            <w:t>[2]</w:t>
          </w:r>
          <w:r w:rsidR="00D457F8">
            <w:rPr>
              <w:rFonts w:cstheme="minorHAnsi"/>
              <w:b/>
              <w:bCs/>
              <w:color w:val="000000"/>
            </w:rPr>
            <w:fldChar w:fldCharType="end"/>
          </w:r>
        </w:sdtContent>
      </w:sdt>
      <w:r w:rsidR="00B73740">
        <w:rPr>
          <w:rFonts w:cstheme="minorHAnsi"/>
          <w:b/>
          <w:bCs/>
          <w:color w:val="000000"/>
        </w:rPr>
        <w:t xml:space="preserve"> </w:t>
      </w:r>
      <w:sdt>
        <w:sdtPr>
          <w:rPr>
            <w:rFonts w:cstheme="minorHAnsi"/>
            <w:b/>
            <w:bCs/>
            <w:color w:val="000000"/>
          </w:rPr>
          <w:id w:val="1845352853"/>
          <w:citation/>
        </w:sdtPr>
        <w:sdtContent>
          <w:r w:rsidR="00B73740">
            <w:rPr>
              <w:rFonts w:cstheme="minorHAnsi"/>
              <w:b/>
              <w:bCs/>
              <w:color w:val="000000"/>
            </w:rPr>
            <w:fldChar w:fldCharType="begin"/>
          </w:r>
          <w:r w:rsidR="00B73740">
            <w:rPr>
              <w:rFonts w:cstheme="minorHAnsi"/>
              <w:b/>
              <w:bCs/>
              <w:color w:val="000000"/>
              <w:lang w:val="en-GB"/>
            </w:rPr>
            <w:instrText xml:space="preserve"> CITATION Lea25 \l 2057 </w:instrText>
          </w:r>
          <w:r w:rsidR="00B73740">
            <w:rPr>
              <w:rFonts w:cstheme="minorHAnsi"/>
              <w:b/>
              <w:bCs/>
              <w:color w:val="000000"/>
            </w:rPr>
            <w:fldChar w:fldCharType="separate"/>
          </w:r>
          <w:r w:rsidR="009F6454" w:rsidRPr="009F6454">
            <w:rPr>
              <w:rFonts w:cstheme="minorHAnsi"/>
              <w:noProof/>
              <w:color w:val="000000"/>
              <w:lang w:val="en-GB"/>
            </w:rPr>
            <w:t>[3]</w:t>
          </w:r>
          <w:r w:rsidR="00B73740">
            <w:rPr>
              <w:rFonts w:cstheme="minorHAnsi"/>
              <w:b/>
              <w:bCs/>
              <w:color w:val="000000"/>
            </w:rPr>
            <w:fldChar w:fldCharType="end"/>
          </w:r>
        </w:sdtContent>
      </w:sdt>
      <w:r w:rsidRPr="00C97F29">
        <w:rPr>
          <w:rFonts w:cstheme="minorHAnsi"/>
          <w:b/>
          <w:bCs/>
          <w:color w:val="000000"/>
        </w:rPr>
        <w:t>.</w:t>
      </w:r>
    </w:p>
    <w:p w14:paraId="3EE370F7" w14:textId="77777777" w:rsidR="00065F4E" w:rsidRPr="00C97F29" w:rsidRDefault="00065F4E" w:rsidP="00065F4E">
      <w:pPr>
        <w:pStyle w:val="ListParagraph"/>
        <w:rPr>
          <w:rFonts w:cstheme="minorHAnsi"/>
          <w:color w:val="000000"/>
        </w:rPr>
      </w:pPr>
      <w:r w:rsidRPr="00C97F29">
        <w:rPr>
          <w:rFonts w:cstheme="minorHAnsi"/>
          <w:color w:val="000000"/>
        </w:rPr>
        <w:t>Wel doen:</w:t>
      </w:r>
    </w:p>
    <w:p w14:paraId="36719BCF" w14:textId="77777777" w:rsidR="00065F4E" w:rsidRPr="00C97F29" w:rsidRDefault="00065F4E" w:rsidP="00065F4E">
      <w:pPr>
        <w:pStyle w:val="ListParagraph"/>
        <w:numPr>
          <w:ilvl w:val="0"/>
          <w:numId w:val="32"/>
        </w:numPr>
        <w:spacing w:after="160" w:line="259" w:lineRule="auto"/>
        <w:rPr>
          <w:rFonts w:cstheme="minorHAnsi"/>
          <w:color w:val="000000"/>
        </w:rPr>
      </w:pPr>
      <w:r w:rsidRPr="00C97F29">
        <w:rPr>
          <w:rFonts w:cstheme="minorHAnsi"/>
          <w:color w:val="000000"/>
        </w:rPr>
        <w:t>Concrete feedback geven</w:t>
      </w:r>
    </w:p>
    <w:p w14:paraId="3F731324" w14:textId="77777777" w:rsidR="00065F4E" w:rsidRPr="00C97F29" w:rsidRDefault="00065F4E" w:rsidP="00065F4E">
      <w:pPr>
        <w:pStyle w:val="ListParagraph"/>
        <w:numPr>
          <w:ilvl w:val="0"/>
          <w:numId w:val="32"/>
        </w:numPr>
        <w:spacing w:after="160" w:line="259" w:lineRule="auto"/>
        <w:rPr>
          <w:rFonts w:cstheme="minorHAnsi"/>
          <w:color w:val="000000"/>
        </w:rPr>
      </w:pPr>
      <w:r w:rsidRPr="00C97F29">
        <w:rPr>
          <w:rFonts w:cstheme="minorHAnsi"/>
          <w:color w:val="000000"/>
        </w:rPr>
        <w:t>Eventuele voorbeelden</w:t>
      </w:r>
    </w:p>
    <w:p w14:paraId="3CB215BC" w14:textId="77777777" w:rsidR="00065F4E" w:rsidRPr="00C97F29" w:rsidRDefault="00065F4E" w:rsidP="00065F4E">
      <w:pPr>
        <w:pStyle w:val="ListParagraph"/>
        <w:rPr>
          <w:rFonts w:cstheme="minorHAnsi"/>
          <w:color w:val="000000"/>
        </w:rPr>
      </w:pPr>
    </w:p>
    <w:p w14:paraId="16F895FB" w14:textId="77777777" w:rsidR="00065F4E" w:rsidRPr="00C97F29" w:rsidRDefault="00065F4E" w:rsidP="00065F4E">
      <w:pPr>
        <w:pStyle w:val="ListParagraph"/>
        <w:rPr>
          <w:rFonts w:cstheme="minorHAnsi"/>
          <w:color w:val="000000"/>
        </w:rPr>
      </w:pPr>
      <w:r w:rsidRPr="00C97F29">
        <w:rPr>
          <w:rFonts w:cstheme="minorHAnsi"/>
          <w:color w:val="000000"/>
        </w:rPr>
        <w:t>Niet doen:</w:t>
      </w:r>
    </w:p>
    <w:p w14:paraId="599E7900" w14:textId="27217406" w:rsidR="00065F4E" w:rsidRPr="00C97F29" w:rsidRDefault="1FB08D22" w:rsidP="0D27FB3C">
      <w:pPr>
        <w:pStyle w:val="ListParagraph"/>
        <w:numPr>
          <w:ilvl w:val="0"/>
          <w:numId w:val="31"/>
        </w:numPr>
        <w:spacing w:after="160" w:line="259" w:lineRule="auto"/>
        <w:rPr>
          <w:color w:val="000000"/>
        </w:rPr>
      </w:pPr>
      <w:r w:rsidRPr="1FB08D22">
        <w:rPr>
          <w:color w:val="000000" w:themeColor="text1"/>
        </w:rPr>
        <w:t>Feedback geven wat onhaalbaar is.</w:t>
      </w:r>
    </w:p>
    <w:p w14:paraId="2F94E565" w14:textId="77777777" w:rsidR="00065F4E" w:rsidRPr="00C97F29" w:rsidRDefault="00065F4E" w:rsidP="00065F4E">
      <w:pPr>
        <w:pStyle w:val="ListParagraph"/>
        <w:numPr>
          <w:ilvl w:val="0"/>
          <w:numId w:val="31"/>
        </w:numPr>
        <w:spacing w:after="160" w:line="259" w:lineRule="auto"/>
        <w:rPr>
          <w:rFonts w:cstheme="minorHAnsi"/>
          <w:color w:val="000000"/>
        </w:rPr>
      </w:pPr>
      <w:r w:rsidRPr="00C97F29">
        <w:rPr>
          <w:rFonts w:cstheme="minorHAnsi"/>
          <w:color w:val="000000"/>
        </w:rPr>
        <w:t>Onduidelijke feedback.</w:t>
      </w:r>
    </w:p>
    <w:p w14:paraId="7E3118D9" w14:textId="77777777" w:rsidR="00065F4E" w:rsidRPr="00C97F29" w:rsidRDefault="00065F4E" w:rsidP="00065F4E">
      <w:pPr>
        <w:pStyle w:val="ListParagraph"/>
        <w:rPr>
          <w:rFonts w:cstheme="minorHAnsi"/>
          <w:color w:val="000000"/>
        </w:rPr>
      </w:pPr>
    </w:p>
    <w:p w14:paraId="3C932FC6" w14:textId="77777777" w:rsidR="00065F4E" w:rsidRPr="00C97F29" w:rsidRDefault="00065F4E" w:rsidP="00065F4E">
      <w:pPr>
        <w:pStyle w:val="ListParagraph"/>
        <w:rPr>
          <w:rFonts w:cstheme="minorHAnsi"/>
          <w:color w:val="000000"/>
        </w:rPr>
      </w:pPr>
    </w:p>
    <w:p w14:paraId="759C8AFB" w14:textId="77777777" w:rsidR="00065F4E" w:rsidRPr="00C97F29" w:rsidRDefault="00065F4E" w:rsidP="00065F4E">
      <w:pPr>
        <w:pStyle w:val="ListParagraph"/>
        <w:numPr>
          <w:ilvl w:val="0"/>
          <w:numId w:val="29"/>
        </w:numPr>
        <w:spacing w:after="160" w:line="259" w:lineRule="auto"/>
        <w:rPr>
          <w:rFonts w:cstheme="minorHAnsi"/>
          <w:b/>
          <w:bCs/>
        </w:rPr>
      </w:pPr>
      <w:r w:rsidRPr="00C97F29">
        <w:rPr>
          <w:rFonts w:cstheme="minorHAnsi"/>
          <w:b/>
          <w:bCs/>
        </w:rPr>
        <w:t xml:space="preserve">Geef ieder leerteamlid feedback (positieve punten en/of verbeterpunten), rekening houdend met de antwoorden bij vraag 1. </w:t>
      </w:r>
    </w:p>
    <w:p w14:paraId="118CA70A" w14:textId="77777777" w:rsidR="00065F4E" w:rsidRPr="00C97F29" w:rsidRDefault="00065F4E" w:rsidP="00065F4E">
      <w:pPr>
        <w:pStyle w:val="ListParagraph"/>
        <w:rPr>
          <w:rFonts w:cstheme="minorHAnsi"/>
          <w:b/>
          <w:bCs/>
        </w:rPr>
      </w:pPr>
      <w:r w:rsidRPr="00C97F29">
        <w:rPr>
          <w:rFonts w:cstheme="minorHAnsi"/>
          <w:b/>
          <w:bCs/>
        </w:rPr>
        <w:t xml:space="preserve">Teamlid 1 feedback Salwan: </w:t>
      </w:r>
    </w:p>
    <w:p w14:paraId="5BF0D4D1" w14:textId="77777777" w:rsidR="00065F4E" w:rsidRPr="00C97F29" w:rsidRDefault="00065F4E" w:rsidP="00065F4E">
      <w:pPr>
        <w:pStyle w:val="ListParagraph"/>
        <w:rPr>
          <w:rFonts w:cstheme="minorHAnsi"/>
        </w:rPr>
      </w:pPr>
    </w:p>
    <w:p w14:paraId="412139E1" w14:textId="6585E40D" w:rsidR="00065F4E" w:rsidRPr="00C97F29" w:rsidRDefault="00065F4E" w:rsidP="00065F4E">
      <w:pPr>
        <w:pStyle w:val="ListParagraph"/>
        <w:rPr>
          <w:rFonts w:cstheme="minorHAnsi"/>
        </w:rPr>
      </w:pPr>
      <w:r w:rsidRPr="00C97F29">
        <w:rPr>
          <w:rFonts w:cstheme="minorHAnsi"/>
        </w:rPr>
        <w:t xml:space="preserve">Salwan is goed in het accepteren van feedback, wel heeft hij moeite met het snappen/oplossen van </w:t>
      </w:r>
      <w:proofErr w:type="spellStart"/>
      <w:r w:rsidRPr="00C97F29">
        <w:rPr>
          <w:rFonts w:cstheme="minorHAnsi"/>
        </w:rPr>
        <w:t>errors</w:t>
      </w:r>
      <w:proofErr w:type="spellEnd"/>
      <w:r w:rsidRPr="00C97F29">
        <w:rPr>
          <w:rFonts w:cstheme="minorHAnsi"/>
        </w:rPr>
        <w:t xml:space="preserve">, hij kan beter eerst </w:t>
      </w:r>
      <w:proofErr w:type="spellStart"/>
      <w:r w:rsidR="0034003C">
        <w:rPr>
          <w:rFonts w:cstheme="minorHAnsi"/>
        </w:rPr>
        <w:t>G</w:t>
      </w:r>
      <w:r w:rsidR="00DB00A9" w:rsidRPr="00C97F29">
        <w:rPr>
          <w:rFonts w:cstheme="minorHAnsi"/>
        </w:rPr>
        <w:t>ooglen</w:t>
      </w:r>
      <w:proofErr w:type="spellEnd"/>
      <w:r w:rsidRPr="00C97F29">
        <w:rPr>
          <w:rFonts w:cstheme="minorHAnsi"/>
        </w:rPr>
        <w:t xml:space="preserve"> wat de error is.</w:t>
      </w:r>
    </w:p>
    <w:p w14:paraId="2C39BB23" w14:textId="77777777" w:rsidR="00DB00A9" w:rsidRDefault="00DB00A9" w:rsidP="0034003C">
      <w:pPr>
        <w:rPr>
          <w:rFonts w:cstheme="minorHAnsi"/>
        </w:rPr>
      </w:pPr>
    </w:p>
    <w:p w14:paraId="1D44C1EA" w14:textId="77777777" w:rsidR="0034003C" w:rsidRPr="0034003C" w:rsidRDefault="0034003C" w:rsidP="0034003C">
      <w:pPr>
        <w:rPr>
          <w:rFonts w:cstheme="minorHAnsi"/>
        </w:rPr>
      </w:pPr>
    </w:p>
    <w:p w14:paraId="17849902" w14:textId="77777777" w:rsidR="00065F4E" w:rsidRPr="00C97F29" w:rsidRDefault="00065F4E" w:rsidP="00065F4E">
      <w:pPr>
        <w:pStyle w:val="ListParagraph"/>
        <w:rPr>
          <w:rFonts w:cstheme="minorHAnsi"/>
          <w:b/>
          <w:bCs/>
        </w:rPr>
      </w:pPr>
      <w:r w:rsidRPr="00C97F29">
        <w:rPr>
          <w:rFonts w:cstheme="minorHAnsi"/>
          <w:b/>
          <w:bCs/>
        </w:rPr>
        <w:t>Teamlid 2 feedback Gülseren:</w:t>
      </w:r>
    </w:p>
    <w:p w14:paraId="54EE95CD" w14:textId="77777777" w:rsidR="00065F4E" w:rsidRPr="00C97F29" w:rsidRDefault="00065F4E" w:rsidP="00065F4E">
      <w:pPr>
        <w:pStyle w:val="ListParagraph"/>
        <w:rPr>
          <w:rFonts w:cstheme="minorHAnsi"/>
        </w:rPr>
      </w:pPr>
    </w:p>
    <w:p w14:paraId="5FF5BC87" w14:textId="383FDC64" w:rsidR="00065F4E" w:rsidRPr="00C97F29" w:rsidRDefault="00065F4E" w:rsidP="00065F4E">
      <w:pPr>
        <w:pStyle w:val="ListParagraph"/>
        <w:rPr>
          <w:rFonts w:cstheme="minorHAnsi"/>
        </w:rPr>
      </w:pPr>
      <w:r w:rsidRPr="00C97F29">
        <w:rPr>
          <w:rFonts w:cstheme="minorHAnsi"/>
        </w:rPr>
        <w:t>Gülseren is altijd op</w:t>
      </w:r>
      <w:r w:rsidR="00DB00A9">
        <w:rPr>
          <w:rFonts w:cstheme="minorHAnsi"/>
        </w:rPr>
        <w:t xml:space="preserve"> </w:t>
      </w:r>
      <w:r w:rsidRPr="00C97F29">
        <w:rPr>
          <w:rFonts w:cstheme="minorHAnsi"/>
        </w:rPr>
        <w:t>tijd aanwezig, dat is fijn omdat zij goed is in</w:t>
      </w:r>
      <w:r w:rsidR="00EF5F63">
        <w:rPr>
          <w:rFonts w:cstheme="minorHAnsi"/>
        </w:rPr>
        <w:t xml:space="preserve"> de</w:t>
      </w:r>
      <w:r w:rsidRPr="00C97F29">
        <w:rPr>
          <w:rFonts w:cstheme="minorHAnsi"/>
        </w:rPr>
        <w:t xml:space="preserve"> tekstuele elementen van de opleiding.</w:t>
      </w:r>
    </w:p>
    <w:p w14:paraId="714E65D3" w14:textId="77777777" w:rsidR="00065F4E" w:rsidRPr="00C97F29" w:rsidRDefault="00065F4E" w:rsidP="00065F4E">
      <w:pPr>
        <w:pStyle w:val="ListParagraph"/>
        <w:rPr>
          <w:rFonts w:cstheme="minorHAnsi"/>
        </w:rPr>
      </w:pPr>
    </w:p>
    <w:p w14:paraId="67A5473C" w14:textId="063DF9F5" w:rsidR="00065F4E" w:rsidRPr="00C97F29" w:rsidRDefault="00065F4E" w:rsidP="00065F4E">
      <w:pPr>
        <w:pStyle w:val="ListParagraph"/>
        <w:rPr>
          <w:rFonts w:cstheme="minorHAnsi"/>
        </w:rPr>
      </w:pPr>
      <w:r w:rsidRPr="00C97F29">
        <w:rPr>
          <w:rFonts w:cstheme="minorHAnsi"/>
        </w:rPr>
        <w:t>Tijdens de zelfwerkuren in de klas kan zij beter ergens alleen zitten</w:t>
      </w:r>
      <w:r w:rsidR="00504BF5">
        <w:rPr>
          <w:rFonts w:cstheme="minorHAnsi"/>
        </w:rPr>
        <w:t>,</w:t>
      </w:r>
      <w:r w:rsidRPr="00C97F29">
        <w:rPr>
          <w:rFonts w:cstheme="minorHAnsi"/>
        </w:rPr>
        <w:t xml:space="preserve"> omdat ze</w:t>
      </w:r>
      <w:r w:rsidR="00EF5F63">
        <w:rPr>
          <w:rFonts w:cstheme="minorHAnsi"/>
        </w:rPr>
        <w:t xml:space="preserve"> heeft aangegeven het lastig te vinden om zich goed te kunnen concentreren in een drukke ruimte</w:t>
      </w:r>
      <w:r w:rsidRPr="00C97F29">
        <w:rPr>
          <w:rFonts w:cstheme="minorHAnsi"/>
        </w:rPr>
        <w:t>.</w:t>
      </w:r>
    </w:p>
    <w:p w14:paraId="4AAAC51A" w14:textId="77777777" w:rsidR="00065F4E" w:rsidRPr="00C97F29" w:rsidRDefault="00065F4E" w:rsidP="00065F4E">
      <w:pPr>
        <w:pStyle w:val="ListParagraph"/>
        <w:rPr>
          <w:rFonts w:cstheme="minorHAnsi"/>
        </w:rPr>
      </w:pPr>
    </w:p>
    <w:p w14:paraId="14585D66" w14:textId="77777777" w:rsidR="00065F4E" w:rsidRPr="00C97F29" w:rsidRDefault="00065F4E" w:rsidP="00065F4E">
      <w:pPr>
        <w:pStyle w:val="ListParagraph"/>
        <w:numPr>
          <w:ilvl w:val="0"/>
          <w:numId w:val="29"/>
        </w:numPr>
        <w:spacing w:after="160" w:line="259" w:lineRule="auto"/>
        <w:rPr>
          <w:rFonts w:cstheme="minorHAnsi"/>
          <w:b/>
          <w:bCs/>
        </w:rPr>
      </w:pPr>
      <w:r w:rsidRPr="00C97F29">
        <w:rPr>
          <w:rFonts w:cstheme="minorHAnsi"/>
          <w:b/>
          <w:bCs/>
        </w:rPr>
        <w:t xml:space="preserve">Bepreek de feedback van vraag 2 met je leerteamleden. Noteer hier welke feedback je hebt ontvangen. </w:t>
      </w:r>
    </w:p>
    <w:p w14:paraId="380ADE0F" w14:textId="608DBE9A" w:rsidR="00065F4E" w:rsidRPr="00C97F29" w:rsidRDefault="00065F4E" w:rsidP="00065F4E">
      <w:pPr>
        <w:pStyle w:val="ListParagraph"/>
        <w:rPr>
          <w:rFonts w:cstheme="minorHAnsi"/>
          <w:b/>
          <w:bCs/>
        </w:rPr>
      </w:pPr>
      <w:r w:rsidRPr="00C97F29">
        <w:rPr>
          <w:rFonts w:cstheme="minorHAnsi"/>
          <w:b/>
          <w:bCs/>
        </w:rPr>
        <w:t>Ontvangen feedback Teamlid 1 Salwan:</w:t>
      </w:r>
      <w:r w:rsidRPr="00C97F29">
        <w:rPr>
          <w:rFonts w:cstheme="minorHAnsi"/>
        </w:rPr>
        <w:t xml:space="preserve"> </w:t>
      </w:r>
      <w:r w:rsidRPr="00C97F29">
        <w:rPr>
          <w:rStyle w:val="Strong"/>
          <w:rFonts w:cstheme="minorHAnsi"/>
          <w:b w:val="0"/>
          <w:bCs w:val="0"/>
        </w:rPr>
        <w:t xml:space="preserve">Salwan </w:t>
      </w:r>
      <w:r w:rsidR="001973CE" w:rsidRPr="00C97F29">
        <w:rPr>
          <w:rStyle w:val="Strong"/>
          <w:rFonts w:cstheme="minorHAnsi"/>
          <w:b w:val="0"/>
          <w:bCs w:val="0"/>
        </w:rPr>
        <w:t>vindt</w:t>
      </w:r>
      <w:r w:rsidRPr="00C97F29">
        <w:rPr>
          <w:rStyle w:val="Strong"/>
          <w:rFonts w:cstheme="minorHAnsi"/>
          <w:b w:val="0"/>
          <w:bCs w:val="0"/>
        </w:rPr>
        <w:t xml:space="preserve"> mij </w:t>
      </w:r>
      <w:r w:rsidR="001973CE" w:rsidRPr="00C97F29">
        <w:rPr>
          <w:rStyle w:val="Strong"/>
          <w:rFonts w:cstheme="minorHAnsi"/>
          <w:b w:val="0"/>
          <w:bCs w:val="0"/>
        </w:rPr>
        <w:t>een b</w:t>
      </w:r>
      <w:r w:rsidRPr="00C97F29">
        <w:rPr>
          <w:rStyle w:val="Strong"/>
          <w:rFonts w:cstheme="minorHAnsi"/>
          <w:b w:val="0"/>
          <w:bCs w:val="0"/>
        </w:rPr>
        <w:t>ehulpzaam en verantwoordelijk persoon</w:t>
      </w:r>
      <w:r w:rsidR="00504BF5">
        <w:rPr>
          <w:rStyle w:val="Strong"/>
          <w:rFonts w:cstheme="minorHAnsi"/>
          <w:b w:val="0"/>
          <w:bCs w:val="0"/>
        </w:rPr>
        <w:t>.</w:t>
      </w:r>
    </w:p>
    <w:p w14:paraId="13F5A883" w14:textId="2D665FAD" w:rsidR="00065F4E" w:rsidRPr="00C97F29" w:rsidRDefault="00065F4E" w:rsidP="00065F4E">
      <w:pPr>
        <w:pStyle w:val="ListParagraph"/>
        <w:rPr>
          <w:rFonts w:cstheme="minorHAnsi"/>
        </w:rPr>
      </w:pPr>
      <w:r w:rsidRPr="00C97F29">
        <w:rPr>
          <w:rFonts w:cstheme="minorHAnsi"/>
          <w:b/>
          <w:bCs/>
        </w:rPr>
        <w:t xml:space="preserve">Ontvangen feedback Teamlid 2 Gülseren: </w:t>
      </w:r>
      <w:r w:rsidRPr="00C97F29">
        <w:rPr>
          <w:rFonts w:cstheme="minorHAnsi"/>
        </w:rPr>
        <w:t>Gülseren vindt mij de meest ervaren in het team, en</w:t>
      </w:r>
      <w:r w:rsidR="00504BF5">
        <w:rPr>
          <w:rFonts w:cstheme="minorHAnsi"/>
        </w:rPr>
        <w:t xml:space="preserve"> vindt</w:t>
      </w:r>
      <w:r w:rsidRPr="00C97F29">
        <w:rPr>
          <w:rFonts w:cstheme="minorHAnsi"/>
        </w:rPr>
        <w:t xml:space="preserve"> </w:t>
      </w:r>
      <w:r w:rsidR="00504BF5">
        <w:rPr>
          <w:rFonts w:cstheme="minorHAnsi"/>
        </w:rPr>
        <w:t xml:space="preserve">het </w:t>
      </w:r>
      <w:r w:rsidRPr="00C97F29">
        <w:rPr>
          <w:rFonts w:cstheme="minorHAnsi"/>
        </w:rPr>
        <w:t>fijn dat ik wekelijks vragen stel of dat de opdrachten gelukt zijn of</w:t>
      </w:r>
      <w:r w:rsidR="00504BF5">
        <w:rPr>
          <w:rFonts w:cstheme="minorHAnsi"/>
        </w:rPr>
        <w:t xml:space="preserve"> dat er</w:t>
      </w:r>
      <w:r w:rsidRPr="00C97F29">
        <w:rPr>
          <w:rFonts w:cstheme="minorHAnsi"/>
        </w:rPr>
        <w:t xml:space="preserve"> vragen zijn</w:t>
      </w:r>
      <w:r w:rsidR="00504BF5">
        <w:rPr>
          <w:rFonts w:cstheme="minorHAnsi"/>
        </w:rPr>
        <w:t xml:space="preserve"> waarbij ik kan helpen</w:t>
      </w:r>
      <w:r w:rsidRPr="00C97F29">
        <w:rPr>
          <w:rFonts w:cstheme="minorHAnsi"/>
        </w:rPr>
        <w:t xml:space="preserve">. </w:t>
      </w:r>
    </w:p>
    <w:p w14:paraId="62030D46" w14:textId="39F60C2B" w:rsidR="00B044FA" w:rsidRPr="00C97F29" w:rsidRDefault="00065F4E" w:rsidP="001973CE">
      <w:pPr>
        <w:pStyle w:val="ListParagraph"/>
        <w:rPr>
          <w:rFonts w:cstheme="minorHAnsi"/>
        </w:rPr>
      </w:pPr>
      <w:r w:rsidRPr="00C97F29">
        <w:rPr>
          <w:rFonts w:cstheme="minorHAnsi"/>
        </w:rPr>
        <w:t>Als feedback kreeg ik te horen dat het handig is als ik aan mijn concentratie werk.</w:t>
      </w:r>
    </w:p>
    <w:p w14:paraId="6FD13BE1" w14:textId="77777777" w:rsidR="004F772C" w:rsidRPr="00C97F29" w:rsidRDefault="004F772C" w:rsidP="00065F4E">
      <w:pPr>
        <w:pStyle w:val="ListParagraph"/>
        <w:rPr>
          <w:rFonts w:cstheme="minorHAnsi"/>
          <w:b/>
          <w:bCs/>
          <w:sz w:val="28"/>
          <w:szCs w:val="28"/>
        </w:rPr>
      </w:pPr>
    </w:p>
    <w:p w14:paraId="30275FF5" w14:textId="77777777" w:rsidR="004F772C" w:rsidRPr="00C97F29" w:rsidRDefault="004F772C" w:rsidP="00065F4E">
      <w:pPr>
        <w:pStyle w:val="ListParagraph"/>
        <w:rPr>
          <w:rFonts w:cstheme="minorHAnsi"/>
          <w:b/>
          <w:bCs/>
          <w:sz w:val="28"/>
          <w:szCs w:val="28"/>
        </w:rPr>
      </w:pPr>
    </w:p>
    <w:p w14:paraId="68E48481" w14:textId="77777777" w:rsidR="001973CE" w:rsidRPr="00C97F29" w:rsidRDefault="001973CE" w:rsidP="00065F4E">
      <w:pPr>
        <w:pStyle w:val="ListParagraph"/>
        <w:rPr>
          <w:rFonts w:cstheme="minorHAnsi"/>
          <w:b/>
          <w:bCs/>
          <w:sz w:val="28"/>
          <w:szCs w:val="28"/>
        </w:rPr>
      </w:pPr>
    </w:p>
    <w:p w14:paraId="4A2FFDB1" w14:textId="77777777" w:rsidR="001973CE" w:rsidRPr="00C97F29" w:rsidRDefault="001973CE" w:rsidP="00065F4E">
      <w:pPr>
        <w:pStyle w:val="ListParagraph"/>
        <w:rPr>
          <w:rFonts w:cstheme="minorHAnsi"/>
          <w:b/>
          <w:bCs/>
          <w:sz w:val="28"/>
          <w:szCs w:val="28"/>
        </w:rPr>
      </w:pPr>
    </w:p>
    <w:p w14:paraId="405064AC" w14:textId="77777777" w:rsidR="001973CE" w:rsidRPr="00C97F29" w:rsidRDefault="001973CE" w:rsidP="00065F4E">
      <w:pPr>
        <w:pStyle w:val="ListParagraph"/>
        <w:rPr>
          <w:rFonts w:cstheme="minorHAnsi"/>
          <w:b/>
          <w:bCs/>
          <w:sz w:val="28"/>
          <w:szCs w:val="28"/>
        </w:rPr>
      </w:pPr>
    </w:p>
    <w:p w14:paraId="2B212B50" w14:textId="77777777" w:rsidR="001973CE" w:rsidRPr="00C97F29" w:rsidRDefault="001973CE" w:rsidP="00065F4E">
      <w:pPr>
        <w:pStyle w:val="ListParagraph"/>
        <w:rPr>
          <w:rFonts w:cstheme="minorHAnsi"/>
          <w:b/>
          <w:bCs/>
          <w:sz w:val="28"/>
          <w:szCs w:val="28"/>
        </w:rPr>
      </w:pPr>
    </w:p>
    <w:p w14:paraId="119212CB" w14:textId="77777777" w:rsidR="001973CE" w:rsidRPr="00C97F29" w:rsidRDefault="001973CE" w:rsidP="00065F4E">
      <w:pPr>
        <w:pStyle w:val="ListParagraph"/>
        <w:rPr>
          <w:rFonts w:cstheme="minorHAnsi"/>
          <w:b/>
          <w:bCs/>
          <w:sz w:val="28"/>
          <w:szCs w:val="28"/>
        </w:rPr>
      </w:pPr>
    </w:p>
    <w:p w14:paraId="7042ADAA" w14:textId="77777777" w:rsidR="001973CE" w:rsidRPr="00C97F29" w:rsidRDefault="001973CE" w:rsidP="00065F4E">
      <w:pPr>
        <w:pStyle w:val="ListParagraph"/>
        <w:rPr>
          <w:rFonts w:cstheme="minorHAnsi"/>
          <w:b/>
          <w:bCs/>
          <w:sz w:val="28"/>
          <w:szCs w:val="28"/>
        </w:rPr>
      </w:pPr>
    </w:p>
    <w:p w14:paraId="1A914E9A" w14:textId="77777777" w:rsidR="001973CE" w:rsidRPr="00C97F29" w:rsidRDefault="001973CE" w:rsidP="00065F4E">
      <w:pPr>
        <w:pStyle w:val="ListParagraph"/>
        <w:rPr>
          <w:rFonts w:cstheme="minorHAnsi"/>
          <w:b/>
          <w:bCs/>
          <w:sz w:val="28"/>
          <w:szCs w:val="28"/>
        </w:rPr>
      </w:pPr>
    </w:p>
    <w:p w14:paraId="1F717A72" w14:textId="5F73308B" w:rsidR="001973CE" w:rsidRPr="00C97F29" w:rsidRDefault="001973CE">
      <w:pPr>
        <w:spacing w:after="160" w:line="259" w:lineRule="auto"/>
        <w:rPr>
          <w:rFonts w:cstheme="minorHAnsi"/>
          <w:b/>
          <w:bCs/>
          <w:sz w:val="28"/>
          <w:szCs w:val="28"/>
        </w:rPr>
      </w:pPr>
      <w:r w:rsidRPr="00C97F29">
        <w:rPr>
          <w:rFonts w:cstheme="minorHAnsi"/>
          <w:b/>
          <w:bCs/>
          <w:sz w:val="28"/>
          <w:szCs w:val="28"/>
        </w:rPr>
        <w:br w:type="page"/>
      </w:r>
    </w:p>
    <w:p w14:paraId="2534F108" w14:textId="3A9F9D03" w:rsidR="00065F4E" w:rsidRPr="00C97F29" w:rsidRDefault="00065F4E" w:rsidP="001973CE">
      <w:pPr>
        <w:pStyle w:val="ListParagraph"/>
        <w:rPr>
          <w:rFonts w:cstheme="minorHAnsi"/>
          <w:b/>
          <w:bCs/>
          <w:sz w:val="28"/>
          <w:szCs w:val="28"/>
        </w:rPr>
      </w:pPr>
      <w:r w:rsidRPr="00C97F29">
        <w:rPr>
          <w:rFonts w:cstheme="minorHAnsi"/>
          <w:b/>
          <w:bCs/>
          <w:sz w:val="28"/>
          <w:szCs w:val="28"/>
        </w:rPr>
        <w:lastRenderedPageBreak/>
        <w:t>Deel B Code review</w:t>
      </w:r>
    </w:p>
    <w:p w14:paraId="7B0F8776" w14:textId="77777777" w:rsidR="00065F4E" w:rsidRPr="00C97F29" w:rsidRDefault="00065F4E" w:rsidP="00065F4E">
      <w:pPr>
        <w:pStyle w:val="ListParagraph"/>
        <w:numPr>
          <w:ilvl w:val="0"/>
          <w:numId w:val="30"/>
        </w:numPr>
        <w:spacing w:after="160" w:line="259" w:lineRule="auto"/>
        <w:rPr>
          <w:rFonts w:cstheme="minorHAnsi"/>
          <w:b/>
          <w:bCs/>
        </w:rPr>
      </w:pPr>
      <w:r w:rsidRPr="00C97F29">
        <w:rPr>
          <w:rFonts w:cstheme="minorHAnsi"/>
          <w:b/>
          <w:bCs/>
        </w:rPr>
        <w:t>Welke programmeeropdracht van welke student heb je bekeken?</w:t>
      </w:r>
    </w:p>
    <w:p w14:paraId="1DCCA59E" w14:textId="77777777" w:rsidR="00065F4E" w:rsidRPr="00C97F29" w:rsidRDefault="00065F4E" w:rsidP="00065F4E">
      <w:pPr>
        <w:ind w:left="708"/>
        <w:rPr>
          <w:rFonts w:cstheme="minorHAnsi"/>
        </w:rPr>
      </w:pPr>
      <w:r w:rsidRPr="00C97F29">
        <w:rPr>
          <w:rFonts w:cstheme="minorHAnsi"/>
        </w:rPr>
        <w:t xml:space="preserve">Programmeeropdracht: A2W5P1 - </w:t>
      </w:r>
      <w:proofErr w:type="spellStart"/>
      <w:r w:rsidRPr="00C97F29">
        <w:rPr>
          <w:rFonts w:cstheme="minorHAnsi"/>
        </w:rPr>
        <w:t>Automated</w:t>
      </w:r>
      <w:proofErr w:type="spellEnd"/>
      <w:r w:rsidRPr="00C97F29">
        <w:rPr>
          <w:rFonts w:cstheme="minorHAnsi"/>
        </w:rPr>
        <w:t xml:space="preserve"> </w:t>
      </w:r>
      <w:proofErr w:type="spellStart"/>
      <w:r w:rsidRPr="00C97F29">
        <w:rPr>
          <w:rFonts w:cstheme="minorHAnsi"/>
        </w:rPr>
        <w:t>arithmetics</w:t>
      </w:r>
      <w:proofErr w:type="spellEnd"/>
    </w:p>
    <w:p w14:paraId="4EFA59AB" w14:textId="77777777" w:rsidR="00065F4E" w:rsidRPr="00C97F29" w:rsidRDefault="00065F4E" w:rsidP="00065F4E">
      <w:pPr>
        <w:ind w:left="708"/>
        <w:rPr>
          <w:rFonts w:cstheme="minorHAnsi"/>
        </w:rPr>
      </w:pPr>
      <w:r w:rsidRPr="00C97F29">
        <w:rPr>
          <w:rFonts w:cstheme="minorHAnsi"/>
        </w:rPr>
        <w:t xml:space="preserve">Student: </w:t>
      </w:r>
      <w:proofErr w:type="spellStart"/>
      <w:r w:rsidRPr="00C97F29">
        <w:rPr>
          <w:rFonts w:cstheme="minorHAnsi"/>
        </w:rPr>
        <w:t>Manasseh</w:t>
      </w:r>
      <w:proofErr w:type="spellEnd"/>
      <w:r w:rsidRPr="00C97F29">
        <w:rPr>
          <w:rFonts w:cstheme="minorHAnsi"/>
        </w:rPr>
        <w:t xml:space="preserve"> Stam </w:t>
      </w:r>
    </w:p>
    <w:p w14:paraId="754EC298" w14:textId="77777777" w:rsidR="00065F4E" w:rsidRPr="00C97F29" w:rsidRDefault="00065F4E" w:rsidP="00065F4E">
      <w:pPr>
        <w:pStyle w:val="ListParagraph"/>
        <w:numPr>
          <w:ilvl w:val="0"/>
          <w:numId w:val="30"/>
        </w:numPr>
        <w:spacing w:after="160" w:line="259" w:lineRule="auto"/>
        <w:rPr>
          <w:rFonts w:cstheme="minorHAnsi"/>
          <w:b/>
          <w:bCs/>
        </w:rPr>
      </w:pPr>
      <w:r w:rsidRPr="00C97F29">
        <w:rPr>
          <w:rFonts w:cstheme="minorHAnsi"/>
          <w:b/>
          <w:bCs/>
        </w:rPr>
        <w:t>Hebben de variabelen goede namen? (</w:t>
      </w:r>
      <w:proofErr w:type="gramStart"/>
      <w:r w:rsidRPr="00C97F29">
        <w:rPr>
          <w:rFonts w:cstheme="minorHAnsi"/>
          <w:b/>
          <w:bCs/>
        </w:rPr>
        <w:t>is</w:t>
      </w:r>
      <w:proofErr w:type="gramEnd"/>
      <w:r w:rsidRPr="00C97F29">
        <w:rPr>
          <w:rFonts w:cstheme="minorHAnsi"/>
          <w:b/>
          <w:bCs/>
        </w:rPr>
        <w:t xml:space="preserve"> het een omschrijving van hetgeen erin zit? Welke zou je anders noemen? Zijn er overbodige variabelen? Komt het overeen met hoe jij het hebt gedaan?)</w:t>
      </w:r>
    </w:p>
    <w:p w14:paraId="698C3A60" w14:textId="4B71433E" w:rsidR="00065F4E" w:rsidRPr="00C97F29" w:rsidRDefault="00065F4E" w:rsidP="00065F4E">
      <w:pPr>
        <w:pStyle w:val="ListParagraph"/>
        <w:rPr>
          <w:rFonts w:cstheme="minorHAnsi"/>
        </w:rPr>
      </w:pPr>
      <w:r w:rsidRPr="00C97F29">
        <w:rPr>
          <w:rFonts w:cstheme="minorHAnsi"/>
        </w:rPr>
        <w:t>De variabelen hebben goede namen. Er zijn variabelen die niet nodig zijn</w:t>
      </w:r>
      <w:r w:rsidR="00504BF5">
        <w:rPr>
          <w:rFonts w:cstheme="minorHAnsi"/>
        </w:rPr>
        <w:t>,</w:t>
      </w:r>
      <w:r w:rsidRPr="00C97F29">
        <w:rPr>
          <w:rFonts w:cstheme="minorHAnsi"/>
        </w:rPr>
        <w:t xml:space="preserve"> omdat er op deze plekken </w:t>
      </w:r>
      <w:proofErr w:type="spellStart"/>
      <w:r w:rsidRPr="00C97F29">
        <w:rPr>
          <w:rFonts w:cstheme="minorHAnsi"/>
        </w:rPr>
        <w:t>tuple</w:t>
      </w:r>
      <w:proofErr w:type="spellEnd"/>
      <w:r w:rsidRPr="00C97F29">
        <w:rPr>
          <w:rFonts w:cstheme="minorHAnsi"/>
        </w:rPr>
        <w:t xml:space="preserve"> </w:t>
      </w:r>
      <w:proofErr w:type="spellStart"/>
      <w:r w:rsidRPr="00C97F29">
        <w:rPr>
          <w:rFonts w:cstheme="minorHAnsi"/>
        </w:rPr>
        <w:t>packing</w:t>
      </w:r>
      <w:proofErr w:type="spellEnd"/>
      <w:r w:rsidRPr="00C97F29">
        <w:rPr>
          <w:rFonts w:cstheme="minorHAnsi"/>
        </w:rPr>
        <w:t xml:space="preserve"> gebruikt had kunnen worden.</w:t>
      </w:r>
    </w:p>
    <w:p w14:paraId="43A86A23" w14:textId="65054E9A" w:rsidR="00065F4E" w:rsidRDefault="00065F4E" w:rsidP="00065F4E">
      <w:pPr>
        <w:pStyle w:val="ListParagraph"/>
        <w:rPr>
          <w:rFonts w:cstheme="minorHAnsi"/>
        </w:rPr>
      </w:pPr>
      <w:r w:rsidRPr="00C97F29">
        <w:rPr>
          <w:rFonts w:cstheme="minorHAnsi"/>
        </w:rPr>
        <w:t xml:space="preserve">Ook worden variabelen in een </w:t>
      </w:r>
      <w:proofErr w:type="spellStart"/>
      <w:r w:rsidRPr="00C97F29">
        <w:rPr>
          <w:rFonts w:cstheme="minorHAnsi"/>
        </w:rPr>
        <w:t>if</w:t>
      </w:r>
      <w:proofErr w:type="spellEnd"/>
      <w:r w:rsidRPr="00C97F29">
        <w:rPr>
          <w:rFonts w:cstheme="minorHAnsi"/>
        </w:rPr>
        <w:t xml:space="preserve"> statement </w:t>
      </w:r>
      <w:r w:rsidR="008C12FB">
        <w:rPr>
          <w:rFonts w:cstheme="minorHAnsi"/>
        </w:rPr>
        <w:t>toegekend</w:t>
      </w:r>
      <w:r w:rsidRPr="00C97F29">
        <w:rPr>
          <w:rFonts w:cstheme="minorHAnsi"/>
        </w:rPr>
        <w:t xml:space="preserve"> die er </w:t>
      </w:r>
      <w:r w:rsidR="008C12FB">
        <w:rPr>
          <w:rFonts w:cstheme="minorHAnsi"/>
        </w:rPr>
        <w:t>beter</w:t>
      </w:r>
      <w:r w:rsidRPr="00C97F29">
        <w:rPr>
          <w:rFonts w:cstheme="minorHAnsi"/>
        </w:rPr>
        <w:t xml:space="preserve"> buiten hadden kunnen </w:t>
      </w:r>
      <w:r w:rsidR="00E04205">
        <w:rPr>
          <w:rFonts w:cstheme="minorHAnsi"/>
        </w:rPr>
        <w:t>staan om het overzichtelijker te maken.</w:t>
      </w:r>
    </w:p>
    <w:p w14:paraId="26BFB807" w14:textId="77777777" w:rsidR="008C12FB" w:rsidRDefault="008C12FB" w:rsidP="00065F4E">
      <w:pPr>
        <w:pStyle w:val="ListParagraph"/>
        <w:rPr>
          <w:rFonts w:cstheme="minorHAnsi"/>
        </w:rPr>
      </w:pPr>
    </w:p>
    <w:p w14:paraId="0730414C" w14:textId="7A487943" w:rsidR="008C12FB" w:rsidRDefault="008C12FB" w:rsidP="00065F4E">
      <w:pPr>
        <w:pStyle w:val="ListParagraph"/>
        <w:rPr>
          <w:rFonts w:cstheme="minorHAnsi"/>
        </w:rPr>
      </w:pPr>
      <w:r>
        <w:rPr>
          <w:rFonts w:cstheme="minorHAnsi"/>
        </w:rPr>
        <w:t xml:space="preserve">Oplossing </w:t>
      </w:r>
      <w:proofErr w:type="spellStart"/>
      <w:r>
        <w:rPr>
          <w:rFonts w:cstheme="minorHAnsi"/>
        </w:rPr>
        <w:t>Manasseh</w:t>
      </w:r>
      <w:proofErr w:type="spellEnd"/>
      <w:r>
        <w:rPr>
          <w:rFonts w:cstheme="minorHAnsi"/>
        </w:rPr>
        <w:t>:</w:t>
      </w:r>
    </w:p>
    <w:p w14:paraId="2C824A48"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569CD6"/>
          <w:sz w:val="21"/>
          <w:szCs w:val="21"/>
          <w:lang w:val="en-GB" w:eastAsia="en-GB"/>
        </w:rPr>
        <w:t>def</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DCDCAA"/>
          <w:sz w:val="21"/>
          <w:szCs w:val="21"/>
          <w:lang w:val="en-GB" w:eastAsia="en-GB"/>
        </w:rPr>
        <w:t>generate_</w:t>
      </w:r>
      <w:proofErr w:type="gramStart"/>
      <w:r w:rsidRPr="008C12FB">
        <w:rPr>
          <w:rFonts w:ascii="Consolas" w:eastAsia="Times New Roman" w:hAnsi="Consolas" w:cs="Times New Roman"/>
          <w:color w:val="DCDCAA"/>
          <w:sz w:val="21"/>
          <w:szCs w:val="21"/>
          <w:lang w:val="en-GB" w:eastAsia="en-GB"/>
        </w:rPr>
        <w:t>exercise</w:t>
      </w:r>
      <w:proofErr w:type="spellEnd"/>
      <w:r w:rsidRPr="008C12FB">
        <w:rPr>
          <w:rFonts w:ascii="Consolas" w:eastAsia="Times New Roman" w:hAnsi="Consolas" w:cs="Times New Roman"/>
          <w:color w:val="CCCCCC"/>
          <w:sz w:val="21"/>
          <w:szCs w:val="21"/>
          <w:lang w:val="en-GB" w:eastAsia="en-GB"/>
        </w:rPr>
        <w:t>(</w:t>
      </w:r>
      <w:proofErr w:type="spellStart"/>
      <w:proofErr w:type="gramEnd"/>
      <w:r w:rsidRPr="008C12FB">
        <w:rPr>
          <w:rFonts w:ascii="Consolas" w:eastAsia="Times New Roman" w:hAnsi="Consolas" w:cs="Times New Roman"/>
          <w:color w:val="9CDCFE"/>
          <w:sz w:val="21"/>
          <w:szCs w:val="21"/>
          <w:lang w:val="en-GB" w:eastAsia="en-GB"/>
        </w:rPr>
        <w:t>arithmetic_type</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4EC9B0"/>
          <w:sz w:val="21"/>
          <w:szCs w:val="21"/>
          <w:lang w:val="en-GB" w:eastAsia="en-GB"/>
        </w:rPr>
        <w:t>str</w:t>
      </w:r>
      <w:r w:rsidRPr="008C12FB">
        <w:rPr>
          <w:rFonts w:ascii="Consolas" w:eastAsia="Times New Roman" w:hAnsi="Consolas" w:cs="Times New Roman"/>
          <w:color w:val="CCCCCC"/>
          <w:sz w:val="21"/>
          <w:szCs w:val="21"/>
          <w:lang w:val="en-GB" w:eastAsia="en-GB"/>
        </w:rPr>
        <w:t xml:space="preserve">) -&gt; </w:t>
      </w:r>
      <w:r w:rsidRPr="008C12FB">
        <w:rPr>
          <w:rFonts w:ascii="Consolas" w:eastAsia="Times New Roman" w:hAnsi="Consolas" w:cs="Times New Roman"/>
          <w:color w:val="4EC9B0"/>
          <w:sz w:val="21"/>
          <w:szCs w:val="21"/>
          <w:lang w:val="en-GB" w:eastAsia="en-GB"/>
        </w:rPr>
        <w:t>tuple</w:t>
      </w:r>
      <w:r w:rsidRPr="008C12FB">
        <w:rPr>
          <w:rFonts w:ascii="Consolas" w:eastAsia="Times New Roman" w:hAnsi="Consolas" w:cs="Times New Roman"/>
          <w:color w:val="CCCCCC"/>
          <w:sz w:val="21"/>
          <w:szCs w:val="21"/>
          <w:lang w:val="en-GB" w:eastAsia="en-GB"/>
        </w:rPr>
        <w:t>[</w:t>
      </w:r>
      <w:r w:rsidRPr="008C12FB">
        <w:rPr>
          <w:rFonts w:ascii="Consolas" w:eastAsia="Times New Roman" w:hAnsi="Consolas" w:cs="Times New Roman"/>
          <w:color w:val="4EC9B0"/>
          <w:sz w:val="21"/>
          <w:szCs w:val="21"/>
          <w:lang w:val="en-GB" w:eastAsia="en-GB"/>
        </w:rPr>
        <w:t>str</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4EC9B0"/>
          <w:sz w:val="21"/>
          <w:szCs w:val="21"/>
          <w:lang w:val="en-GB" w:eastAsia="en-GB"/>
        </w:rPr>
        <w:t>int</w:t>
      </w:r>
      <w:r w:rsidRPr="008C12FB">
        <w:rPr>
          <w:rFonts w:ascii="Consolas" w:eastAsia="Times New Roman" w:hAnsi="Consolas" w:cs="Times New Roman"/>
          <w:color w:val="CCCCCC"/>
          <w:sz w:val="21"/>
          <w:szCs w:val="21"/>
          <w:lang w:val="en-GB" w:eastAsia="en-GB"/>
        </w:rPr>
        <w:t>]:</w:t>
      </w:r>
    </w:p>
    <w:p w14:paraId="5AA320D2"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9CDCFE"/>
          <w:sz w:val="21"/>
          <w:szCs w:val="21"/>
          <w:lang w:val="en-GB" w:eastAsia="en-GB"/>
        </w:rPr>
        <w:t>answer</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DCDCAA"/>
          <w:sz w:val="21"/>
          <w:szCs w:val="21"/>
          <w:lang w:val="en-GB" w:eastAsia="en-GB"/>
        </w:rPr>
        <w:t>generate_random_</w:t>
      </w:r>
      <w:proofErr w:type="gramStart"/>
      <w:r w:rsidRPr="008C12FB">
        <w:rPr>
          <w:rFonts w:ascii="Consolas" w:eastAsia="Times New Roman" w:hAnsi="Consolas" w:cs="Times New Roman"/>
          <w:color w:val="DCDCAA"/>
          <w:sz w:val="21"/>
          <w:szCs w:val="21"/>
          <w:lang w:val="en-GB" w:eastAsia="en-GB"/>
        </w:rPr>
        <w:t>number</w:t>
      </w:r>
      <w:proofErr w:type="spellEnd"/>
      <w:r w:rsidRPr="008C12FB">
        <w:rPr>
          <w:rFonts w:ascii="Consolas" w:eastAsia="Times New Roman" w:hAnsi="Consolas" w:cs="Times New Roman"/>
          <w:color w:val="CCCCCC"/>
          <w:sz w:val="21"/>
          <w:szCs w:val="21"/>
          <w:lang w:val="en-GB" w:eastAsia="en-GB"/>
        </w:rPr>
        <w:t>(</w:t>
      </w:r>
      <w:proofErr w:type="gramEnd"/>
      <w:r w:rsidRPr="008C12FB">
        <w:rPr>
          <w:rFonts w:ascii="Consolas" w:eastAsia="Times New Roman" w:hAnsi="Consolas" w:cs="Times New Roman"/>
          <w:color w:val="CCCCCC"/>
          <w:sz w:val="21"/>
          <w:szCs w:val="21"/>
          <w:lang w:val="en-GB" w:eastAsia="en-GB"/>
        </w:rPr>
        <w:t>)</w:t>
      </w:r>
    </w:p>
    <w:p w14:paraId="3F2F075F" w14:textId="77777777" w:rsidR="008C12FB" w:rsidRDefault="008C12FB" w:rsidP="00E04205">
      <w:pPr>
        <w:shd w:val="clear" w:color="auto" w:fill="1F1F1F"/>
        <w:spacing w:line="285" w:lineRule="atLeast"/>
        <w:ind w:left="720"/>
        <w:rPr>
          <w:rFonts w:ascii="Consolas" w:eastAsia="Times New Roman" w:hAnsi="Consolas" w:cs="Times New Roman"/>
          <w:color w:val="CE9178"/>
          <w:sz w:val="21"/>
          <w:szCs w:val="21"/>
          <w:lang w:val="en-GB" w:eastAsia="en-GB"/>
        </w:rPr>
      </w:pP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9CDCFE"/>
          <w:sz w:val="21"/>
          <w:szCs w:val="21"/>
          <w:lang w:val="en-GB" w:eastAsia="en-GB"/>
        </w:rPr>
        <w:t>formula</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CE9178"/>
          <w:sz w:val="21"/>
          <w:szCs w:val="21"/>
          <w:lang w:val="en-GB" w:eastAsia="en-GB"/>
        </w:rPr>
        <w:t>''</w:t>
      </w:r>
    </w:p>
    <w:p w14:paraId="343D5397"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p>
    <w:p w14:paraId="306975E9"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C586C0"/>
          <w:sz w:val="21"/>
          <w:szCs w:val="21"/>
          <w:lang w:val="en-GB" w:eastAsia="en-GB"/>
        </w:rPr>
        <w:t>if</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arithmetic_type</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CE9178"/>
          <w:sz w:val="21"/>
          <w:szCs w:val="21"/>
          <w:lang w:val="en-GB" w:eastAsia="en-GB"/>
        </w:rPr>
        <w:t>'summation'</w:t>
      </w:r>
      <w:r w:rsidRPr="008C12FB">
        <w:rPr>
          <w:rFonts w:ascii="Consolas" w:eastAsia="Times New Roman" w:hAnsi="Consolas" w:cs="Times New Roman"/>
          <w:color w:val="CCCCCC"/>
          <w:sz w:val="21"/>
          <w:szCs w:val="21"/>
          <w:lang w:val="en-GB" w:eastAsia="en-GB"/>
        </w:rPr>
        <w:t>:</w:t>
      </w:r>
    </w:p>
    <w:p w14:paraId="58DD3DC4"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first_number</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DCDCAA"/>
          <w:sz w:val="21"/>
          <w:szCs w:val="21"/>
          <w:lang w:val="en-GB" w:eastAsia="en-GB"/>
        </w:rPr>
        <w:t>generate_random_</w:t>
      </w:r>
      <w:proofErr w:type="gramStart"/>
      <w:r w:rsidRPr="008C12FB">
        <w:rPr>
          <w:rFonts w:ascii="Consolas" w:eastAsia="Times New Roman" w:hAnsi="Consolas" w:cs="Times New Roman"/>
          <w:color w:val="DCDCAA"/>
          <w:sz w:val="21"/>
          <w:szCs w:val="21"/>
          <w:lang w:val="en-GB" w:eastAsia="en-GB"/>
        </w:rPr>
        <w:t>number</w:t>
      </w:r>
      <w:proofErr w:type="spellEnd"/>
      <w:r w:rsidRPr="008C12FB">
        <w:rPr>
          <w:rFonts w:ascii="Consolas" w:eastAsia="Times New Roman" w:hAnsi="Consolas" w:cs="Times New Roman"/>
          <w:color w:val="CCCCCC"/>
          <w:sz w:val="21"/>
          <w:szCs w:val="21"/>
          <w:lang w:val="en-GB" w:eastAsia="en-GB"/>
        </w:rPr>
        <w:t>(</w:t>
      </w:r>
      <w:proofErr w:type="gramEnd"/>
      <w:r w:rsidRPr="008C12FB">
        <w:rPr>
          <w:rFonts w:ascii="Consolas" w:eastAsia="Times New Roman" w:hAnsi="Consolas" w:cs="Times New Roman"/>
          <w:color w:val="CCCCCC"/>
          <w:sz w:val="21"/>
          <w:szCs w:val="21"/>
          <w:lang w:val="en-GB" w:eastAsia="en-GB"/>
        </w:rPr>
        <w:t>)</w:t>
      </w:r>
    </w:p>
    <w:p w14:paraId="3A97650A"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second_number</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DCDCAA"/>
          <w:sz w:val="21"/>
          <w:szCs w:val="21"/>
          <w:lang w:val="en-GB" w:eastAsia="en-GB"/>
        </w:rPr>
        <w:t>generate_random_</w:t>
      </w:r>
      <w:proofErr w:type="gramStart"/>
      <w:r w:rsidRPr="008C12FB">
        <w:rPr>
          <w:rFonts w:ascii="Consolas" w:eastAsia="Times New Roman" w:hAnsi="Consolas" w:cs="Times New Roman"/>
          <w:color w:val="DCDCAA"/>
          <w:sz w:val="21"/>
          <w:szCs w:val="21"/>
          <w:lang w:val="en-GB" w:eastAsia="en-GB"/>
        </w:rPr>
        <w:t>number</w:t>
      </w:r>
      <w:proofErr w:type="spellEnd"/>
      <w:r w:rsidRPr="008C12FB">
        <w:rPr>
          <w:rFonts w:ascii="Consolas" w:eastAsia="Times New Roman" w:hAnsi="Consolas" w:cs="Times New Roman"/>
          <w:color w:val="CCCCCC"/>
          <w:sz w:val="21"/>
          <w:szCs w:val="21"/>
          <w:lang w:val="en-GB" w:eastAsia="en-GB"/>
        </w:rPr>
        <w:t>(</w:t>
      </w:r>
      <w:proofErr w:type="gramEnd"/>
      <w:r w:rsidRPr="008C12FB">
        <w:rPr>
          <w:rFonts w:ascii="Consolas" w:eastAsia="Times New Roman" w:hAnsi="Consolas" w:cs="Times New Roman"/>
          <w:color w:val="CCCCCC"/>
          <w:sz w:val="21"/>
          <w:szCs w:val="21"/>
          <w:lang w:val="en-GB" w:eastAsia="en-GB"/>
        </w:rPr>
        <w:t>)</w:t>
      </w:r>
    </w:p>
    <w:p w14:paraId="5D0C0C7E"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9CDCFE"/>
          <w:sz w:val="21"/>
          <w:szCs w:val="21"/>
          <w:lang w:val="en-GB" w:eastAsia="en-GB"/>
        </w:rPr>
        <w:t>formula</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569CD6"/>
          <w:sz w:val="21"/>
          <w:szCs w:val="21"/>
          <w:lang w:val="en-GB" w:eastAsia="en-GB"/>
        </w:rPr>
        <w:t>f</w:t>
      </w:r>
      <w:r w:rsidRPr="008C12FB">
        <w:rPr>
          <w:rFonts w:ascii="Consolas" w:eastAsia="Times New Roman" w:hAnsi="Consolas" w:cs="Times New Roman"/>
          <w:color w:val="CE9178"/>
          <w:sz w:val="21"/>
          <w:szCs w:val="21"/>
          <w:lang w:val="en-GB" w:eastAsia="en-GB"/>
        </w:rPr>
        <w:t>'</w:t>
      </w:r>
      <w:r w:rsidRPr="008C12FB">
        <w:rPr>
          <w:rFonts w:ascii="Consolas" w:eastAsia="Times New Roman" w:hAnsi="Consolas" w:cs="Times New Roman"/>
          <w:color w:val="569CD6"/>
          <w:sz w:val="21"/>
          <w:szCs w:val="21"/>
          <w:lang w:val="en-GB" w:eastAsia="en-GB"/>
        </w:rPr>
        <w:t>{</w:t>
      </w:r>
      <w:proofErr w:type="spellStart"/>
      <w:r w:rsidRPr="008C12FB">
        <w:rPr>
          <w:rFonts w:ascii="Consolas" w:eastAsia="Times New Roman" w:hAnsi="Consolas" w:cs="Times New Roman"/>
          <w:color w:val="9CDCFE"/>
          <w:sz w:val="21"/>
          <w:szCs w:val="21"/>
          <w:lang w:val="en-GB" w:eastAsia="en-GB"/>
        </w:rPr>
        <w:t>first_number</w:t>
      </w:r>
      <w:proofErr w:type="spellEnd"/>
      <w:r w:rsidRPr="008C12FB">
        <w:rPr>
          <w:rFonts w:ascii="Consolas" w:eastAsia="Times New Roman" w:hAnsi="Consolas" w:cs="Times New Roman"/>
          <w:color w:val="569CD6"/>
          <w:sz w:val="21"/>
          <w:szCs w:val="21"/>
          <w:lang w:val="en-GB" w:eastAsia="en-GB"/>
        </w:rPr>
        <w:t>}</w:t>
      </w:r>
      <w:r w:rsidRPr="008C12FB">
        <w:rPr>
          <w:rFonts w:ascii="Consolas" w:eastAsia="Times New Roman" w:hAnsi="Consolas" w:cs="Times New Roman"/>
          <w:color w:val="CE9178"/>
          <w:sz w:val="21"/>
          <w:szCs w:val="21"/>
          <w:lang w:val="en-GB" w:eastAsia="en-GB"/>
        </w:rPr>
        <w:t xml:space="preserve"> + </w:t>
      </w:r>
      <w:r w:rsidRPr="008C12FB">
        <w:rPr>
          <w:rFonts w:ascii="Consolas" w:eastAsia="Times New Roman" w:hAnsi="Consolas" w:cs="Times New Roman"/>
          <w:color w:val="569CD6"/>
          <w:sz w:val="21"/>
          <w:szCs w:val="21"/>
          <w:lang w:val="en-GB" w:eastAsia="en-GB"/>
        </w:rPr>
        <w:t>{</w:t>
      </w:r>
      <w:proofErr w:type="spellStart"/>
      <w:r w:rsidRPr="008C12FB">
        <w:rPr>
          <w:rFonts w:ascii="Consolas" w:eastAsia="Times New Roman" w:hAnsi="Consolas" w:cs="Times New Roman"/>
          <w:color w:val="9CDCFE"/>
          <w:sz w:val="21"/>
          <w:szCs w:val="21"/>
          <w:lang w:val="en-GB" w:eastAsia="en-GB"/>
        </w:rPr>
        <w:t>second_number</w:t>
      </w:r>
      <w:proofErr w:type="spellEnd"/>
      <w:r w:rsidRPr="008C12FB">
        <w:rPr>
          <w:rFonts w:ascii="Consolas" w:eastAsia="Times New Roman" w:hAnsi="Consolas" w:cs="Times New Roman"/>
          <w:color w:val="569CD6"/>
          <w:sz w:val="21"/>
          <w:szCs w:val="21"/>
          <w:lang w:val="en-GB" w:eastAsia="en-GB"/>
        </w:rPr>
        <w:t>}</w:t>
      </w:r>
      <w:r w:rsidRPr="008C12FB">
        <w:rPr>
          <w:rFonts w:ascii="Consolas" w:eastAsia="Times New Roman" w:hAnsi="Consolas" w:cs="Times New Roman"/>
          <w:color w:val="CE9178"/>
          <w:sz w:val="21"/>
          <w:szCs w:val="21"/>
          <w:lang w:val="en-GB" w:eastAsia="en-GB"/>
        </w:rPr>
        <w:t xml:space="preserve"> = '</w:t>
      </w:r>
    </w:p>
    <w:p w14:paraId="32483223"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9CDCFE"/>
          <w:sz w:val="21"/>
          <w:szCs w:val="21"/>
          <w:lang w:val="en-GB" w:eastAsia="en-GB"/>
        </w:rPr>
        <w:t>answer</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first_number</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second_number</w:t>
      </w:r>
      <w:proofErr w:type="spellEnd"/>
    </w:p>
    <w:p w14:paraId="16B845EE"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C586C0"/>
          <w:sz w:val="21"/>
          <w:szCs w:val="21"/>
          <w:lang w:val="en-GB" w:eastAsia="en-GB"/>
        </w:rPr>
        <w:t>elif</w:t>
      </w:r>
      <w:proofErr w:type="spellEnd"/>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arithmetic_type</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CE9178"/>
          <w:sz w:val="21"/>
          <w:szCs w:val="21"/>
          <w:lang w:val="en-GB" w:eastAsia="en-GB"/>
        </w:rPr>
        <w:t>'multiplication'</w:t>
      </w:r>
      <w:r w:rsidRPr="008C12FB">
        <w:rPr>
          <w:rFonts w:ascii="Consolas" w:eastAsia="Times New Roman" w:hAnsi="Consolas" w:cs="Times New Roman"/>
          <w:color w:val="CCCCCC"/>
          <w:sz w:val="21"/>
          <w:szCs w:val="21"/>
          <w:lang w:val="en-GB" w:eastAsia="en-GB"/>
        </w:rPr>
        <w:t>:</w:t>
      </w:r>
    </w:p>
    <w:p w14:paraId="365F6D70"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first_number</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DCDCAA"/>
          <w:sz w:val="21"/>
          <w:szCs w:val="21"/>
          <w:lang w:val="en-GB" w:eastAsia="en-GB"/>
        </w:rPr>
        <w:t>generate_random_</w:t>
      </w:r>
      <w:proofErr w:type="gramStart"/>
      <w:r w:rsidRPr="008C12FB">
        <w:rPr>
          <w:rFonts w:ascii="Consolas" w:eastAsia="Times New Roman" w:hAnsi="Consolas" w:cs="Times New Roman"/>
          <w:color w:val="DCDCAA"/>
          <w:sz w:val="21"/>
          <w:szCs w:val="21"/>
          <w:lang w:val="en-GB" w:eastAsia="en-GB"/>
        </w:rPr>
        <w:t>number</w:t>
      </w:r>
      <w:proofErr w:type="spellEnd"/>
      <w:r w:rsidRPr="008C12FB">
        <w:rPr>
          <w:rFonts w:ascii="Consolas" w:eastAsia="Times New Roman" w:hAnsi="Consolas" w:cs="Times New Roman"/>
          <w:color w:val="CCCCCC"/>
          <w:sz w:val="21"/>
          <w:szCs w:val="21"/>
          <w:lang w:val="en-GB" w:eastAsia="en-GB"/>
        </w:rPr>
        <w:t>(</w:t>
      </w:r>
      <w:proofErr w:type="gramEnd"/>
      <w:r w:rsidRPr="008C12FB">
        <w:rPr>
          <w:rFonts w:ascii="Consolas" w:eastAsia="Times New Roman" w:hAnsi="Consolas" w:cs="Times New Roman"/>
          <w:color w:val="CCCCCC"/>
          <w:sz w:val="21"/>
          <w:szCs w:val="21"/>
          <w:lang w:val="en-GB" w:eastAsia="en-GB"/>
        </w:rPr>
        <w:t>)</w:t>
      </w:r>
    </w:p>
    <w:p w14:paraId="05F64173"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second_number</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DCDCAA"/>
          <w:sz w:val="21"/>
          <w:szCs w:val="21"/>
          <w:lang w:val="en-GB" w:eastAsia="en-GB"/>
        </w:rPr>
        <w:t>generate_random_</w:t>
      </w:r>
      <w:proofErr w:type="gramStart"/>
      <w:r w:rsidRPr="008C12FB">
        <w:rPr>
          <w:rFonts w:ascii="Consolas" w:eastAsia="Times New Roman" w:hAnsi="Consolas" w:cs="Times New Roman"/>
          <w:color w:val="DCDCAA"/>
          <w:sz w:val="21"/>
          <w:szCs w:val="21"/>
          <w:lang w:val="en-GB" w:eastAsia="en-GB"/>
        </w:rPr>
        <w:t>number</w:t>
      </w:r>
      <w:proofErr w:type="spellEnd"/>
      <w:r w:rsidRPr="008C12FB">
        <w:rPr>
          <w:rFonts w:ascii="Consolas" w:eastAsia="Times New Roman" w:hAnsi="Consolas" w:cs="Times New Roman"/>
          <w:color w:val="CCCCCC"/>
          <w:sz w:val="21"/>
          <w:szCs w:val="21"/>
          <w:lang w:val="en-GB" w:eastAsia="en-GB"/>
        </w:rPr>
        <w:t>(</w:t>
      </w:r>
      <w:proofErr w:type="gramEnd"/>
      <w:r w:rsidRPr="008C12FB">
        <w:rPr>
          <w:rFonts w:ascii="Consolas" w:eastAsia="Times New Roman" w:hAnsi="Consolas" w:cs="Times New Roman"/>
          <w:color w:val="CCCCCC"/>
          <w:sz w:val="21"/>
          <w:szCs w:val="21"/>
          <w:lang w:val="en-GB" w:eastAsia="en-GB"/>
        </w:rPr>
        <w:t>)</w:t>
      </w:r>
    </w:p>
    <w:p w14:paraId="5339917F"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9CDCFE"/>
          <w:sz w:val="21"/>
          <w:szCs w:val="21"/>
          <w:lang w:val="en-GB" w:eastAsia="en-GB"/>
        </w:rPr>
        <w:t>formula</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569CD6"/>
          <w:sz w:val="21"/>
          <w:szCs w:val="21"/>
          <w:lang w:val="en-GB" w:eastAsia="en-GB"/>
        </w:rPr>
        <w:t>f</w:t>
      </w:r>
      <w:r w:rsidRPr="008C12FB">
        <w:rPr>
          <w:rFonts w:ascii="Consolas" w:eastAsia="Times New Roman" w:hAnsi="Consolas" w:cs="Times New Roman"/>
          <w:color w:val="CE9178"/>
          <w:sz w:val="21"/>
          <w:szCs w:val="21"/>
          <w:lang w:val="en-GB" w:eastAsia="en-GB"/>
        </w:rPr>
        <w:t>'</w:t>
      </w:r>
      <w:r w:rsidRPr="008C12FB">
        <w:rPr>
          <w:rFonts w:ascii="Consolas" w:eastAsia="Times New Roman" w:hAnsi="Consolas" w:cs="Times New Roman"/>
          <w:color w:val="569CD6"/>
          <w:sz w:val="21"/>
          <w:szCs w:val="21"/>
          <w:lang w:val="en-GB" w:eastAsia="en-GB"/>
        </w:rPr>
        <w:t>{</w:t>
      </w:r>
      <w:proofErr w:type="spellStart"/>
      <w:r w:rsidRPr="008C12FB">
        <w:rPr>
          <w:rFonts w:ascii="Consolas" w:eastAsia="Times New Roman" w:hAnsi="Consolas" w:cs="Times New Roman"/>
          <w:color w:val="9CDCFE"/>
          <w:sz w:val="21"/>
          <w:szCs w:val="21"/>
          <w:lang w:val="en-GB" w:eastAsia="en-GB"/>
        </w:rPr>
        <w:t>first_number</w:t>
      </w:r>
      <w:proofErr w:type="spellEnd"/>
      <w:r w:rsidRPr="008C12FB">
        <w:rPr>
          <w:rFonts w:ascii="Consolas" w:eastAsia="Times New Roman" w:hAnsi="Consolas" w:cs="Times New Roman"/>
          <w:color w:val="569CD6"/>
          <w:sz w:val="21"/>
          <w:szCs w:val="21"/>
          <w:lang w:val="en-GB" w:eastAsia="en-GB"/>
        </w:rPr>
        <w:t>}</w:t>
      </w:r>
      <w:r w:rsidRPr="008C12FB">
        <w:rPr>
          <w:rFonts w:ascii="Consolas" w:eastAsia="Times New Roman" w:hAnsi="Consolas" w:cs="Times New Roman"/>
          <w:color w:val="CE9178"/>
          <w:sz w:val="21"/>
          <w:szCs w:val="21"/>
          <w:lang w:val="en-GB" w:eastAsia="en-GB"/>
        </w:rPr>
        <w:t xml:space="preserve"> * </w:t>
      </w:r>
      <w:r w:rsidRPr="008C12FB">
        <w:rPr>
          <w:rFonts w:ascii="Consolas" w:eastAsia="Times New Roman" w:hAnsi="Consolas" w:cs="Times New Roman"/>
          <w:color w:val="569CD6"/>
          <w:sz w:val="21"/>
          <w:szCs w:val="21"/>
          <w:lang w:val="en-GB" w:eastAsia="en-GB"/>
        </w:rPr>
        <w:t>{</w:t>
      </w:r>
      <w:proofErr w:type="spellStart"/>
      <w:r w:rsidRPr="008C12FB">
        <w:rPr>
          <w:rFonts w:ascii="Consolas" w:eastAsia="Times New Roman" w:hAnsi="Consolas" w:cs="Times New Roman"/>
          <w:color w:val="9CDCFE"/>
          <w:sz w:val="21"/>
          <w:szCs w:val="21"/>
          <w:lang w:val="en-GB" w:eastAsia="en-GB"/>
        </w:rPr>
        <w:t>second_number</w:t>
      </w:r>
      <w:proofErr w:type="spellEnd"/>
      <w:r w:rsidRPr="008C12FB">
        <w:rPr>
          <w:rFonts w:ascii="Consolas" w:eastAsia="Times New Roman" w:hAnsi="Consolas" w:cs="Times New Roman"/>
          <w:color w:val="569CD6"/>
          <w:sz w:val="21"/>
          <w:szCs w:val="21"/>
          <w:lang w:val="en-GB" w:eastAsia="en-GB"/>
        </w:rPr>
        <w:t>}</w:t>
      </w:r>
      <w:r w:rsidRPr="008C12FB">
        <w:rPr>
          <w:rFonts w:ascii="Consolas" w:eastAsia="Times New Roman" w:hAnsi="Consolas" w:cs="Times New Roman"/>
          <w:color w:val="CE9178"/>
          <w:sz w:val="21"/>
          <w:szCs w:val="21"/>
          <w:lang w:val="en-GB" w:eastAsia="en-GB"/>
        </w:rPr>
        <w:t xml:space="preserve"> = '</w:t>
      </w:r>
    </w:p>
    <w:p w14:paraId="628FA23B"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9CDCFE"/>
          <w:sz w:val="21"/>
          <w:szCs w:val="21"/>
          <w:lang w:val="en-GB" w:eastAsia="en-GB"/>
        </w:rPr>
        <w:t>answer</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first_number</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second_number</w:t>
      </w:r>
      <w:proofErr w:type="spellEnd"/>
    </w:p>
    <w:p w14:paraId="3B4F9D42"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C586C0"/>
          <w:sz w:val="21"/>
          <w:szCs w:val="21"/>
          <w:lang w:val="en-GB" w:eastAsia="en-GB"/>
        </w:rPr>
        <w:t>elif</w:t>
      </w:r>
      <w:proofErr w:type="spellEnd"/>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arithmetic_type</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CE9178"/>
          <w:sz w:val="21"/>
          <w:szCs w:val="21"/>
          <w:lang w:val="en-GB" w:eastAsia="en-GB"/>
        </w:rPr>
        <w:t>'subtraction'</w:t>
      </w:r>
      <w:r w:rsidRPr="008C12FB">
        <w:rPr>
          <w:rFonts w:ascii="Consolas" w:eastAsia="Times New Roman" w:hAnsi="Consolas" w:cs="Times New Roman"/>
          <w:color w:val="CCCCCC"/>
          <w:sz w:val="21"/>
          <w:szCs w:val="21"/>
          <w:lang w:val="en-GB" w:eastAsia="en-GB"/>
        </w:rPr>
        <w:t>:</w:t>
      </w:r>
    </w:p>
    <w:p w14:paraId="7850AF0F"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first_number</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DCDCAA"/>
          <w:sz w:val="21"/>
          <w:szCs w:val="21"/>
          <w:lang w:val="en-GB" w:eastAsia="en-GB"/>
        </w:rPr>
        <w:t>generate_random_</w:t>
      </w:r>
      <w:proofErr w:type="gramStart"/>
      <w:r w:rsidRPr="008C12FB">
        <w:rPr>
          <w:rFonts w:ascii="Consolas" w:eastAsia="Times New Roman" w:hAnsi="Consolas" w:cs="Times New Roman"/>
          <w:color w:val="DCDCAA"/>
          <w:sz w:val="21"/>
          <w:szCs w:val="21"/>
          <w:lang w:val="en-GB" w:eastAsia="en-GB"/>
        </w:rPr>
        <w:t>number</w:t>
      </w:r>
      <w:proofErr w:type="spellEnd"/>
      <w:r w:rsidRPr="008C12FB">
        <w:rPr>
          <w:rFonts w:ascii="Consolas" w:eastAsia="Times New Roman" w:hAnsi="Consolas" w:cs="Times New Roman"/>
          <w:color w:val="CCCCCC"/>
          <w:sz w:val="21"/>
          <w:szCs w:val="21"/>
          <w:lang w:val="en-GB" w:eastAsia="en-GB"/>
        </w:rPr>
        <w:t>(</w:t>
      </w:r>
      <w:proofErr w:type="gramEnd"/>
      <w:r w:rsidRPr="008C12FB">
        <w:rPr>
          <w:rFonts w:ascii="Consolas" w:eastAsia="Times New Roman" w:hAnsi="Consolas" w:cs="Times New Roman"/>
          <w:color w:val="CCCCCC"/>
          <w:sz w:val="21"/>
          <w:szCs w:val="21"/>
          <w:lang w:val="en-GB" w:eastAsia="en-GB"/>
        </w:rPr>
        <w:t>)</w:t>
      </w:r>
    </w:p>
    <w:p w14:paraId="4A58DA98"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second_number</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DCDCAA"/>
          <w:sz w:val="21"/>
          <w:szCs w:val="21"/>
          <w:lang w:val="en-GB" w:eastAsia="en-GB"/>
        </w:rPr>
        <w:t>generate_random_</w:t>
      </w:r>
      <w:proofErr w:type="gramStart"/>
      <w:r w:rsidRPr="008C12FB">
        <w:rPr>
          <w:rFonts w:ascii="Consolas" w:eastAsia="Times New Roman" w:hAnsi="Consolas" w:cs="Times New Roman"/>
          <w:color w:val="DCDCAA"/>
          <w:sz w:val="21"/>
          <w:szCs w:val="21"/>
          <w:lang w:val="en-GB" w:eastAsia="en-GB"/>
        </w:rPr>
        <w:t>number</w:t>
      </w:r>
      <w:proofErr w:type="spellEnd"/>
      <w:r w:rsidRPr="008C12FB">
        <w:rPr>
          <w:rFonts w:ascii="Consolas" w:eastAsia="Times New Roman" w:hAnsi="Consolas" w:cs="Times New Roman"/>
          <w:color w:val="CCCCCC"/>
          <w:sz w:val="21"/>
          <w:szCs w:val="21"/>
          <w:lang w:val="en-GB" w:eastAsia="en-GB"/>
        </w:rPr>
        <w:t>(</w:t>
      </w:r>
      <w:proofErr w:type="gramEnd"/>
      <w:r w:rsidRPr="008C12FB">
        <w:rPr>
          <w:rFonts w:ascii="Consolas" w:eastAsia="Times New Roman" w:hAnsi="Consolas" w:cs="Times New Roman"/>
          <w:color w:val="CCCCCC"/>
          <w:sz w:val="21"/>
          <w:szCs w:val="21"/>
          <w:lang w:val="en-GB" w:eastAsia="en-GB"/>
        </w:rPr>
        <w:t>)</w:t>
      </w:r>
    </w:p>
    <w:p w14:paraId="4DC6D4B5"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9CDCFE"/>
          <w:sz w:val="21"/>
          <w:szCs w:val="21"/>
          <w:lang w:val="en-GB" w:eastAsia="en-GB"/>
        </w:rPr>
        <w:t>formula</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569CD6"/>
          <w:sz w:val="21"/>
          <w:szCs w:val="21"/>
          <w:lang w:val="en-GB" w:eastAsia="en-GB"/>
        </w:rPr>
        <w:t>f</w:t>
      </w:r>
      <w:r w:rsidRPr="008C12FB">
        <w:rPr>
          <w:rFonts w:ascii="Consolas" w:eastAsia="Times New Roman" w:hAnsi="Consolas" w:cs="Times New Roman"/>
          <w:color w:val="CE9178"/>
          <w:sz w:val="21"/>
          <w:szCs w:val="21"/>
          <w:lang w:val="en-GB" w:eastAsia="en-GB"/>
        </w:rPr>
        <w:t>'</w:t>
      </w:r>
      <w:r w:rsidRPr="008C12FB">
        <w:rPr>
          <w:rFonts w:ascii="Consolas" w:eastAsia="Times New Roman" w:hAnsi="Consolas" w:cs="Times New Roman"/>
          <w:color w:val="569CD6"/>
          <w:sz w:val="21"/>
          <w:szCs w:val="21"/>
          <w:lang w:val="en-GB" w:eastAsia="en-GB"/>
        </w:rPr>
        <w:t>{</w:t>
      </w:r>
      <w:proofErr w:type="spellStart"/>
      <w:r w:rsidRPr="008C12FB">
        <w:rPr>
          <w:rFonts w:ascii="Consolas" w:eastAsia="Times New Roman" w:hAnsi="Consolas" w:cs="Times New Roman"/>
          <w:color w:val="9CDCFE"/>
          <w:sz w:val="21"/>
          <w:szCs w:val="21"/>
          <w:lang w:val="en-GB" w:eastAsia="en-GB"/>
        </w:rPr>
        <w:t>first_number</w:t>
      </w:r>
      <w:proofErr w:type="spellEnd"/>
      <w:r w:rsidRPr="008C12FB">
        <w:rPr>
          <w:rFonts w:ascii="Consolas" w:eastAsia="Times New Roman" w:hAnsi="Consolas" w:cs="Times New Roman"/>
          <w:color w:val="569CD6"/>
          <w:sz w:val="21"/>
          <w:szCs w:val="21"/>
          <w:lang w:val="en-GB" w:eastAsia="en-GB"/>
        </w:rPr>
        <w:t>}</w:t>
      </w:r>
      <w:r w:rsidRPr="008C12FB">
        <w:rPr>
          <w:rFonts w:ascii="Consolas" w:eastAsia="Times New Roman" w:hAnsi="Consolas" w:cs="Times New Roman"/>
          <w:color w:val="CE9178"/>
          <w:sz w:val="21"/>
          <w:szCs w:val="21"/>
          <w:lang w:val="en-GB" w:eastAsia="en-GB"/>
        </w:rPr>
        <w:t xml:space="preserve"> - </w:t>
      </w:r>
      <w:r w:rsidRPr="008C12FB">
        <w:rPr>
          <w:rFonts w:ascii="Consolas" w:eastAsia="Times New Roman" w:hAnsi="Consolas" w:cs="Times New Roman"/>
          <w:color w:val="569CD6"/>
          <w:sz w:val="21"/>
          <w:szCs w:val="21"/>
          <w:lang w:val="en-GB" w:eastAsia="en-GB"/>
        </w:rPr>
        <w:t>{</w:t>
      </w:r>
      <w:proofErr w:type="spellStart"/>
      <w:r w:rsidRPr="008C12FB">
        <w:rPr>
          <w:rFonts w:ascii="Consolas" w:eastAsia="Times New Roman" w:hAnsi="Consolas" w:cs="Times New Roman"/>
          <w:color w:val="9CDCFE"/>
          <w:sz w:val="21"/>
          <w:szCs w:val="21"/>
          <w:lang w:val="en-GB" w:eastAsia="en-GB"/>
        </w:rPr>
        <w:t>second_number</w:t>
      </w:r>
      <w:proofErr w:type="spellEnd"/>
      <w:r w:rsidRPr="008C12FB">
        <w:rPr>
          <w:rFonts w:ascii="Consolas" w:eastAsia="Times New Roman" w:hAnsi="Consolas" w:cs="Times New Roman"/>
          <w:color w:val="569CD6"/>
          <w:sz w:val="21"/>
          <w:szCs w:val="21"/>
          <w:lang w:val="en-GB" w:eastAsia="en-GB"/>
        </w:rPr>
        <w:t>}</w:t>
      </w:r>
      <w:r w:rsidRPr="008C12FB">
        <w:rPr>
          <w:rFonts w:ascii="Consolas" w:eastAsia="Times New Roman" w:hAnsi="Consolas" w:cs="Times New Roman"/>
          <w:color w:val="CE9178"/>
          <w:sz w:val="21"/>
          <w:szCs w:val="21"/>
          <w:lang w:val="en-GB" w:eastAsia="en-GB"/>
        </w:rPr>
        <w:t xml:space="preserve"> = '</w:t>
      </w:r>
    </w:p>
    <w:p w14:paraId="5FDAF546"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9CDCFE"/>
          <w:sz w:val="21"/>
          <w:szCs w:val="21"/>
          <w:lang w:val="en-GB" w:eastAsia="en-GB"/>
        </w:rPr>
        <w:t>answer</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first_number</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second_number</w:t>
      </w:r>
      <w:proofErr w:type="spellEnd"/>
    </w:p>
    <w:p w14:paraId="24025E3F" w14:textId="77777777" w:rsidR="008C12FB" w:rsidRDefault="008C12FB" w:rsidP="00E04205">
      <w:pPr>
        <w:pStyle w:val="ListParagraph"/>
        <w:ind w:left="1440"/>
        <w:rPr>
          <w:rFonts w:cstheme="minorHAnsi"/>
        </w:rPr>
      </w:pPr>
    </w:p>
    <w:p w14:paraId="6F5B0073" w14:textId="7E5E6C92" w:rsidR="008C12FB" w:rsidRDefault="008C12FB" w:rsidP="00E04205">
      <w:pPr>
        <w:pStyle w:val="ListParagraph"/>
        <w:ind w:left="1440"/>
        <w:rPr>
          <w:rFonts w:cstheme="minorHAnsi"/>
        </w:rPr>
      </w:pPr>
      <w:r>
        <w:rPr>
          <w:rFonts w:cstheme="minorHAnsi"/>
        </w:rPr>
        <w:t>Verbeterde oplossing:</w:t>
      </w:r>
    </w:p>
    <w:p w14:paraId="3234B245"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569CD6"/>
          <w:sz w:val="21"/>
          <w:szCs w:val="21"/>
          <w:lang w:val="en-GB" w:eastAsia="en-GB"/>
        </w:rPr>
        <w:t>def</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DCDCAA"/>
          <w:sz w:val="21"/>
          <w:szCs w:val="21"/>
          <w:lang w:val="en-GB" w:eastAsia="en-GB"/>
        </w:rPr>
        <w:t>generate_</w:t>
      </w:r>
      <w:proofErr w:type="gramStart"/>
      <w:r w:rsidRPr="008C12FB">
        <w:rPr>
          <w:rFonts w:ascii="Consolas" w:eastAsia="Times New Roman" w:hAnsi="Consolas" w:cs="Times New Roman"/>
          <w:color w:val="DCDCAA"/>
          <w:sz w:val="21"/>
          <w:szCs w:val="21"/>
          <w:lang w:val="en-GB" w:eastAsia="en-GB"/>
        </w:rPr>
        <w:t>exercise</w:t>
      </w:r>
      <w:proofErr w:type="spellEnd"/>
      <w:r w:rsidRPr="008C12FB">
        <w:rPr>
          <w:rFonts w:ascii="Consolas" w:eastAsia="Times New Roman" w:hAnsi="Consolas" w:cs="Times New Roman"/>
          <w:color w:val="CCCCCC"/>
          <w:sz w:val="21"/>
          <w:szCs w:val="21"/>
          <w:lang w:val="en-GB" w:eastAsia="en-GB"/>
        </w:rPr>
        <w:t>(</w:t>
      </w:r>
      <w:proofErr w:type="spellStart"/>
      <w:proofErr w:type="gramEnd"/>
      <w:r w:rsidRPr="008C12FB">
        <w:rPr>
          <w:rFonts w:ascii="Consolas" w:eastAsia="Times New Roman" w:hAnsi="Consolas" w:cs="Times New Roman"/>
          <w:color w:val="9CDCFE"/>
          <w:sz w:val="21"/>
          <w:szCs w:val="21"/>
          <w:lang w:val="en-GB" w:eastAsia="en-GB"/>
        </w:rPr>
        <w:t>arithmetic_type</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4EC9B0"/>
          <w:sz w:val="21"/>
          <w:szCs w:val="21"/>
          <w:lang w:val="en-GB" w:eastAsia="en-GB"/>
        </w:rPr>
        <w:t>str</w:t>
      </w:r>
      <w:r w:rsidRPr="008C12FB">
        <w:rPr>
          <w:rFonts w:ascii="Consolas" w:eastAsia="Times New Roman" w:hAnsi="Consolas" w:cs="Times New Roman"/>
          <w:color w:val="CCCCCC"/>
          <w:sz w:val="21"/>
          <w:szCs w:val="21"/>
          <w:lang w:val="en-GB" w:eastAsia="en-GB"/>
        </w:rPr>
        <w:t xml:space="preserve">) -&gt; </w:t>
      </w:r>
      <w:r w:rsidRPr="008C12FB">
        <w:rPr>
          <w:rFonts w:ascii="Consolas" w:eastAsia="Times New Roman" w:hAnsi="Consolas" w:cs="Times New Roman"/>
          <w:color w:val="4EC9B0"/>
          <w:sz w:val="21"/>
          <w:szCs w:val="21"/>
          <w:lang w:val="en-GB" w:eastAsia="en-GB"/>
        </w:rPr>
        <w:t>tuple</w:t>
      </w:r>
      <w:r w:rsidRPr="008C12FB">
        <w:rPr>
          <w:rFonts w:ascii="Consolas" w:eastAsia="Times New Roman" w:hAnsi="Consolas" w:cs="Times New Roman"/>
          <w:color w:val="CCCCCC"/>
          <w:sz w:val="21"/>
          <w:szCs w:val="21"/>
          <w:lang w:val="en-GB" w:eastAsia="en-GB"/>
        </w:rPr>
        <w:t>[</w:t>
      </w:r>
      <w:r w:rsidRPr="008C12FB">
        <w:rPr>
          <w:rFonts w:ascii="Consolas" w:eastAsia="Times New Roman" w:hAnsi="Consolas" w:cs="Times New Roman"/>
          <w:color w:val="4EC9B0"/>
          <w:sz w:val="21"/>
          <w:szCs w:val="21"/>
          <w:lang w:val="en-GB" w:eastAsia="en-GB"/>
        </w:rPr>
        <w:t>str</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4EC9B0"/>
          <w:sz w:val="21"/>
          <w:szCs w:val="21"/>
          <w:lang w:val="en-GB" w:eastAsia="en-GB"/>
        </w:rPr>
        <w:t>int</w:t>
      </w:r>
      <w:r w:rsidRPr="008C12FB">
        <w:rPr>
          <w:rFonts w:ascii="Consolas" w:eastAsia="Times New Roman" w:hAnsi="Consolas" w:cs="Times New Roman"/>
          <w:color w:val="CCCCCC"/>
          <w:sz w:val="21"/>
          <w:szCs w:val="21"/>
          <w:lang w:val="en-GB" w:eastAsia="en-GB"/>
        </w:rPr>
        <w:t>]:</w:t>
      </w:r>
    </w:p>
    <w:p w14:paraId="2AA7BD3C"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first_number</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DCDCAA"/>
          <w:sz w:val="21"/>
          <w:szCs w:val="21"/>
          <w:lang w:val="en-GB" w:eastAsia="en-GB"/>
        </w:rPr>
        <w:t>generate_random_</w:t>
      </w:r>
      <w:proofErr w:type="gramStart"/>
      <w:r w:rsidRPr="008C12FB">
        <w:rPr>
          <w:rFonts w:ascii="Consolas" w:eastAsia="Times New Roman" w:hAnsi="Consolas" w:cs="Times New Roman"/>
          <w:color w:val="DCDCAA"/>
          <w:sz w:val="21"/>
          <w:szCs w:val="21"/>
          <w:lang w:val="en-GB" w:eastAsia="en-GB"/>
        </w:rPr>
        <w:t>number</w:t>
      </w:r>
      <w:proofErr w:type="spellEnd"/>
      <w:r w:rsidRPr="008C12FB">
        <w:rPr>
          <w:rFonts w:ascii="Consolas" w:eastAsia="Times New Roman" w:hAnsi="Consolas" w:cs="Times New Roman"/>
          <w:color w:val="CCCCCC"/>
          <w:sz w:val="21"/>
          <w:szCs w:val="21"/>
          <w:lang w:val="en-GB" w:eastAsia="en-GB"/>
        </w:rPr>
        <w:t>(</w:t>
      </w:r>
      <w:proofErr w:type="gramEnd"/>
      <w:r w:rsidRPr="008C12FB">
        <w:rPr>
          <w:rFonts w:ascii="Consolas" w:eastAsia="Times New Roman" w:hAnsi="Consolas" w:cs="Times New Roman"/>
          <w:color w:val="CCCCCC"/>
          <w:sz w:val="21"/>
          <w:szCs w:val="21"/>
          <w:lang w:val="en-GB" w:eastAsia="en-GB"/>
        </w:rPr>
        <w:t>)</w:t>
      </w:r>
    </w:p>
    <w:p w14:paraId="00137B2C"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second_number</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DCDCAA"/>
          <w:sz w:val="21"/>
          <w:szCs w:val="21"/>
          <w:lang w:val="en-GB" w:eastAsia="en-GB"/>
        </w:rPr>
        <w:t>generate_random_</w:t>
      </w:r>
      <w:proofErr w:type="gramStart"/>
      <w:r w:rsidRPr="008C12FB">
        <w:rPr>
          <w:rFonts w:ascii="Consolas" w:eastAsia="Times New Roman" w:hAnsi="Consolas" w:cs="Times New Roman"/>
          <w:color w:val="DCDCAA"/>
          <w:sz w:val="21"/>
          <w:szCs w:val="21"/>
          <w:lang w:val="en-GB" w:eastAsia="en-GB"/>
        </w:rPr>
        <w:t>number</w:t>
      </w:r>
      <w:proofErr w:type="spellEnd"/>
      <w:r w:rsidRPr="008C12FB">
        <w:rPr>
          <w:rFonts w:ascii="Consolas" w:eastAsia="Times New Roman" w:hAnsi="Consolas" w:cs="Times New Roman"/>
          <w:color w:val="CCCCCC"/>
          <w:sz w:val="21"/>
          <w:szCs w:val="21"/>
          <w:lang w:val="en-GB" w:eastAsia="en-GB"/>
        </w:rPr>
        <w:t>(</w:t>
      </w:r>
      <w:proofErr w:type="gramEnd"/>
      <w:r w:rsidRPr="008C12FB">
        <w:rPr>
          <w:rFonts w:ascii="Consolas" w:eastAsia="Times New Roman" w:hAnsi="Consolas" w:cs="Times New Roman"/>
          <w:color w:val="CCCCCC"/>
          <w:sz w:val="21"/>
          <w:szCs w:val="21"/>
          <w:lang w:val="en-GB" w:eastAsia="en-GB"/>
        </w:rPr>
        <w:t>)</w:t>
      </w:r>
    </w:p>
    <w:p w14:paraId="0668E855"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C586C0"/>
          <w:sz w:val="21"/>
          <w:szCs w:val="21"/>
          <w:lang w:val="en-GB" w:eastAsia="en-GB"/>
        </w:rPr>
        <w:t>if</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arithmetic_type</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CE9178"/>
          <w:sz w:val="21"/>
          <w:szCs w:val="21"/>
          <w:lang w:val="en-GB" w:eastAsia="en-GB"/>
        </w:rPr>
        <w:t>"summation"</w:t>
      </w:r>
      <w:r w:rsidRPr="008C12FB">
        <w:rPr>
          <w:rFonts w:ascii="Consolas" w:eastAsia="Times New Roman" w:hAnsi="Consolas" w:cs="Times New Roman"/>
          <w:color w:val="CCCCCC"/>
          <w:sz w:val="21"/>
          <w:szCs w:val="21"/>
          <w:lang w:val="en-GB" w:eastAsia="en-GB"/>
        </w:rPr>
        <w:t>:</w:t>
      </w:r>
    </w:p>
    <w:p w14:paraId="01A5B1D7"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C586C0"/>
          <w:sz w:val="21"/>
          <w:szCs w:val="21"/>
          <w:lang w:val="en-GB" w:eastAsia="en-GB"/>
        </w:rPr>
        <w:t>return</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569CD6"/>
          <w:sz w:val="21"/>
          <w:szCs w:val="21"/>
          <w:lang w:val="en-GB" w:eastAsia="en-GB"/>
        </w:rPr>
        <w:t>f</w:t>
      </w:r>
      <w:r w:rsidRPr="008C12FB">
        <w:rPr>
          <w:rFonts w:ascii="Consolas" w:eastAsia="Times New Roman" w:hAnsi="Consolas" w:cs="Times New Roman"/>
          <w:color w:val="CE9178"/>
          <w:sz w:val="21"/>
          <w:szCs w:val="21"/>
          <w:lang w:val="en-GB" w:eastAsia="en-GB"/>
        </w:rPr>
        <w:t>"</w:t>
      </w:r>
      <w:r w:rsidRPr="008C12FB">
        <w:rPr>
          <w:rFonts w:ascii="Consolas" w:eastAsia="Times New Roman" w:hAnsi="Consolas" w:cs="Times New Roman"/>
          <w:color w:val="569CD6"/>
          <w:sz w:val="21"/>
          <w:szCs w:val="21"/>
          <w:lang w:val="en-GB" w:eastAsia="en-GB"/>
        </w:rPr>
        <w:t>{</w:t>
      </w:r>
      <w:proofErr w:type="spellStart"/>
      <w:r w:rsidRPr="008C12FB">
        <w:rPr>
          <w:rFonts w:ascii="Consolas" w:eastAsia="Times New Roman" w:hAnsi="Consolas" w:cs="Times New Roman"/>
          <w:color w:val="9CDCFE"/>
          <w:sz w:val="21"/>
          <w:szCs w:val="21"/>
          <w:lang w:val="en-GB" w:eastAsia="en-GB"/>
        </w:rPr>
        <w:t>first_number</w:t>
      </w:r>
      <w:proofErr w:type="spellEnd"/>
      <w:r w:rsidRPr="008C12FB">
        <w:rPr>
          <w:rFonts w:ascii="Consolas" w:eastAsia="Times New Roman" w:hAnsi="Consolas" w:cs="Times New Roman"/>
          <w:color w:val="569CD6"/>
          <w:sz w:val="21"/>
          <w:szCs w:val="21"/>
          <w:lang w:val="en-GB" w:eastAsia="en-GB"/>
        </w:rPr>
        <w:t>}</w:t>
      </w:r>
      <w:r w:rsidRPr="008C12FB">
        <w:rPr>
          <w:rFonts w:ascii="Consolas" w:eastAsia="Times New Roman" w:hAnsi="Consolas" w:cs="Times New Roman"/>
          <w:color w:val="CE9178"/>
          <w:sz w:val="21"/>
          <w:szCs w:val="21"/>
          <w:lang w:val="en-GB" w:eastAsia="en-GB"/>
        </w:rPr>
        <w:t xml:space="preserve"> + </w:t>
      </w:r>
      <w:r w:rsidRPr="008C12FB">
        <w:rPr>
          <w:rFonts w:ascii="Consolas" w:eastAsia="Times New Roman" w:hAnsi="Consolas" w:cs="Times New Roman"/>
          <w:color w:val="569CD6"/>
          <w:sz w:val="21"/>
          <w:szCs w:val="21"/>
          <w:lang w:val="en-GB" w:eastAsia="en-GB"/>
        </w:rPr>
        <w:t>{</w:t>
      </w:r>
      <w:proofErr w:type="spellStart"/>
      <w:r w:rsidRPr="008C12FB">
        <w:rPr>
          <w:rFonts w:ascii="Consolas" w:eastAsia="Times New Roman" w:hAnsi="Consolas" w:cs="Times New Roman"/>
          <w:color w:val="9CDCFE"/>
          <w:sz w:val="21"/>
          <w:szCs w:val="21"/>
          <w:lang w:val="en-GB" w:eastAsia="en-GB"/>
        </w:rPr>
        <w:t>second_number</w:t>
      </w:r>
      <w:proofErr w:type="spellEnd"/>
      <w:r w:rsidRPr="008C12FB">
        <w:rPr>
          <w:rFonts w:ascii="Consolas" w:eastAsia="Times New Roman" w:hAnsi="Consolas" w:cs="Times New Roman"/>
          <w:color w:val="569CD6"/>
          <w:sz w:val="21"/>
          <w:szCs w:val="21"/>
          <w:lang w:val="en-GB" w:eastAsia="en-GB"/>
        </w:rPr>
        <w:t>}</w:t>
      </w:r>
      <w:r w:rsidRPr="008C12FB">
        <w:rPr>
          <w:rFonts w:ascii="Consolas" w:eastAsia="Times New Roman" w:hAnsi="Consolas" w:cs="Times New Roman"/>
          <w:color w:val="CE9178"/>
          <w:sz w:val="21"/>
          <w:szCs w:val="21"/>
          <w:lang w:val="en-GB" w:eastAsia="en-GB"/>
        </w:rPr>
        <w:t xml:space="preserve"> = "</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first_number</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second_number</w:t>
      </w:r>
      <w:proofErr w:type="spellEnd"/>
    </w:p>
    <w:p w14:paraId="4CA445A3"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C586C0"/>
          <w:sz w:val="21"/>
          <w:szCs w:val="21"/>
          <w:lang w:val="en-GB" w:eastAsia="en-GB"/>
        </w:rPr>
        <w:t>elif</w:t>
      </w:r>
      <w:proofErr w:type="spellEnd"/>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arithmetic_type</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CE9178"/>
          <w:sz w:val="21"/>
          <w:szCs w:val="21"/>
          <w:lang w:val="en-GB" w:eastAsia="en-GB"/>
        </w:rPr>
        <w:t>"multiplication"</w:t>
      </w:r>
      <w:r w:rsidRPr="008C12FB">
        <w:rPr>
          <w:rFonts w:ascii="Consolas" w:eastAsia="Times New Roman" w:hAnsi="Consolas" w:cs="Times New Roman"/>
          <w:color w:val="CCCCCC"/>
          <w:sz w:val="21"/>
          <w:szCs w:val="21"/>
          <w:lang w:val="en-GB" w:eastAsia="en-GB"/>
        </w:rPr>
        <w:t>:</w:t>
      </w:r>
    </w:p>
    <w:p w14:paraId="55105F44"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C586C0"/>
          <w:sz w:val="21"/>
          <w:szCs w:val="21"/>
          <w:lang w:val="en-GB" w:eastAsia="en-GB"/>
        </w:rPr>
        <w:t>return</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569CD6"/>
          <w:sz w:val="21"/>
          <w:szCs w:val="21"/>
          <w:lang w:val="en-GB" w:eastAsia="en-GB"/>
        </w:rPr>
        <w:t>f</w:t>
      </w:r>
      <w:r w:rsidRPr="008C12FB">
        <w:rPr>
          <w:rFonts w:ascii="Consolas" w:eastAsia="Times New Roman" w:hAnsi="Consolas" w:cs="Times New Roman"/>
          <w:color w:val="CE9178"/>
          <w:sz w:val="21"/>
          <w:szCs w:val="21"/>
          <w:lang w:val="en-GB" w:eastAsia="en-GB"/>
        </w:rPr>
        <w:t>"</w:t>
      </w:r>
      <w:r w:rsidRPr="008C12FB">
        <w:rPr>
          <w:rFonts w:ascii="Consolas" w:eastAsia="Times New Roman" w:hAnsi="Consolas" w:cs="Times New Roman"/>
          <w:color w:val="569CD6"/>
          <w:sz w:val="21"/>
          <w:szCs w:val="21"/>
          <w:lang w:val="en-GB" w:eastAsia="en-GB"/>
        </w:rPr>
        <w:t>{</w:t>
      </w:r>
      <w:proofErr w:type="spellStart"/>
      <w:r w:rsidRPr="008C12FB">
        <w:rPr>
          <w:rFonts w:ascii="Consolas" w:eastAsia="Times New Roman" w:hAnsi="Consolas" w:cs="Times New Roman"/>
          <w:color w:val="9CDCFE"/>
          <w:sz w:val="21"/>
          <w:szCs w:val="21"/>
          <w:lang w:val="en-GB" w:eastAsia="en-GB"/>
        </w:rPr>
        <w:t>first_number</w:t>
      </w:r>
      <w:proofErr w:type="spellEnd"/>
      <w:r w:rsidRPr="008C12FB">
        <w:rPr>
          <w:rFonts w:ascii="Consolas" w:eastAsia="Times New Roman" w:hAnsi="Consolas" w:cs="Times New Roman"/>
          <w:color w:val="569CD6"/>
          <w:sz w:val="21"/>
          <w:szCs w:val="21"/>
          <w:lang w:val="en-GB" w:eastAsia="en-GB"/>
        </w:rPr>
        <w:t>}</w:t>
      </w:r>
      <w:r w:rsidRPr="008C12FB">
        <w:rPr>
          <w:rFonts w:ascii="Consolas" w:eastAsia="Times New Roman" w:hAnsi="Consolas" w:cs="Times New Roman"/>
          <w:color w:val="CE9178"/>
          <w:sz w:val="21"/>
          <w:szCs w:val="21"/>
          <w:lang w:val="en-GB" w:eastAsia="en-GB"/>
        </w:rPr>
        <w:t xml:space="preserve"> * </w:t>
      </w:r>
      <w:r w:rsidRPr="008C12FB">
        <w:rPr>
          <w:rFonts w:ascii="Consolas" w:eastAsia="Times New Roman" w:hAnsi="Consolas" w:cs="Times New Roman"/>
          <w:color w:val="569CD6"/>
          <w:sz w:val="21"/>
          <w:szCs w:val="21"/>
          <w:lang w:val="en-GB" w:eastAsia="en-GB"/>
        </w:rPr>
        <w:t>{</w:t>
      </w:r>
      <w:proofErr w:type="spellStart"/>
      <w:r w:rsidRPr="008C12FB">
        <w:rPr>
          <w:rFonts w:ascii="Consolas" w:eastAsia="Times New Roman" w:hAnsi="Consolas" w:cs="Times New Roman"/>
          <w:color w:val="9CDCFE"/>
          <w:sz w:val="21"/>
          <w:szCs w:val="21"/>
          <w:lang w:val="en-GB" w:eastAsia="en-GB"/>
        </w:rPr>
        <w:t>second_number</w:t>
      </w:r>
      <w:proofErr w:type="spellEnd"/>
      <w:r w:rsidRPr="008C12FB">
        <w:rPr>
          <w:rFonts w:ascii="Consolas" w:eastAsia="Times New Roman" w:hAnsi="Consolas" w:cs="Times New Roman"/>
          <w:color w:val="569CD6"/>
          <w:sz w:val="21"/>
          <w:szCs w:val="21"/>
          <w:lang w:val="en-GB" w:eastAsia="en-GB"/>
        </w:rPr>
        <w:t>}</w:t>
      </w:r>
      <w:r w:rsidRPr="008C12FB">
        <w:rPr>
          <w:rFonts w:ascii="Consolas" w:eastAsia="Times New Roman" w:hAnsi="Consolas" w:cs="Times New Roman"/>
          <w:color w:val="CE9178"/>
          <w:sz w:val="21"/>
          <w:szCs w:val="21"/>
          <w:lang w:val="en-GB" w:eastAsia="en-GB"/>
        </w:rPr>
        <w:t xml:space="preserve"> = "</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first_number</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second_number</w:t>
      </w:r>
      <w:proofErr w:type="spellEnd"/>
    </w:p>
    <w:p w14:paraId="702399D4"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C586C0"/>
          <w:sz w:val="21"/>
          <w:szCs w:val="21"/>
          <w:lang w:val="en-GB" w:eastAsia="en-GB"/>
        </w:rPr>
        <w:t>elif</w:t>
      </w:r>
      <w:proofErr w:type="spellEnd"/>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arithmetic_type</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CE9178"/>
          <w:sz w:val="21"/>
          <w:szCs w:val="21"/>
          <w:lang w:val="en-GB" w:eastAsia="en-GB"/>
        </w:rPr>
        <w:t>"subtraction"</w:t>
      </w:r>
      <w:r w:rsidRPr="008C12FB">
        <w:rPr>
          <w:rFonts w:ascii="Consolas" w:eastAsia="Times New Roman" w:hAnsi="Consolas" w:cs="Times New Roman"/>
          <w:color w:val="CCCCCC"/>
          <w:sz w:val="21"/>
          <w:szCs w:val="21"/>
          <w:lang w:val="en-GB" w:eastAsia="en-GB"/>
        </w:rPr>
        <w:t>:</w:t>
      </w:r>
    </w:p>
    <w:p w14:paraId="20D149F6"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C586C0"/>
          <w:sz w:val="21"/>
          <w:szCs w:val="21"/>
          <w:lang w:val="en-GB" w:eastAsia="en-GB"/>
        </w:rPr>
        <w:t>return</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569CD6"/>
          <w:sz w:val="21"/>
          <w:szCs w:val="21"/>
          <w:lang w:val="en-GB" w:eastAsia="en-GB"/>
        </w:rPr>
        <w:t>f</w:t>
      </w:r>
      <w:r w:rsidRPr="008C12FB">
        <w:rPr>
          <w:rFonts w:ascii="Consolas" w:eastAsia="Times New Roman" w:hAnsi="Consolas" w:cs="Times New Roman"/>
          <w:color w:val="CE9178"/>
          <w:sz w:val="21"/>
          <w:szCs w:val="21"/>
          <w:lang w:val="en-GB" w:eastAsia="en-GB"/>
        </w:rPr>
        <w:t>"</w:t>
      </w:r>
      <w:r w:rsidRPr="008C12FB">
        <w:rPr>
          <w:rFonts w:ascii="Consolas" w:eastAsia="Times New Roman" w:hAnsi="Consolas" w:cs="Times New Roman"/>
          <w:color w:val="569CD6"/>
          <w:sz w:val="21"/>
          <w:szCs w:val="21"/>
          <w:lang w:val="en-GB" w:eastAsia="en-GB"/>
        </w:rPr>
        <w:t>{</w:t>
      </w:r>
      <w:proofErr w:type="spellStart"/>
      <w:r w:rsidRPr="008C12FB">
        <w:rPr>
          <w:rFonts w:ascii="Consolas" w:eastAsia="Times New Roman" w:hAnsi="Consolas" w:cs="Times New Roman"/>
          <w:color w:val="9CDCFE"/>
          <w:sz w:val="21"/>
          <w:szCs w:val="21"/>
          <w:lang w:val="en-GB" w:eastAsia="en-GB"/>
        </w:rPr>
        <w:t>first_number</w:t>
      </w:r>
      <w:proofErr w:type="spellEnd"/>
      <w:r w:rsidRPr="008C12FB">
        <w:rPr>
          <w:rFonts w:ascii="Consolas" w:eastAsia="Times New Roman" w:hAnsi="Consolas" w:cs="Times New Roman"/>
          <w:color w:val="569CD6"/>
          <w:sz w:val="21"/>
          <w:szCs w:val="21"/>
          <w:lang w:val="en-GB" w:eastAsia="en-GB"/>
        </w:rPr>
        <w:t>}</w:t>
      </w:r>
      <w:r w:rsidRPr="008C12FB">
        <w:rPr>
          <w:rFonts w:ascii="Consolas" w:eastAsia="Times New Roman" w:hAnsi="Consolas" w:cs="Times New Roman"/>
          <w:color w:val="CE9178"/>
          <w:sz w:val="21"/>
          <w:szCs w:val="21"/>
          <w:lang w:val="en-GB" w:eastAsia="en-GB"/>
        </w:rPr>
        <w:t xml:space="preserve"> - </w:t>
      </w:r>
      <w:r w:rsidRPr="008C12FB">
        <w:rPr>
          <w:rFonts w:ascii="Consolas" w:eastAsia="Times New Roman" w:hAnsi="Consolas" w:cs="Times New Roman"/>
          <w:color w:val="569CD6"/>
          <w:sz w:val="21"/>
          <w:szCs w:val="21"/>
          <w:lang w:val="en-GB" w:eastAsia="en-GB"/>
        </w:rPr>
        <w:t>{</w:t>
      </w:r>
      <w:proofErr w:type="spellStart"/>
      <w:r w:rsidRPr="008C12FB">
        <w:rPr>
          <w:rFonts w:ascii="Consolas" w:eastAsia="Times New Roman" w:hAnsi="Consolas" w:cs="Times New Roman"/>
          <w:color w:val="9CDCFE"/>
          <w:sz w:val="21"/>
          <w:szCs w:val="21"/>
          <w:lang w:val="en-GB" w:eastAsia="en-GB"/>
        </w:rPr>
        <w:t>second_number</w:t>
      </w:r>
      <w:proofErr w:type="spellEnd"/>
      <w:r w:rsidRPr="008C12FB">
        <w:rPr>
          <w:rFonts w:ascii="Consolas" w:eastAsia="Times New Roman" w:hAnsi="Consolas" w:cs="Times New Roman"/>
          <w:color w:val="569CD6"/>
          <w:sz w:val="21"/>
          <w:szCs w:val="21"/>
          <w:lang w:val="en-GB" w:eastAsia="en-GB"/>
        </w:rPr>
        <w:t>}</w:t>
      </w:r>
      <w:r w:rsidRPr="008C12FB">
        <w:rPr>
          <w:rFonts w:ascii="Consolas" w:eastAsia="Times New Roman" w:hAnsi="Consolas" w:cs="Times New Roman"/>
          <w:color w:val="CE9178"/>
          <w:sz w:val="21"/>
          <w:szCs w:val="21"/>
          <w:lang w:val="en-GB" w:eastAsia="en-GB"/>
        </w:rPr>
        <w:t xml:space="preserve"> = "</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first_number</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second_number</w:t>
      </w:r>
      <w:proofErr w:type="spellEnd"/>
    </w:p>
    <w:p w14:paraId="249C7591" w14:textId="77777777" w:rsidR="008C12FB" w:rsidRDefault="008C12FB" w:rsidP="00065F4E">
      <w:pPr>
        <w:pStyle w:val="ListParagraph"/>
        <w:rPr>
          <w:rFonts w:cstheme="minorHAnsi"/>
        </w:rPr>
      </w:pPr>
    </w:p>
    <w:p w14:paraId="2EFCA4D2" w14:textId="77777777" w:rsidR="00065F4E" w:rsidRPr="00E04205" w:rsidRDefault="00065F4E" w:rsidP="00E04205">
      <w:pPr>
        <w:ind w:firstLine="360"/>
        <w:rPr>
          <w:rFonts w:cstheme="minorHAnsi"/>
        </w:rPr>
      </w:pPr>
      <w:r w:rsidRPr="00E04205">
        <w:rPr>
          <w:rFonts w:cstheme="minorHAnsi"/>
        </w:rPr>
        <w:t>Verder komt het in grote lijnen overeen met wat ik heb gedaan.</w:t>
      </w:r>
    </w:p>
    <w:p w14:paraId="2D4BD98B" w14:textId="77777777" w:rsidR="00065F4E" w:rsidRPr="00C97F29" w:rsidRDefault="00065F4E" w:rsidP="00065F4E">
      <w:pPr>
        <w:pStyle w:val="ListParagraph"/>
        <w:rPr>
          <w:rFonts w:cstheme="minorHAnsi"/>
        </w:rPr>
      </w:pPr>
    </w:p>
    <w:p w14:paraId="51E56763" w14:textId="77777777" w:rsidR="00065F4E" w:rsidRPr="00C97F29" w:rsidRDefault="00065F4E" w:rsidP="00065F4E">
      <w:pPr>
        <w:pStyle w:val="ListParagraph"/>
        <w:numPr>
          <w:ilvl w:val="0"/>
          <w:numId w:val="30"/>
        </w:numPr>
        <w:spacing w:after="160" w:line="259" w:lineRule="auto"/>
        <w:rPr>
          <w:rFonts w:cstheme="minorHAnsi"/>
          <w:b/>
          <w:bCs/>
        </w:rPr>
      </w:pPr>
      <w:r w:rsidRPr="00C97F29">
        <w:rPr>
          <w:rFonts w:cstheme="minorHAnsi"/>
          <w:b/>
          <w:bCs/>
        </w:rPr>
        <w:t>Doet de code wat het moet doen? En is de code duidelijk in wat het doet? In hoeverre komt het overeen met hoe jij het hebt opgelost?</w:t>
      </w:r>
    </w:p>
    <w:p w14:paraId="68BC1C27" w14:textId="64A8B880" w:rsidR="00065F4E" w:rsidRPr="00C97F29" w:rsidRDefault="00065F4E" w:rsidP="00065F4E">
      <w:pPr>
        <w:pStyle w:val="ListParagraph"/>
        <w:rPr>
          <w:rFonts w:cstheme="minorHAnsi"/>
        </w:rPr>
      </w:pPr>
      <w:r w:rsidRPr="00C97F29">
        <w:rPr>
          <w:rFonts w:cstheme="minorHAnsi"/>
        </w:rPr>
        <w:t>De code werkt naar behoren en is duidelijk geschreven, de “</w:t>
      </w:r>
      <w:proofErr w:type="spellStart"/>
      <w:r w:rsidRPr="00C97F29">
        <w:rPr>
          <w:rFonts w:cstheme="minorHAnsi"/>
        </w:rPr>
        <w:t>main</w:t>
      </w:r>
      <w:proofErr w:type="spellEnd"/>
      <w:r w:rsidRPr="00C97F29">
        <w:rPr>
          <w:rFonts w:cstheme="minorHAnsi"/>
        </w:rPr>
        <w:t xml:space="preserve">” </w:t>
      </w:r>
      <w:proofErr w:type="spellStart"/>
      <w:r w:rsidRPr="00C97F29">
        <w:rPr>
          <w:rFonts w:cstheme="minorHAnsi"/>
        </w:rPr>
        <w:t>function</w:t>
      </w:r>
      <w:proofErr w:type="spellEnd"/>
      <w:r w:rsidRPr="00C97F29">
        <w:rPr>
          <w:rFonts w:cstheme="minorHAnsi"/>
        </w:rPr>
        <w:t xml:space="preserve"> ziet er bij </w:t>
      </w:r>
      <w:proofErr w:type="spellStart"/>
      <w:r w:rsidR="0034003C">
        <w:rPr>
          <w:rFonts w:cstheme="minorHAnsi"/>
        </w:rPr>
        <w:t>M</w:t>
      </w:r>
      <w:r w:rsidRPr="00C97F29">
        <w:rPr>
          <w:rFonts w:cstheme="minorHAnsi"/>
        </w:rPr>
        <w:t>anasseh</w:t>
      </w:r>
      <w:proofErr w:type="spellEnd"/>
      <w:r w:rsidRPr="00C97F29">
        <w:rPr>
          <w:rFonts w:cstheme="minorHAnsi"/>
        </w:rPr>
        <w:t xml:space="preserve"> netter uit dan bij mij</w:t>
      </w:r>
      <w:r w:rsidR="003950B3">
        <w:rPr>
          <w:rFonts w:cstheme="minorHAnsi"/>
        </w:rPr>
        <w:t>,</w:t>
      </w:r>
      <w:r w:rsidRPr="00C97F29">
        <w:rPr>
          <w:rFonts w:cstheme="minorHAnsi"/>
        </w:rPr>
        <w:t xml:space="preserve"> omdat hij de validatie en het berekenen van </w:t>
      </w:r>
      <w:r w:rsidR="003950B3">
        <w:rPr>
          <w:rFonts w:cstheme="minorHAnsi"/>
        </w:rPr>
        <w:t xml:space="preserve">de </w:t>
      </w:r>
      <w:r w:rsidRPr="00C97F29">
        <w:rPr>
          <w:rFonts w:cstheme="minorHAnsi"/>
        </w:rPr>
        <w:t>hoeveel goede antwoorden in een andere functie doet.</w:t>
      </w:r>
    </w:p>
    <w:p w14:paraId="1390E02F" w14:textId="77777777" w:rsidR="00065F4E" w:rsidRPr="00C97F29" w:rsidRDefault="00065F4E" w:rsidP="00065F4E">
      <w:pPr>
        <w:pStyle w:val="ListParagraph"/>
        <w:rPr>
          <w:rFonts w:cstheme="minorHAnsi"/>
        </w:rPr>
      </w:pPr>
    </w:p>
    <w:p w14:paraId="37F520A6" w14:textId="77777777" w:rsidR="00065F4E" w:rsidRPr="00C97F29" w:rsidRDefault="00065F4E" w:rsidP="00065F4E">
      <w:pPr>
        <w:pStyle w:val="ListParagraph"/>
        <w:numPr>
          <w:ilvl w:val="0"/>
          <w:numId w:val="30"/>
        </w:numPr>
        <w:spacing w:after="160" w:line="259" w:lineRule="auto"/>
        <w:rPr>
          <w:rFonts w:cstheme="minorHAnsi"/>
          <w:b/>
          <w:bCs/>
        </w:rPr>
      </w:pPr>
      <w:r w:rsidRPr="00C97F29">
        <w:rPr>
          <w:rFonts w:cstheme="minorHAnsi"/>
          <w:b/>
          <w:bCs/>
        </w:rPr>
        <w:t xml:space="preserve">Hoe zien de </w:t>
      </w:r>
      <w:proofErr w:type="spellStart"/>
      <w:r w:rsidRPr="00C97F29">
        <w:rPr>
          <w:rFonts w:cstheme="minorHAnsi"/>
          <w:b/>
          <w:bCs/>
        </w:rPr>
        <w:t>if</w:t>
      </w:r>
      <w:proofErr w:type="spellEnd"/>
      <w:r w:rsidRPr="00C97F29">
        <w:rPr>
          <w:rFonts w:cstheme="minorHAnsi"/>
          <w:b/>
          <w:bCs/>
        </w:rPr>
        <w:t>/</w:t>
      </w:r>
      <w:proofErr w:type="spellStart"/>
      <w:r w:rsidRPr="00C97F29">
        <w:rPr>
          <w:rFonts w:cstheme="minorHAnsi"/>
          <w:b/>
          <w:bCs/>
        </w:rPr>
        <w:t>while</w:t>
      </w:r>
      <w:proofErr w:type="spellEnd"/>
      <w:r w:rsidRPr="00C97F29">
        <w:rPr>
          <w:rFonts w:cstheme="minorHAnsi"/>
          <w:b/>
          <w:bCs/>
        </w:rPr>
        <w:t xml:space="preserve"> statements eruit? (</w:t>
      </w:r>
      <w:proofErr w:type="gramStart"/>
      <w:r w:rsidRPr="00C97F29">
        <w:rPr>
          <w:rFonts w:cstheme="minorHAnsi"/>
          <w:b/>
          <w:bCs/>
        </w:rPr>
        <w:t>denk</w:t>
      </w:r>
      <w:proofErr w:type="gramEnd"/>
      <w:r w:rsidRPr="00C97F29">
        <w:rPr>
          <w:rFonts w:cstheme="minorHAnsi"/>
          <w:b/>
          <w:bCs/>
        </w:rPr>
        <w:t xml:space="preserve"> aan: duidelijk/clean, zijn er overbodige statements?) In hoeverre komt het overeen met hoe jij het hebt opgelost?</w:t>
      </w:r>
    </w:p>
    <w:p w14:paraId="4B8C3164" w14:textId="3E9EF0FE" w:rsidR="00485341" w:rsidRDefault="00065F4E" w:rsidP="00BD29B6">
      <w:pPr>
        <w:pStyle w:val="ListParagraph"/>
      </w:pPr>
      <w:proofErr w:type="spellStart"/>
      <w:r w:rsidRPr="0D27FB3C">
        <w:t>If</w:t>
      </w:r>
      <w:proofErr w:type="spellEnd"/>
      <w:r w:rsidRPr="0D27FB3C">
        <w:t xml:space="preserve"> statements zien er goed uit</w:t>
      </w:r>
      <w:r w:rsidR="00BD29B6">
        <w:t>. Maar</w:t>
      </w:r>
      <w:r w:rsidRPr="0D27FB3C">
        <w:t xml:space="preserve"> zoals ook al bij punt </w:t>
      </w:r>
      <w:r w:rsidR="00BD29B6">
        <w:t>2</w:t>
      </w:r>
      <w:r w:rsidRPr="0D27FB3C">
        <w:t xml:space="preserve"> vermeld</w:t>
      </w:r>
      <w:r w:rsidR="00BD29B6">
        <w:t xml:space="preserve"> worden er variabelen aangemaakt</w:t>
      </w:r>
      <w:r w:rsidRPr="0D27FB3C">
        <w:t xml:space="preserve"> in sommige </w:t>
      </w:r>
      <w:proofErr w:type="spellStart"/>
      <w:r w:rsidRPr="0D27FB3C">
        <w:t>if</w:t>
      </w:r>
      <w:proofErr w:type="spellEnd"/>
      <w:r w:rsidRPr="0D27FB3C">
        <w:t xml:space="preserve"> statements</w:t>
      </w:r>
      <w:r w:rsidR="00BD29B6">
        <w:t>,</w:t>
      </w:r>
      <w:r w:rsidRPr="0D27FB3C">
        <w:t xml:space="preserve"> die er beter buiten </w:t>
      </w:r>
      <w:r w:rsidR="00BD29B6">
        <w:t xml:space="preserve">hadden </w:t>
      </w:r>
      <w:r w:rsidRPr="0D27FB3C">
        <w:t xml:space="preserve">kunnen staan. </w:t>
      </w:r>
    </w:p>
    <w:p w14:paraId="72FD9A9B" w14:textId="77777777" w:rsidR="003950B3" w:rsidRDefault="003950B3" w:rsidP="00BD29B6">
      <w:pPr>
        <w:pStyle w:val="ListParagraph"/>
      </w:pPr>
    </w:p>
    <w:p w14:paraId="51F25546" w14:textId="479AF7D1" w:rsidR="00065F4E" w:rsidRDefault="003950B3" w:rsidP="0D27FB3C">
      <w:pPr>
        <w:pStyle w:val="ListParagraph"/>
      </w:pPr>
      <w:r>
        <w:t>Naast bovengenoemde</w:t>
      </w:r>
      <w:r w:rsidR="00065F4E" w:rsidRPr="0D27FB3C">
        <w:t xml:space="preserve"> punten liggen de oplossingen dicht bij elkaar.</w:t>
      </w:r>
    </w:p>
    <w:p w14:paraId="103D93C9" w14:textId="77777777" w:rsidR="00CD37CA" w:rsidRDefault="00CD37CA" w:rsidP="00BD29B6"/>
    <w:p w14:paraId="6FFAC59A" w14:textId="5B0632F1" w:rsidR="00BD29B6" w:rsidRDefault="00BD29B6" w:rsidP="00BD29B6">
      <w:r>
        <w:tab/>
        <w:t>Huidige oplossing:</w:t>
      </w:r>
    </w:p>
    <w:p w14:paraId="20D9319D" w14:textId="77777777" w:rsidR="00CD37CA" w:rsidRPr="00CD37CA" w:rsidRDefault="00CD37CA" w:rsidP="00CD37CA">
      <w:pPr>
        <w:shd w:val="clear" w:color="auto" w:fill="1F1F1F"/>
        <w:spacing w:line="285" w:lineRule="atLeast"/>
        <w:ind w:left="720"/>
        <w:rPr>
          <w:rFonts w:ascii="Consolas" w:eastAsia="Times New Roman" w:hAnsi="Consolas" w:cs="Times New Roman"/>
          <w:color w:val="CCCCCC"/>
          <w:sz w:val="21"/>
          <w:szCs w:val="21"/>
          <w:lang w:val="en-GB" w:eastAsia="en-GB"/>
        </w:rPr>
      </w:pPr>
      <w:r w:rsidRPr="00CD37CA">
        <w:rPr>
          <w:rFonts w:ascii="Consolas" w:eastAsia="Times New Roman" w:hAnsi="Consolas" w:cs="Times New Roman"/>
          <w:color w:val="CCCCCC"/>
          <w:sz w:val="21"/>
          <w:szCs w:val="21"/>
          <w:lang w:val="en-GB" w:eastAsia="en-GB"/>
        </w:rPr>
        <w:t xml:space="preserve">    </w:t>
      </w:r>
      <w:r w:rsidRPr="00CD37CA">
        <w:rPr>
          <w:rFonts w:ascii="Consolas" w:eastAsia="Times New Roman" w:hAnsi="Consolas" w:cs="Times New Roman"/>
          <w:color w:val="C586C0"/>
          <w:sz w:val="21"/>
          <w:szCs w:val="21"/>
          <w:lang w:val="en-GB" w:eastAsia="en-GB"/>
        </w:rPr>
        <w:t>if</w:t>
      </w:r>
      <w:r w:rsidRPr="00CD37CA">
        <w:rPr>
          <w:rFonts w:ascii="Consolas" w:eastAsia="Times New Roman" w:hAnsi="Consolas" w:cs="Times New Roman"/>
          <w:color w:val="CCCCCC"/>
          <w:sz w:val="21"/>
          <w:szCs w:val="21"/>
          <w:lang w:val="en-GB" w:eastAsia="en-GB"/>
        </w:rPr>
        <w:t xml:space="preserve"> </w:t>
      </w:r>
      <w:proofErr w:type="spellStart"/>
      <w:r w:rsidRPr="00CD37CA">
        <w:rPr>
          <w:rFonts w:ascii="Consolas" w:eastAsia="Times New Roman" w:hAnsi="Consolas" w:cs="Times New Roman"/>
          <w:color w:val="9CDCFE"/>
          <w:sz w:val="21"/>
          <w:szCs w:val="21"/>
          <w:lang w:val="en-GB" w:eastAsia="en-GB"/>
        </w:rPr>
        <w:t>arithmetic_type</w:t>
      </w:r>
      <w:proofErr w:type="spellEnd"/>
      <w:r w:rsidRPr="00CD37CA">
        <w:rPr>
          <w:rFonts w:ascii="Consolas" w:eastAsia="Times New Roman" w:hAnsi="Consolas" w:cs="Times New Roman"/>
          <w:color w:val="CCCCCC"/>
          <w:sz w:val="21"/>
          <w:szCs w:val="21"/>
          <w:lang w:val="en-GB" w:eastAsia="en-GB"/>
        </w:rPr>
        <w:t xml:space="preserve"> </w:t>
      </w:r>
      <w:r w:rsidRPr="00CD37CA">
        <w:rPr>
          <w:rFonts w:ascii="Consolas" w:eastAsia="Times New Roman" w:hAnsi="Consolas" w:cs="Times New Roman"/>
          <w:color w:val="D4D4D4"/>
          <w:sz w:val="21"/>
          <w:szCs w:val="21"/>
          <w:lang w:val="en-GB" w:eastAsia="en-GB"/>
        </w:rPr>
        <w:t>==</w:t>
      </w:r>
      <w:r w:rsidRPr="00CD37CA">
        <w:rPr>
          <w:rFonts w:ascii="Consolas" w:eastAsia="Times New Roman" w:hAnsi="Consolas" w:cs="Times New Roman"/>
          <w:color w:val="CCCCCC"/>
          <w:sz w:val="21"/>
          <w:szCs w:val="21"/>
          <w:lang w:val="en-GB" w:eastAsia="en-GB"/>
        </w:rPr>
        <w:t xml:space="preserve"> </w:t>
      </w:r>
      <w:r w:rsidRPr="00CD37CA">
        <w:rPr>
          <w:rFonts w:ascii="Consolas" w:eastAsia="Times New Roman" w:hAnsi="Consolas" w:cs="Times New Roman"/>
          <w:color w:val="CE9178"/>
          <w:sz w:val="21"/>
          <w:szCs w:val="21"/>
          <w:lang w:val="en-GB" w:eastAsia="en-GB"/>
        </w:rPr>
        <w:t>'summation'</w:t>
      </w:r>
      <w:r w:rsidRPr="00CD37CA">
        <w:rPr>
          <w:rFonts w:ascii="Consolas" w:eastAsia="Times New Roman" w:hAnsi="Consolas" w:cs="Times New Roman"/>
          <w:color w:val="CCCCCC"/>
          <w:sz w:val="21"/>
          <w:szCs w:val="21"/>
          <w:lang w:val="en-GB" w:eastAsia="en-GB"/>
        </w:rPr>
        <w:t>:</w:t>
      </w:r>
    </w:p>
    <w:p w14:paraId="47510C88" w14:textId="77777777" w:rsidR="00CD37CA" w:rsidRPr="00CD37CA" w:rsidRDefault="00CD37CA" w:rsidP="00CD37CA">
      <w:pPr>
        <w:shd w:val="clear" w:color="auto" w:fill="1F1F1F"/>
        <w:spacing w:line="285" w:lineRule="atLeast"/>
        <w:ind w:left="720"/>
        <w:rPr>
          <w:rFonts w:ascii="Consolas" w:eastAsia="Times New Roman" w:hAnsi="Consolas" w:cs="Times New Roman"/>
          <w:color w:val="CCCCCC"/>
          <w:sz w:val="21"/>
          <w:szCs w:val="21"/>
          <w:lang w:val="en-GB" w:eastAsia="en-GB"/>
        </w:rPr>
      </w:pPr>
      <w:r w:rsidRPr="00CD37CA">
        <w:rPr>
          <w:rFonts w:ascii="Consolas" w:eastAsia="Times New Roman" w:hAnsi="Consolas" w:cs="Times New Roman"/>
          <w:color w:val="CCCCCC"/>
          <w:sz w:val="21"/>
          <w:szCs w:val="21"/>
          <w:lang w:val="en-GB" w:eastAsia="en-GB"/>
        </w:rPr>
        <w:t xml:space="preserve">        </w:t>
      </w:r>
      <w:proofErr w:type="spellStart"/>
      <w:r w:rsidRPr="00CD37CA">
        <w:rPr>
          <w:rFonts w:ascii="Consolas" w:eastAsia="Times New Roman" w:hAnsi="Consolas" w:cs="Times New Roman"/>
          <w:color w:val="9CDCFE"/>
          <w:sz w:val="21"/>
          <w:szCs w:val="21"/>
          <w:lang w:val="en-GB" w:eastAsia="en-GB"/>
        </w:rPr>
        <w:t>first_number</w:t>
      </w:r>
      <w:proofErr w:type="spellEnd"/>
      <w:r w:rsidRPr="00CD37CA">
        <w:rPr>
          <w:rFonts w:ascii="Consolas" w:eastAsia="Times New Roman" w:hAnsi="Consolas" w:cs="Times New Roman"/>
          <w:color w:val="CCCCCC"/>
          <w:sz w:val="21"/>
          <w:szCs w:val="21"/>
          <w:lang w:val="en-GB" w:eastAsia="en-GB"/>
        </w:rPr>
        <w:t xml:space="preserve"> </w:t>
      </w:r>
      <w:r w:rsidRPr="00CD37CA">
        <w:rPr>
          <w:rFonts w:ascii="Consolas" w:eastAsia="Times New Roman" w:hAnsi="Consolas" w:cs="Times New Roman"/>
          <w:color w:val="D4D4D4"/>
          <w:sz w:val="21"/>
          <w:szCs w:val="21"/>
          <w:lang w:val="en-GB" w:eastAsia="en-GB"/>
        </w:rPr>
        <w:t>=</w:t>
      </w:r>
      <w:r w:rsidRPr="00CD37CA">
        <w:rPr>
          <w:rFonts w:ascii="Consolas" w:eastAsia="Times New Roman" w:hAnsi="Consolas" w:cs="Times New Roman"/>
          <w:color w:val="CCCCCC"/>
          <w:sz w:val="21"/>
          <w:szCs w:val="21"/>
          <w:lang w:val="en-GB" w:eastAsia="en-GB"/>
        </w:rPr>
        <w:t xml:space="preserve"> </w:t>
      </w:r>
      <w:proofErr w:type="spellStart"/>
      <w:r w:rsidRPr="00CD37CA">
        <w:rPr>
          <w:rFonts w:ascii="Consolas" w:eastAsia="Times New Roman" w:hAnsi="Consolas" w:cs="Times New Roman"/>
          <w:color w:val="DCDCAA"/>
          <w:sz w:val="21"/>
          <w:szCs w:val="21"/>
          <w:lang w:val="en-GB" w:eastAsia="en-GB"/>
        </w:rPr>
        <w:t>generate_random_</w:t>
      </w:r>
      <w:proofErr w:type="gramStart"/>
      <w:r w:rsidRPr="00CD37CA">
        <w:rPr>
          <w:rFonts w:ascii="Consolas" w:eastAsia="Times New Roman" w:hAnsi="Consolas" w:cs="Times New Roman"/>
          <w:color w:val="DCDCAA"/>
          <w:sz w:val="21"/>
          <w:szCs w:val="21"/>
          <w:lang w:val="en-GB" w:eastAsia="en-GB"/>
        </w:rPr>
        <w:t>number</w:t>
      </w:r>
      <w:proofErr w:type="spellEnd"/>
      <w:r w:rsidRPr="00CD37CA">
        <w:rPr>
          <w:rFonts w:ascii="Consolas" w:eastAsia="Times New Roman" w:hAnsi="Consolas" w:cs="Times New Roman"/>
          <w:color w:val="CCCCCC"/>
          <w:sz w:val="21"/>
          <w:szCs w:val="21"/>
          <w:lang w:val="en-GB" w:eastAsia="en-GB"/>
        </w:rPr>
        <w:t>(</w:t>
      </w:r>
      <w:proofErr w:type="gramEnd"/>
      <w:r w:rsidRPr="00CD37CA">
        <w:rPr>
          <w:rFonts w:ascii="Consolas" w:eastAsia="Times New Roman" w:hAnsi="Consolas" w:cs="Times New Roman"/>
          <w:color w:val="CCCCCC"/>
          <w:sz w:val="21"/>
          <w:szCs w:val="21"/>
          <w:lang w:val="en-GB" w:eastAsia="en-GB"/>
        </w:rPr>
        <w:t>)</w:t>
      </w:r>
    </w:p>
    <w:p w14:paraId="0B5A959A" w14:textId="77777777" w:rsidR="00CD37CA" w:rsidRPr="00CD37CA" w:rsidRDefault="00CD37CA" w:rsidP="00CD37CA">
      <w:pPr>
        <w:shd w:val="clear" w:color="auto" w:fill="1F1F1F"/>
        <w:spacing w:line="285" w:lineRule="atLeast"/>
        <w:ind w:left="720"/>
        <w:rPr>
          <w:rFonts w:ascii="Consolas" w:eastAsia="Times New Roman" w:hAnsi="Consolas" w:cs="Times New Roman"/>
          <w:color w:val="CCCCCC"/>
          <w:sz w:val="21"/>
          <w:szCs w:val="21"/>
          <w:lang w:val="en-GB" w:eastAsia="en-GB"/>
        </w:rPr>
      </w:pPr>
      <w:r w:rsidRPr="00CD37CA">
        <w:rPr>
          <w:rFonts w:ascii="Consolas" w:eastAsia="Times New Roman" w:hAnsi="Consolas" w:cs="Times New Roman"/>
          <w:color w:val="CCCCCC"/>
          <w:sz w:val="21"/>
          <w:szCs w:val="21"/>
          <w:lang w:val="en-GB" w:eastAsia="en-GB"/>
        </w:rPr>
        <w:t xml:space="preserve">        </w:t>
      </w:r>
      <w:proofErr w:type="spellStart"/>
      <w:r w:rsidRPr="00CD37CA">
        <w:rPr>
          <w:rFonts w:ascii="Consolas" w:eastAsia="Times New Roman" w:hAnsi="Consolas" w:cs="Times New Roman"/>
          <w:color w:val="9CDCFE"/>
          <w:sz w:val="21"/>
          <w:szCs w:val="21"/>
          <w:lang w:val="en-GB" w:eastAsia="en-GB"/>
        </w:rPr>
        <w:t>second_number</w:t>
      </w:r>
      <w:proofErr w:type="spellEnd"/>
      <w:r w:rsidRPr="00CD37CA">
        <w:rPr>
          <w:rFonts w:ascii="Consolas" w:eastAsia="Times New Roman" w:hAnsi="Consolas" w:cs="Times New Roman"/>
          <w:color w:val="CCCCCC"/>
          <w:sz w:val="21"/>
          <w:szCs w:val="21"/>
          <w:lang w:val="en-GB" w:eastAsia="en-GB"/>
        </w:rPr>
        <w:t xml:space="preserve"> </w:t>
      </w:r>
      <w:r w:rsidRPr="00CD37CA">
        <w:rPr>
          <w:rFonts w:ascii="Consolas" w:eastAsia="Times New Roman" w:hAnsi="Consolas" w:cs="Times New Roman"/>
          <w:color w:val="D4D4D4"/>
          <w:sz w:val="21"/>
          <w:szCs w:val="21"/>
          <w:lang w:val="en-GB" w:eastAsia="en-GB"/>
        </w:rPr>
        <w:t>=</w:t>
      </w:r>
      <w:r w:rsidRPr="00CD37CA">
        <w:rPr>
          <w:rFonts w:ascii="Consolas" w:eastAsia="Times New Roman" w:hAnsi="Consolas" w:cs="Times New Roman"/>
          <w:color w:val="CCCCCC"/>
          <w:sz w:val="21"/>
          <w:szCs w:val="21"/>
          <w:lang w:val="en-GB" w:eastAsia="en-GB"/>
        </w:rPr>
        <w:t xml:space="preserve"> </w:t>
      </w:r>
      <w:proofErr w:type="spellStart"/>
      <w:r w:rsidRPr="00CD37CA">
        <w:rPr>
          <w:rFonts w:ascii="Consolas" w:eastAsia="Times New Roman" w:hAnsi="Consolas" w:cs="Times New Roman"/>
          <w:color w:val="DCDCAA"/>
          <w:sz w:val="21"/>
          <w:szCs w:val="21"/>
          <w:lang w:val="en-GB" w:eastAsia="en-GB"/>
        </w:rPr>
        <w:t>generate_random_</w:t>
      </w:r>
      <w:proofErr w:type="gramStart"/>
      <w:r w:rsidRPr="00CD37CA">
        <w:rPr>
          <w:rFonts w:ascii="Consolas" w:eastAsia="Times New Roman" w:hAnsi="Consolas" w:cs="Times New Roman"/>
          <w:color w:val="DCDCAA"/>
          <w:sz w:val="21"/>
          <w:szCs w:val="21"/>
          <w:lang w:val="en-GB" w:eastAsia="en-GB"/>
        </w:rPr>
        <w:t>number</w:t>
      </w:r>
      <w:proofErr w:type="spellEnd"/>
      <w:r w:rsidRPr="00CD37CA">
        <w:rPr>
          <w:rFonts w:ascii="Consolas" w:eastAsia="Times New Roman" w:hAnsi="Consolas" w:cs="Times New Roman"/>
          <w:color w:val="CCCCCC"/>
          <w:sz w:val="21"/>
          <w:szCs w:val="21"/>
          <w:lang w:val="en-GB" w:eastAsia="en-GB"/>
        </w:rPr>
        <w:t>(</w:t>
      </w:r>
      <w:proofErr w:type="gramEnd"/>
      <w:r w:rsidRPr="00CD37CA">
        <w:rPr>
          <w:rFonts w:ascii="Consolas" w:eastAsia="Times New Roman" w:hAnsi="Consolas" w:cs="Times New Roman"/>
          <w:color w:val="CCCCCC"/>
          <w:sz w:val="21"/>
          <w:szCs w:val="21"/>
          <w:lang w:val="en-GB" w:eastAsia="en-GB"/>
        </w:rPr>
        <w:t>)</w:t>
      </w:r>
    </w:p>
    <w:p w14:paraId="2D29E068" w14:textId="77777777" w:rsidR="00CD37CA" w:rsidRPr="00CD37CA" w:rsidRDefault="00CD37CA" w:rsidP="00CD37CA">
      <w:pPr>
        <w:shd w:val="clear" w:color="auto" w:fill="1F1F1F"/>
        <w:spacing w:line="285" w:lineRule="atLeast"/>
        <w:ind w:left="720"/>
        <w:rPr>
          <w:rFonts w:ascii="Consolas" w:eastAsia="Times New Roman" w:hAnsi="Consolas" w:cs="Times New Roman"/>
          <w:color w:val="CCCCCC"/>
          <w:sz w:val="21"/>
          <w:szCs w:val="21"/>
          <w:lang w:val="en-GB" w:eastAsia="en-GB"/>
        </w:rPr>
      </w:pPr>
      <w:r w:rsidRPr="00CD37CA">
        <w:rPr>
          <w:rFonts w:ascii="Consolas" w:eastAsia="Times New Roman" w:hAnsi="Consolas" w:cs="Times New Roman"/>
          <w:color w:val="CCCCCC"/>
          <w:sz w:val="21"/>
          <w:szCs w:val="21"/>
          <w:lang w:val="en-GB" w:eastAsia="en-GB"/>
        </w:rPr>
        <w:t xml:space="preserve">        </w:t>
      </w:r>
      <w:r w:rsidRPr="00CD37CA">
        <w:rPr>
          <w:rFonts w:ascii="Consolas" w:eastAsia="Times New Roman" w:hAnsi="Consolas" w:cs="Times New Roman"/>
          <w:color w:val="9CDCFE"/>
          <w:sz w:val="21"/>
          <w:szCs w:val="21"/>
          <w:lang w:val="en-GB" w:eastAsia="en-GB"/>
        </w:rPr>
        <w:t>formula</w:t>
      </w:r>
      <w:r w:rsidRPr="00CD37CA">
        <w:rPr>
          <w:rFonts w:ascii="Consolas" w:eastAsia="Times New Roman" w:hAnsi="Consolas" w:cs="Times New Roman"/>
          <w:color w:val="CCCCCC"/>
          <w:sz w:val="21"/>
          <w:szCs w:val="21"/>
          <w:lang w:val="en-GB" w:eastAsia="en-GB"/>
        </w:rPr>
        <w:t xml:space="preserve"> </w:t>
      </w:r>
      <w:r w:rsidRPr="00CD37CA">
        <w:rPr>
          <w:rFonts w:ascii="Consolas" w:eastAsia="Times New Roman" w:hAnsi="Consolas" w:cs="Times New Roman"/>
          <w:color w:val="D4D4D4"/>
          <w:sz w:val="21"/>
          <w:szCs w:val="21"/>
          <w:lang w:val="en-GB" w:eastAsia="en-GB"/>
        </w:rPr>
        <w:t>=</w:t>
      </w:r>
      <w:r w:rsidRPr="00CD37CA">
        <w:rPr>
          <w:rFonts w:ascii="Consolas" w:eastAsia="Times New Roman" w:hAnsi="Consolas" w:cs="Times New Roman"/>
          <w:color w:val="CCCCCC"/>
          <w:sz w:val="21"/>
          <w:szCs w:val="21"/>
          <w:lang w:val="en-GB" w:eastAsia="en-GB"/>
        </w:rPr>
        <w:t xml:space="preserve"> </w:t>
      </w:r>
      <w:r w:rsidRPr="00CD37CA">
        <w:rPr>
          <w:rFonts w:ascii="Consolas" w:eastAsia="Times New Roman" w:hAnsi="Consolas" w:cs="Times New Roman"/>
          <w:color w:val="569CD6"/>
          <w:sz w:val="21"/>
          <w:szCs w:val="21"/>
          <w:lang w:val="en-GB" w:eastAsia="en-GB"/>
        </w:rPr>
        <w:t>f</w:t>
      </w:r>
      <w:r w:rsidRPr="00CD37CA">
        <w:rPr>
          <w:rFonts w:ascii="Consolas" w:eastAsia="Times New Roman" w:hAnsi="Consolas" w:cs="Times New Roman"/>
          <w:color w:val="CE9178"/>
          <w:sz w:val="21"/>
          <w:szCs w:val="21"/>
          <w:lang w:val="en-GB" w:eastAsia="en-GB"/>
        </w:rPr>
        <w:t>'</w:t>
      </w:r>
      <w:r w:rsidRPr="00CD37CA">
        <w:rPr>
          <w:rFonts w:ascii="Consolas" w:eastAsia="Times New Roman" w:hAnsi="Consolas" w:cs="Times New Roman"/>
          <w:color w:val="569CD6"/>
          <w:sz w:val="21"/>
          <w:szCs w:val="21"/>
          <w:lang w:val="en-GB" w:eastAsia="en-GB"/>
        </w:rPr>
        <w:t>{</w:t>
      </w:r>
      <w:proofErr w:type="spellStart"/>
      <w:r w:rsidRPr="00CD37CA">
        <w:rPr>
          <w:rFonts w:ascii="Consolas" w:eastAsia="Times New Roman" w:hAnsi="Consolas" w:cs="Times New Roman"/>
          <w:color w:val="9CDCFE"/>
          <w:sz w:val="21"/>
          <w:szCs w:val="21"/>
          <w:lang w:val="en-GB" w:eastAsia="en-GB"/>
        </w:rPr>
        <w:t>first_number</w:t>
      </w:r>
      <w:proofErr w:type="spellEnd"/>
      <w:r w:rsidRPr="00CD37CA">
        <w:rPr>
          <w:rFonts w:ascii="Consolas" w:eastAsia="Times New Roman" w:hAnsi="Consolas" w:cs="Times New Roman"/>
          <w:color w:val="569CD6"/>
          <w:sz w:val="21"/>
          <w:szCs w:val="21"/>
          <w:lang w:val="en-GB" w:eastAsia="en-GB"/>
        </w:rPr>
        <w:t>}</w:t>
      </w:r>
      <w:r w:rsidRPr="00CD37CA">
        <w:rPr>
          <w:rFonts w:ascii="Consolas" w:eastAsia="Times New Roman" w:hAnsi="Consolas" w:cs="Times New Roman"/>
          <w:color w:val="CE9178"/>
          <w:sz w:val="21"/>
          <w:szCs w:val="21"/>
          <w:lang w:val="en-GB" w:eastAsia="en-GB"/>
        </w:rPr>
        <w:t xml:space="preserve"> + </w:t>
      </w:r>
      <w:r w:rsidRPr="00CD37CA">
        <w:rPr>
          <w:rFonts w:ascii="Consolas" w:eastAsia="Times New Roman" w:hAnsi="Consolas" w:cs="Times New Roman"/>
          <w:color w:val="569CD6"/>
          <w:sz w:val="21"/>
          <w:szCs w:val="21"/>
          <w:lang w:val="en-GB" w:eastAsia="en-GB"/>
        </w:rPr>
        <w:t>{</w:t>
      </w:r>
      <w:proofErr w:type="spellStart"/>
      <w:r w:rsidRPr="00CD37CA">
        <w:rPr>
          <w:rFonts w:ascii="Consolas" w:eastAsia="Times New Roman" w:hAnsi="Consolas" w:cs="Times New Roman"/>
          <w:color w:val="9CDCFE"/>
          <w:sz w:val="21"/>
          <w:szCs w:val="21"/>
          <w:lang w:val="en-GB" w:eastAsia="en-GB"/>
        </w:rPr>
        <w:t>second_number</w:t>
      </w:r>
      <w:proofErr w:type="spellEnd"/>
      <w:r w:rsidRPr="00CD37CA">
        <w:rPr>
          <w:rFonts w:ascii="Consolas" w:eastAsia="Times New Roman" w:hAnsi="Consolas" w:cs="Times New Roman"/>
          <w:color w:val="569CD6"/>
          <w:sz w:val="21"/>
          <w:szCs w:val="21"/>
          <w:lang w:val="en-GB" w:eastAsia="en-GB"/>
        </w:rPr>
        <w:t>}</w:t>
      </w:r>
      <w:r w:rsidRPr="00CD37CA">
        <w:rPr>
          <w:rFonts w:ascii="Consolas" w:eastAsia="Times New Roman" w:hAnsi="Consolas" w:cs="Times New Roman"/>
          <w:color w:val="CE9178"/>
          <w:sz w:val="21"/>
          <w:szCs w:val="21"/>
          <w:lang w:val="en-GB" w:eastAsia="en-GB"/>
        </w:rPr>
        <w:t xml:space="preserve"> = '</w:t>
      </w:r>
    </w:p>
    <w:p w14:paraId="3A92B6BF" w14:textId="77777777" w:rsidR="00CD37CA" w:rsidRPr="00CD37CA" w:rsidRDefault="00CD37CA" w:rsidP="00CD37CA">
      <w:pPr>
        <w:shd w:val="clear" w:color="auto" w:fill="1F1F1F"/>
        <w:spacing w:line="285" w:lineRule="atLeast"/>
        <w:ind w:left="720"/>
        <w:rPr>
          <w:rFonts w:ascii="Consolas" w:eastAsia="Times New Roman" w:hAnsi="Consolas" w:cs="Times New Roman"/>
          <w:color w:val="CCCCCC"/>
          <w:sz w:val="21"/>
          <w:szCs w:val="21"/>
          <w:lang w:val="en-GB" w:eastAsia="en-GB"/>
        </w:rPr>
      </w:pPr>
      <w:r w:rsidRPr="00CD37CA">
        <w:rPr>
          <w:rFonts w:ascii="Consolas" w:eastAsia="Times New Roman" w:hAnsi="Consolas" w:cs="Times New Roman"/>
          <w:color w:val="CCCCCC"/>
          <w:sz w:val="21"/>
          <w:szCs w:val="21"/>
          <w:lang w:val="en-GB" w:eastAsia="en-GB"/>
        </w:rPr>
        <w:t xml:space="preserve">        </w:t>
      </w:r>
      <w:r w:rsidRPr="00CD37CA">
        <w:rPr>
          <w:rFonts w:ascii="Consolas" w:eastAsia="Times New Roman" w:hAnsi="Consolas" w:cs="Times New Roman"/>
          <w:color w:val="9CDCFE"/>
          <w:sz w:val="21"/>
          <w:szCs w:val="21"/>
          <w:lang w:val="en-GB" w:eastAsia="en-GB"/>
        </w:rPr>
        <w:t>answer</w:t>
      </w:r>
      <w:r w:rsidRPr="00CD37CA">
        <w:rPr>
          <w:rFonts w:ascii="Consolas" w:eastAsia="Times New Roman" w:hAnsi="Consolas" w:cs="Times New Roman"/>
          <w:color w:val="CCCCCC"/>
          <w:sz w:val="21"/>
          <w:szCs w:val="21"/>
          <w:lang w:val="en-GB" w:eastAsia="en-GB"/>
        </w:rPr>
        <w:t xml:space="preserve"> </w:t>
      </w:r>
      <w:r w:rsidRPr="00CD37CA">
        <w:rPr>
          <w:rFonts w:ascii="Consolas" w:eastAsia="Times New Roman" w:hAnsi="Consolas" w:cs="Times New Roman"/>
          <w:color w:val="D4D4D4"/>
          <w:sz w:val="21"/>
          <w:szCs w:val="21"/>
          <w:lang w:val="en-GB" w:eastAsia="en-GB"/>
        </w:rPr>
        <w:t>=</w:t>
      </w:r>
      <w:r w:rsidRPr="00CD37CA">
        <w:rPr>
          <w:rFonts w:ascii="Consolas" w:eastAsia="Times New Roman" w:hAnsi="Consolas" w:cs="Times New Roman"/>
          <w:color w:val="CCCCCC"/>
          <w:sz w:val="21"/>
          <w:szCs w:val="21"/>
          <w:lang w:val="en-GB" w:eastAsia="en-GB"/>
        </w:rPr>
        <w:t xml:space="preserve"> </w:t>
      </w:r>
      <w:proofErr w:type="spellStart"/>
      <w:r w:rsidRPr="00CD37CA">
        <w:rPr>
          <w:rFonts w:ascii="Consolas" w:eastAsia="Times New Roman" w:hAnsi="Consolas" w:cs="Times New Roman"/>
          <w:color w:val="9CDCFE"/>
          <w:sz w:val="21"/>
          <w:szCs w:val="21"/>
          <w:lang w:val="en-GB" w:eastAsia="en-GB"/>
        </w:rPr>
        <w:t>first_number</w:t>
      </w:r>
      <w:proofErr w:type="spellEnd"/>
      <w:r w:rsidRPr="00CD37CA">
        <w:rPr>
          <w:rFonts w:ascii="Consolas" w:eastAsia="Times New Roman" w:hAnsi="Consolas" w:cs="Times New Roman"/>
          <w:color w:val="CCCCCC"/>
          <w:sz w:val="21"/>
          <w:szCs w:val="21"/>
          <w:lang w:val="en-GB" w:eastAsia="en-GB"/>
        </w:rPr>
        <w:t xml:space="preserve"> </w:t>
      </w:r>
      <w:r w:rsidRPr="00CD37CA">
        <w:rPr>
          <w:rFonts w:ascii="Consolas" w:eastAsia="Times New Roman" w:hAnsi="Consolas" w:cs="Times New Roman"/>
          <w:color w:val="D4D4D4"/>
          <w:sz w:val="21"/>
          <w:szCs w:val="21"/>
          <w:lang w:val="en-GB" w:eastAsia="en-GB"/>
        </w:rPr>
        <w:t>+</w:t>
      </w:r>
      <w:r w:rsidRPr="00CD37CA">
        <w:rPr>
          <w:rFonts w:ascii="Consolas" w:eastAsia="Times New Roman" w:hAnsi="Consolas" w:cs="Times New Roman"/>
          <w:color w:val="CCCCCC"/>
          <w:sz w:val="21"/>
          <w:szCs w:val="21"/>
          <w:lang w:val="en-GB" w:eastAsia="en-GB"/>
        </w:rPr>
        <w:t xml:space="preserve"> </w:t>
      </w:r>
      <w:proofErr w:type="spellStart"/>
      <w:r w:rsidRPr="00CD37CA">
        <w:rPr>
          <w:rFonts w:ascii="Consolas" w:eastAsia="Times New Roman" w:hAnsi="Consolas" w:cs="Times New Roman"/>
          <w:color w:val="9CDCFE"/>
          <w:sz w:val="21"/>
          <w:szCs w:val="21"/>
          <w:lang w:val="en-GB" w:eastAsia="en-GB"/>
        </w:rPr>
        <w:t>second_number</w:t>
      </w:r>
      <w:proofErr w:type="spellEnd"/>
    </w:p>
    <w:p w14:paraId="58BE3785" w14:textId="77777777" w:rsidR="00065F4E" w:rsidRDefault="00065F4E" w:rsidP="00065F4E">
      <w:pPr>
        <w:pStyle w:val="ListParagraph"/>
        <w:rPr>
          <w:rFonts w:cstheme="minorHAnsi"/>
        </w:rPr>
      </w:pPr>
    </w:p>
    <w:p w14:paraId="1DDD36E2" w14:textId="1DB28A87" w:rsidR="00BD29B6" w:rsidRDefault="00BD29B6" w:rsidP="00065F4E">
      <w:pPr>
        <w:pStyle w:val="ListParagraph"/>
        <w:rPr>
          <w:rFonts w:cstheme="minorHAnsi"/>
        </w:rPr>
      </w:pPr>
      <w:r>
        <w:rPr>
          <w:rFonts w:cstheme="minorHAnsi"/>
        </w:rPr>
        <w:t>Verbeterde oplossing:</w:t>
      </w:r>
    </w:p>
    <w:p w14:paraId="1B4BEBE0" w14:textId="77777777" w:rsidR="00BD29B6" w:rsidRPr="00BD29B6" w:rsidRDefault="00BD29B6" w:rsidP="00BD29B6">
      <w:pPr>
        <w:shd w:val="clear" w:color="auto" w:fill="1F1F1F"/>
        <w:spacing w:line="285" w:lineRule="atLeast"/>
        <w:ind w:left="720"/>
        <w:rPr>
          <w:rFonts w:ascii="Consolas" w:eastAsia="Times New Roman" w:hAnsi="Consolas" w:cs="Times New Roman"/>
          <w:color w:val="CCCCCC"/>
          <w:sz w:val="21"/>
          <w:szCs w:val="21"/>
          <w:lang w:val="en-GB" w:eastAsia="en-GB"/>
        </w:rPr>
      </w:pPr>
      <w:r w:rsidRPr="00BD29B6">
        <w:rPr>
          <w:rFonts w:ascii="Consolas" w:eastAsia="Times New Roman" w:hAnsi="Consolas" w:cs="Times New Roman"/>
          <w:color w:val="CCCCCC"/>
          <w:sz w:val="21"/>
          <w:szCs w:val="21"/>
          <w:lang w:val="en-GB" w:eastAsia="en-GB"/>
        </w:rPr>
        <w:t xml:space="preserve">    </w:t>
      </w:r>
      <w:proofErr w:type="spellStart"/>
      <w:r w:rsidRPr="00BD29B6">
        <w:rPr>
          <w:rFonts w:ascii="Consolas" w:eastAsia="Times New Roman" w:hAnsi="Consolas" w:cs="Times New Roman"/>
          <w:color w:val="9CDCFE"/>
          <w:sz w:val="21"/>
          <w:szCs w:val="21"/>
          <w:lang w:val="en-GB" w:eastAsia="en-GB"/>
        </w:rPr>
        <w:t>first_number</w:t>
      </w:r>
      <w:proofErr w:type="spellEnd"/>
      <w:r w:rsidRPr="00BD29B6">
        <w:rPr>
          <w:rFonts w:ascii="Consolas" w:eastAsia="Times New Roman" w:hAnsi="Consolas" w:cs="Times New Roman"/>
          <w:color w:val="CCCCCC"/>
          <w:sz w:val="21"/>
          <w:szCs w:val="21"/>
          <w:lang w:val="en-GB" w:eastAsia="en-GB"/>
        </w:rPr>
        <w:t xml:space="preserve"> </w:t>
      </w:r>
      <w:r w:rsidRPr="00BD29B6">
        <w:rPr>
          <w:rFonts w:ascii="Consolas" w:eastAsia="Times New Roman" w:hAnsi="Consolas" w:cs="Times New Roman"/>
          <w:color w:val="D4D4D4"/>
          <w:sz w:val="21"/>
          <w:szCs w:val="21"/>
          <w:lang w:val="en-GB" w:eastAsia="en-GB"/>
        </w:rPr>
        <w:t>=</w:t>
      </w:r>
      <w:r w:rsidRPr="00BD29B6">
        <w:rPr>
          <w:rFonts w:ascii="Consolas" w:eastAsia="Times New Roman" w:hAnsi="Consolas" w:cs="Times New Roman"/>
          <w:color w:val="CCCCCC"/>
          <w:sz w:val="21"/>
          <w:szCs w:val="21"/>
          <w:lang w:val="en-GB" w:eastAsia="en-GB"/>
        </w:rPr>
        <w:t xml:space="preserve"> </w:t>
      </w:r>
      <w:proofErr w:type="spellStart"/>
      <w:r w:rsidRPr="00BD29B6">
        <w:rPr>
          <w:rFonts w:ascii="Consolas" w:eastAsia="Times New Roman" w:hAnsi="Consolas" w:cs="Times New Roman"/>
          <w:color w:val="DCDCAA"/>
          <w:sz w:val="21"/>
          <w:szCs w:val="21"/>
          <w:lang w:val="en-GB" w:eastAsia="en-GB"/>
        </w:rPr>
        <w:t>generate_random_</w:t>
      </w:r>
      <w:proofErr w:type="gramStart"/>
      <w:r w:rsidRPr="00BD29B6">
        <w:rPr>
          <w:rFonts w:ascii="Consolas" w:eastAsia="Times New Roman" w:hAnsi="Consolas" w:cs="Times New Roman"/>
          <w:color w:val="DCDCAA"/>
          <w:sz w:val="21"/>
          <w:szCs w:val="21"/>
          <w:lang w:val="en-GB" w:eastAsia="en-GB"/>
        </w:rPr>
        <w:t>number</w:t>
      </w:r>
      <w:proofErr w:type="spellEnd"/>
      <w:r w:rsidRPr="00BD29B6">
        <w:rPr>
          <w:rFonts w:ascii="Consolas" w:eastAsia="Times New Roman" w:hAnsi="Consolas" w:cs="Times New Roman"/>
          <w:color w:val="CCCCCC"/>
          <w:sz w:val="21"/>
          <w:szCs w:val="21"/>
          <w:lang w:val="en-GB" w:eastAsia="en-GB"/>
        </w:rPr>
        <w:t>(</w:t>
      </w:r>
      <w:proofErr w:type="gramEnd"/>
      <w:r w:rsidRPr="00BD29B6">
        <w:rPr>
          <w:rFonts w:ascii="Consolas" w:eastAsia="Times New Roman" w:hAnsi="Consolas" w:cs="Times New Roman"/>
          <w:color w:val="CCCCCC"/>
          <w:sz w:val="21"/>
          <w:szCs w:val="21"/>
          <w:lang w:val="en-GB" w:eastAsia="en-GB"/>
        </w:rPr>
        <w:t>)</w:t>
      </w:r>
    </w:p>
    <w:p w14:paraId="4AA4AD4B" w14:textId="77777777" w:rsidR="00BD29B6" w:rsidRPr="00BD29B6" w:rsidRDefault="00BD29B6" w:rsidP="00BD29B6">
      <w:pPr>
        <w:shd w:val="clear" w:color="auto" w:fill="1F1F1F"/>
        <w:spacing w:line="285" w:lineRule="atLeast"/>
        <w:ind w:left="720"/>
        <w:rPr>
          <w:rFonts w:ascii="Consolas" w:eastAsia="Times New Roman" w:hAnsi="Consolas" w:cs="Times New Roman"/>
          <w:color w:val="CCCCCC"/>
          <w:sz w:val="21"/>
          <w:szCs w:val="21"/>
          <w:lang w:val="en-GB" w:eastAsia="en-GB"/>
        </w:rPr>
      </w:pPr>
      <w:r w:rsidRPr="00BD29B6">
        <w:rPr>
          <w:rFonts w:ascii="Consolas" w:eastAsia="Times New Roman" w:hAnsi="Consolas" w:cs="Times New Roman"/>
          <w:color w:val="CCCCCC"/>
          <w:sz w:val="21"/>
          <w:szCs w:val="21"/>
          <w:lang w:val="en-GB" w:eastAsia="en-GB"/>
        </w:rPr>
        <w:t xml:space="preserve">    </w:t>
      </w:r>
      <w:proofErr w:type="spellStart"/>
      <w:r w:rsidRPr="00BD29B6">
        <w:rPr>
          <w:rFonts w:ascii="Consolas" w:eastAsia="Times New Roman" w:hAnsi="Consolas" w:cs="Times New Roman"/>
          <w:color w:val="9CDCFE"/>
          <w:sz w:val="21"/>
          <w:szCs w:val="21"/>
          <w:lang w:val="en-GB" w:eastAsia="en-GB"/>
        </w:rPr>
        <w:t>second_number</w:t>
      </w:r>
      <w:proofErr w:type="spellEnd"/>
      <w:r w:rsidRPr="00BD29B6">
        <w:rPr>
          <w:rFonts w:ascii="Consolas" w:eastAsia="Times New Roman" w:hAnsi="Consolas" w:cs="Times New Roman"/>
          <w:color w:val="CCCCCC"/>
          <w:sz w:val="21"/>
          <w:szCs w:val="21"/>
          <w:lang w:val="en-GB" w:eastAsia="en-GB"/>
        </w:rPr>
        <w:t xml:space="preserve"> </w:t>
      </w:r>
      <w:r w:rsidRPr="00BD29B6">
        <w:rPr>
          <w:rFonts w:ascii="Consolas" w:eastAsia="Times New Roman" w:hAnsi="Consolas" w:cs="Times New Roman"/>
          <w:color w:val="D4D4D4"/>
          <w:sz w:val="21"/>
          <w:szCs w:val="21"/>
          <w:lang w:val="en-GB" w:eastAsia="en-GB"/>
        </w:rPr>
        <w:t>=</w:t>
      </w:r>
      <w:r w:rsidRPr="00BD29B6">
        <w:rPr>
          <w:rFonts w:ascii="Consolas" w:eastAsia="Times New Roman" w:hAnsi="Consolas" w:cs="Times New Roman"/>
          <w:color w:val="CCCCCC"/>
          <w:sz w:val="21"/>
          <w:szCs w:val="21"/>
          <w:lang w:val="en-GB" w:eastAsia="en-GB"/>
        </w:rPr>
        <w:t xml:space="preserve"> </w:t>
      </w:r>
      <w:proofErr w:type="spellStart"/>
      <w:r w:rsidRPr="00BD29B6">
        <w:rPr>
          <w:rFonts w:ascii="Consolas" w:eastAsia="Times New Roman" w:hAnsi="Consolas" w:cs="Times New Roman"/>
          <w:color w:val="DCDCAA"/>
          <w:sz w:val="21"/>
          <w:szCs w:val="21"/>
          <w:lang w:val="en-GB" w:eastAsia="en-GB"/>
        </w:rPr>
        <w:t>generate_random_</w:t>
      </w:r>
      <w:proofErr w:type="gramStart"/>
      <w:r w:rsidRPr="00BD29B6">
        <w:rPr>
          <w:rFonts w:ascii="Consolas" w:eastAsia="Times New Roman" w:hAnsi="Consolas" w:cs="Times New Roman"/>
          <w:color w:val="DCDCAA"/>
          <w:sz w:val="21"/>
          <w:szCs w:val="21"/>
          <w:lang w:val="en-GB" w:eastAsia="en-GB"/>
        </w:rPr>
        <w:t>number</w:t>
      </w:r>
      <w:proofErr w:type="spellEnd"/>
      <w:r w:rsidRPr="00BD29B6">
        <w:rPr>
          <w:rFonts w:ascii="Consolas" w:eastAsia="Times New Roman" w:hAnsi="Consolas" w:cs="Times New Roman"/>
          <w:color w:val="CCCCCC"/>
          <w:sz w:val="21"/>
          <w:szCs w:val="21"/>
          <w:lang w:val="en-GB" w:eastAsia="en-GB"/>
        </w:rPr>
        <w:t>(</w:t>
      </w:r>
      <w:proofErr w:type="gramEnd"/>
      <w:r w:rsidRPr="00BD29B6">
        <w:rPr>
          <w:rFonts w:ascii="Consolas" w:eastAsia="Times New Roman" w:hAnsi="Consolas" w:cs="Times New Roman"/>
          <w:color w:val="CCCCCC"/>
          <w:sz w:val="21"/>
          <w:szCs w:val="21"/>
          <w:lang w:val="en-GB" w:eastAsia="en-GB"/>
        </w:rPr>
        <w:t>)</w:t>
      </w:r>
    </w:p>
    <w:p w14:paraId="2A98E393" w14:textId="77777777" w:rsidR="00BD29B6" w:rsidRPr="00BD29B6" w:rsidRDefault="00BD29B6" w:rsidP="00BD29B6">
      <w:pPr>
        <w:shd w:val="clear" w:color="auto" w:fill="1F1F1F"/>
        <w:spacing w:line="285" w:lineRule="atLeast"/>
        <w:ind w:left="720"/>
        <w:rPr>
          <w:rFonts w:ascii="Consolas" w:eastAsia="Times New Roman" w:hAnsi="Consolas" w:cs="Times New Roman"/>
          <w:color w:val="CCCCCC"/>
          <w:sz w:val="21"/>
          <w:szCs w:val="21"/>
          <w:lang w:val="en-GB" w:eastAsia="en-GB"/>
        </w:rPr>
      </w:pPr>
      <w:r w:rsidRPr="00BD29B6">
        <w:rPr>
          <w:rFonts w:ascii="Consolas" w:eastAsia="Times New Roman" w:hAnsi="Consolas" w:cs="Times New Roman"/>
          <w:color w:val="CCCCCC"/>
          <w:sz w:val="21"/>
          <w:szCs w:val="21"/>
          <w:lang w:val="en-GB" w:eastAsia="en-GB"/>
        </w:rPr>
        <w:t xml:space="preserve">    </w:t>
      </w:r>
      <w:r w:rsidRPr="00BD29B6">
        <w:rPr>
          <w:rFonts w:ascii="Consolas" w:eastAsia="Times New Roman" w:hAnsi="Consolas" w:cs="Times New Roman"/>
          <w:color w:val="C586C0"/>
          <w:sz w:val="21"/>
          <w:szCs w:val="21"/>
          <w:lang w:val="en-GB" w:eastAsia="en-GB"/>
        </w:rPr>
        <w:t>if</w:t>
      </w:r>
      <w:r w:rsidRPr="00BD29B6">
        <w:rPr>
          <w:rFonts w:ascii="Consolas" w:eastAsia="Times New Roman" w:hAnsi="Consolas" w:cs="Times New Roman"/>
          <w:color w:val="CCCCCC"/>
          <w:sz w:val="21"/>
          <w:szCs w:val="21"/>
          <w:lang w:val="en-GB" w:eastAsia="en-GB"/>
        </w:rPr>
        <w:t xml:space="preserve"> </w:t>
      </w:r>
      <w:proofErr w:type="spellStart"/>
      <w:r w:rsidRPr="00BD29B6">
        <w:rPr>
          <w:rFonts w:ascii="Consolas" w:eastAsia="Times New Roman" w:hAnsi="Consolas" w:cs="Times New Roman"/>
          <w:color w:val="9CDCFE"/>
          <w:sz w:val="21"/>
          <w:szCs w:val="21"/>
          <w:lang w:val="en-GB" w:eastAsia="en-GB"/>
        </w:rPr>
        <w:t>arithmetic_type</w:t>
      </w:r>
      <w:proofErr w:type="spellEnd"/>
      <w:r w:rsidRPr="00BD29B6">
        <w:rPr>
          <w:rFonts w:ascii="Consolas" w:eastAsia="Times New Roman" w:hAnsi="Consolas" w:cs="Times New Roman"/>
          <w:color w:val="CCCCCC"/>
          <w:sz w:val="21"/>
          <w:szCs w:val="21"/>
          <w:lang w:val="en-GB" w:eastAsia="en-GB"/>
        </w:rPr>
        <w:t xml:space="preserve"> </w:t>
      </w:r>
      <w:r w:rsidRPr="00BD29B6">
        <w:rPr>
          <w:rFonts w:ascii="Consolas" w:eastAsia="Times New Roman" w:hAnsi="Consolas" w:cs="Times New Roman"/>
          <w:color w:val="D4D4D4"/>
          <w:sz w:val="21"/>
          <w:szCs w:val="21"/>
          <w:lang w:val="en-GB" w:eastAsia="en-GB"/>
        </w:rPr>
        <w:t>==</w:t>
      </w:r>
      <w:r w:rsidRPr="00BD29B6">
        <w:rPr>
          <w:rFonts w:ascii="Consolas" w:eastAsia="Times New Roman" w:hAnsi="Consolas" w:cs="Times New Roman"/>
          <w:color w:val="CCCCCC"/>
          <w:sz w:val="21"/>
          <w:szCs w:val="21"/>
          <w:lang w:val="en-GB" w:eastAsia="en-GB"/>
        </w:rPr>
        <w:t xml:space="preserve"> </w:t>
      </w:r>
      <w:r w:rsidRPr="00BD29B6">
        <w:rPr>
          <w:rFonts w:ascii="Consolas" w:eastAsia="Times New Roman" w:hAnsi="Consolas" w:cs="Times New Roman"/>
          <w:color w:val="CE9178"/>
          <w:sz w:val="21"/>
          <w:szCs w:val="21"/>
          <w:lang w:val="en-GB" w:eastAsia="en-GB"/>
        </w:rPr>
        <w:t>'summation'</w:t>
      </w:r>
      <w:r w:rsidRPr="00BD29B6">
        <w:rPr>
          <w:rFonts w:ascii="Consolas" w:eastAsia="Times New Roman" w:hAnsi="Consolas" w:cs="Times New Roman"/>
          <w:color w:val="CCCCCC"/>
          <w:sz w:val="21"/>
          <w:szCs w:val="21"/>
          <w:lang w:val="en-GB" w:eastAsia="en-GB"/>
        </w:rPr>
        <w:t>:</w:t>
      </w:r>
    </w:p>
    <w:p w14:paraId="465F4343" w14:textId="77777777" w:rsidR="00BD29B6" w:rsidRPr="00BD29B6" w:rsidRDefault="00BD29B6" w:rsidP="00BD29B6">
      <w:pPr>
        <w:shd w:val="clear" w:color="auto" w:fill="1F1F1F"/>
        <w:spacing w:line="285" w:lineRule="atLeast"/>
        <w:ind w:left="720"/>
        <w:rPr>
          <w:rFonts w:ascii="Consolas" w:eastAsia="Times New Roman" w:hAnsi="Consolas" w:cs="Times New Roman"/>
          <w:color w:val="CCCCCC"/>
          <w:sz w:val="21"/>
          <w:szCs w:val="21"/>
          <w:lang w:val="en-GB" w:eastAsia="en-GB"/>
        </w:rPr>
      </w:pPr>
      <w:r w:rsidRPr="00BD29B6">
        <w:rPr>
          <w:rFonts w:ascii="Consolas" w:eastAsia="Times New Roman" w:hAnsi="Consolas" w:cs="Times New Roman"/>
          <w:color w:val="CCCCCC"/>
          <w:sz w:val="21"/>
          <w:szCs w:val="21"/>
          <w:lang w:val="en-GB" w:eastAsia="en-GB"/>
        </w:rPr>
        <w:t xml:space="preserve">        </w:t>
      </w:r>
      <w:r w:rsidRPr="00BD29B6">
        <w:rPr>
          <w:rFonts w:ascii="Consolas" w:eastAsia="Times New Roman" w:hAnsi="Consolas" w:cs="Times New Roman"/>
          <w:color w:val="9CDCFE"/>
          <w:sz w:val="21"/>
          <w:szCs w:val="21"/>
          <w:lang w:val="en-GB" w:eastAsia="en-GB"/>
        </w:rPr>
        <w:t>formula</w:t>
      </w:r>
      <w:r w:rsidRPr="00BD29B6">
        <w:rPr>
          <w:rFonts w:ascii="Consolas" w:eastAsia="Times New Roman" w:hAnsi="Consolas" w:cs="Times New Roman"/>
          <w:color w:val="CCCCCC"/>
          <w:sz w:val="21"/>
          <w:szCs w:val="21"/>
          <w:lang w:val="en-GB" w:eastAsia="en-GB"/>
        </w:rPr>
        <w:t xml:space="preserve"> </w:t>
      </w:r>
      <w:r w:rsidRPr="00BD29B6">
        <w:rPr>
          <w:rFonts w:ascii="Consolas" w:eastAsia="Times New Roman" w:hAnsi="Consolas" w:cs="Times New Roman"/>
          <w:color w:val="D4D4D4"/>
          <w:sz w:val="21"/>
          <w:szCs w:val="21"/>
          <w:lang w:val="en-GB" w:eastAsia="en-GB"/>
        </w:rPr>
        <w:t>=</w:t>
      </w:r>
      <w:r w:rsidRPr="00BD29B6">
        <w:rPr>
          <w:rFonts w:ascii="Consolas" w:eastAsia="Times New Roman" w:hAnsi="Consolas" w:cs="Times New Roman"/>
          <w:color w:val="CCCCCC"/>
          <w:sz w:val="21"/>
          <w:szCs w:val="21"/>
          <w:lang w:val="en-GB" w:eastAsia="en-GB"/>
        </w:rPr>
        <w:t xml:space="preserve"> </w:t>
      </w:r>
      <w:r w:rsidRPr="00BD29B6">
        <w:rPr>
          <w:rFonts w:ascii="Consolas" w:eastAsia="Times New Roman" w:hAnsi="Consolas" w:cs="Times New Roman"/>
          <w:color w:val="569CD6"/>
          <w:sz w:val="21"/>
          <w:szCs w:val="21"/>
          <w:lang w:val="en-GB" w:eastAsia="en-GB"/>
        </w:rPr>
        <w:t>f</w:t>
      </w:r>
      <w:r w:rsidRPr="00BD29B6">
        <w:rPr>
          <w:rFonts w:ascii="Consolas" w:eastAsia="Times New Roman" w:hAnsi="Consolas" w:cs="Times New Roman"/>
          <w:color w:val="CE9178"/>
          <w:sz w:val="21"/>
          <w:szCs w:val="21"/>
          <w:lang w:val="en-GB" w:eastAsia="en-GB"/>
        </w:rPr>
        <w:t>'</w:t>
      </w:r>
      <w:r w:rsidRPr="00BD29B6">
        <w:rPr>
          <w:rFonts w:ascii="Consolas" w:eastAsia="Times New Roman" w:hAnsi="Consolas" w:cs="Times New Roman"/>
          <w:color w:val="569CD6"/>
          <w:sz w:val="21"/>
          <w:szCs w:val="21"/>
          <w:lang w:val="en-GB" w:eastAsia="en-GB"/>
        </w:rPr>
        <w:t>{</w:t>
      </w:r>
      <w:proofErr w:type="spellStart"/>
      <w:r w:rsidRPr="00BD29B6">
        <w:rPr>
          <w:rFonts w:ascii="Consolas" w:eastAsia="Times New Roman" w:hAnsi="Consolas" w:cs="Times New Roman"/>
          <w:color w:val="9CDCFE"/>
          <w:sz w:val="21"/>
          <w:szCs w:val="21"/>
          <w:lang w:val="en-GB" w:eastAsia="en-GB"/>
        </w:rPr>
        <w:t>first_number</w:t>
      </w:r>
      <w:proofErr w:type="spellEnd"/>
      <w:r w:rsidRPr="00BD29B6">
        <w:rPr>
          <w:rFonts w:ascii="Consolas" w:eastAsia="Times New Roman" w:hAnsi="Consolas" w:cs="Times New Roman"/>
          <w:color w:val="569CD6"/>
          <w:sz w:val="21"/>
          <w:szCs w:val="21"/>
          <w:lang w:val="en-GB" w:eastAsia="en-GB"/>
        </w:rPr>
        <w:t>}</w:t>
      </w:r>
      <w:r w:rsidRPr="00BD29B6">
        <w:rPr>
          <w:rFonts w:ascii="Consolas" w:eastAsia="Times New Roman" w:hAnsi="Consolas" w:cs="Times New Roman"/>
          <w:color w:val="CE9178"/>
          <w:sz w:val="21"/>
          <w:szCs w:val="21"/>
          <w:lang w:val="en-GB" w:eastAsia="en-GB"/>
        </w:rPr>
        <w:t xml:space="preserve"> + </w:t>
      </w:r>
      <w:r w:rsidRPr="00BD29B6">
        <w:rPr>
          <w:rFonts w:ascii="Consolas" w:eastAsia="Times New Roman" w:hAnsi="Consolas" w:cs="Times New Roman"/>
          <w:color w:val="569CD6"/>
          <w:sz w:val="21"/>
          <w:szCs w:val="21"/>
          <w:lang w:val="en-GB" w:eastAsia="en-GB"/>
        </w:rPr>
        <w:t>{</w:t>
      </w:r>
      <w:proofErr w:type="spellStart"/>
      <w:r w:rsidRPr="00BD29B6">
        <w:rPr>
          <w:rFonts w:ascii="Consolas" w:eastAsia="Times New Roman" w:hAnsi="Consolas" w:cs="Times New Roman"/>
          <w:color w:val="9CDCFE"/>
          <w:sz w:val="21"/>
          <w:szCs w:val="21"/>
          <w:lang w:val="en-GB" w:eastAsia="en-GB"/>
        </w:rPr>
        <w:t>second_number</w:t>
      </w:r>
      <w:proofErr w:type="spellEnd"/>
      <w:r w:rsidRPr="00BD29B6">
        <w:rPr>
          <w:rFonts w:ascii="Consolas" w:eastAsia="Times New Roman" w:hAnsi="Consolas" w:cs="Times New Roman"/>
          <w:color w:val="569CD6"/>
          <w:sz w:val="21"/>
          <w:szCs w:val="21"/>
          <w:lang w:val="en-GB" w:eastAsia="en-GB"/>
        </w:rPr>
        <w:t>}</w:t>
      </w:r>
      <w:r w:rsidRPr="00BD29B6">
        <w:rPr>
          <w:rFonts w:ascii="Consolas" w:eastAsia="Times New Roman" w:hAnsi="Consolas" w:cs="Times New Roman"/>
          <w:color w:val="CE9178"/>
          <w:sz w:val="21"/>
          <w:szCs w:val="21"/>
          <w:lang w:val="en-GB" w:eastAsia="en-GB"/>
        </w:rPr>
        <w:t xml:space="preserve"> = '</w:t>
      </w:r>
    </w:p>
    <w:p w14:paraId="4FA43868" w14:textId="77777777" w:rsidR="00BD29B6" w:rsidRPr="00BD29B6" w:rsidRDefault="00BD29B6" w:rsidP="00BD29B6">
      <w:pPr>
        <w:shd w:val="clear" w:color="auto" w:fill="1F1F1F"/>
        <w:spacing w:line="285" w:lineRule="atLeast"/>
        <w:ind w:left="720"/>
        <w:rPr>
          <w:rFonts w:ascii="Consolas" w:eastAsia="Times New Roman" w:hAnsi="Consolas" w:cs="Times New Roman"/>
          <w:color w:val="CCCCCC"/>
          <w:sz w:val="21"/>
          <w:szCs w:val="21"/>
          <w:lang w:val="en-GB" w:eastAsia="en-GB"/>
        </w:rPr>
      </w:pPr>
      <w:r w:rsidRPr="00BD29B6">
        <w:rPr>
          <w:rFonts w:ascii="Consolas" w:eastAsia="Times New Roman" w:hAnsi="Consolas" w:cs="Times New Roman"/>
          <w:color w:val="CCCCCC"/>
          <w:sz w:val="21"/>
          <w:szCs w:val="21"/>
          <w:lang w:val="en-GB" w:eastAsia="en-GB"/>
        </w:rPr>
        <w:t xml:space="preserve">        </w:t>
      </w:r>
      <w:r w:rsidRPr="00BD29B6">
        <w:rPr>
          <w:rFonts w:ascii="Consolas" w:eastAsia="Times New Roman" w:hAnsi="Consolas" w:cs="Times New Roman"/>
          <w:color w:val="9CDCFE"/>
          <w:sz w:val="21"/>
          <w:szCs w:val="21"/>
          <w:lang w:val="en-GB" w:eastAsia="en-GB"/>
        </w:rPr>
        <w:t>answer</w:t>
      </w:r>
      <w:r w:rsidRPr="00BD29B6">
        <w:rPr>
          <w:rFonts w:ascii="Consolas" w:eastAsia="Times New Roman" w:hAnsi="Consolas" w:cs="Times New Roman"/>
          <w:color w:val="CCCCCC"/>
          <w:sz w:val="21"/>
          <w:szCs w:val="21"/>
          <w:lang w:val="en-GB" w:eastAsia="en-GB"/>
        </w:rPr>
        <w:t xml:space="preserve"> </w:t>
      </w:r>
      <w:r w:rsidRPr="00BD29B6">
        <w:rPr>
          <w:rFonts w:ascii="Consolas" w:eastAsia="Times New Roman" w:hAnsi="Consolas" w:cs="Times New Roman"/>
          <w:color w:val="D4D4D4"/>
          <w:sz w:val="21"/>
          <w:szCs w:val="21"/>
          <w:lang w:val="en-GB" w:eastAsia="en-GB"/>
        </w:rPr>
        <w:t>=</w:t>
      </w:r>
      <w:r w:rsidRPr="00BD29B6">
        <w:rPr>
          <w:rFonts w:ascii="Consolas" w:eastAsia="Times New Roman" w:hAnsi="Consolas" w:cs="Times New Roman"/>
          <w:color w:val="CCCCCC"/>
          <w:sz w:val="21"/>
          <w:szCs w:val="21"/>
          <w:lang w:val="en-GB" w:eastAsia="en-GB"/>
        </w:rPr>
        <w:t xml:space="preserve"> </w:t>
      </w:r>
      <w:proofErr w:type="spellStart"/>
      <w:r w:rsidRPr="00BD29B6">
        <w:rPr>
          <w:rFonts w:ascii="Consolas" w:eastAsia="Times New Roman" w:hAnsi="Consolas" w:cs="Times New Roman"/>
          <w:color w:val="9CDCFE"/>
          <w:sz w:val="21"/>
          <w:szCs w:val="21"/>
          <w:lang w:val="en-GB" w:eastAsia="en-GB"/>
        </w:rPr>
        <w:t>first_number</w:t>
      </w:r>
      <w:proofErr w:type="spellEnd"/>
      <w:r w:rsidRPr="00BD29B6">
        <w:rPr>
          <w:rFonts w:ascii="Consolas" w:eastAsia="Times New Roman" w:hAnsi="Consolas" w:cs="Times New Roman"/>
          <w:color w:val="CCCCCC"/>
          <w:sz w:val="21"/>
          <w:szCs w:val="21"/>
          <w:lang w:val="en-GB" w:eastAsia="en-GB"/>
        </w:rPr>
        <w:t xml:space="preserve"> </w:t>
      </w:r>
      <w:r w:rsidRPr="00BD29B6">
        <w:rPr>
          <w:rFonts w:ascii="Consolas" w:eastAsia="Times New Roman" w:hAnsi="Consolas" w:cs="Times New Roman"/>
          <w:color w:val="D4D4D4"/>
          <w:sz w:val="21"/>
          <w:szCs w:val="21"/>
          <w:lang w:val="en-GB" w:eastAsia="en-GB"/>
        </w:rPr>
        <w:t>+</w:t>
      </w:r>
      <w:r w:rsidRPr="00BD29B6">
        <w:rPr>
          <w:rFonts w:ascii="Consolas" w:eastAsia="Times New Roman" w:hAnsi="Consolas" w:cs="Times New Roman"/>
          <w:color w:val="CCCCCC"/>
          <w:sz w:val="21"/>
          <w:szCs w:val="21"/>
          <w:lang w:val="en-GB" w:eastAsia="en-GB"/>
        </w:rPr>
        <w:t xml:space="preserve"> </w:t>
      </w:r>
      <w:proofErr w:type="spellStart"/>
      <w:r w:rsidRPr="00BD29B6">
        <w:rPr>
          <w:rFonts w:ascii="Consolas" w:eastAsia="Times New Roman" w:hAnsi="Consolas" w:cs="Times New Roman"/>
          <w:color w:val="9CDCFE"/>
          <w:sz w:val="21"/>
          <w:szCs w:val="21"/>
          <w:lang w:val="en-GB" w:eastAsia="en-GB"/>
        </w:rPr>
        <w:t>second_number</w:t>
      </w:r>
      <w:proofErr w:type="spellEnd"/>
    </w:p>
    <w:p w14:paraId="7413669A" w14:textId="77777777" w:rsidR="00BD29B6" w:rsidRPr="00C97F29" w:rsidRDefault="00BD29B6" w:rsidP="00065F4E">
      <w:pPr>
        <w:pStyle w:val="ListParagraph"/>
        <w:rPr>
          <w:rFonts w:cstheme="minorHAnsi"/>
        </w:rPr>
      </w:pPr>
    </w:p>
    <w:p w14:paraId="1464C209" w14:textId="77777777" w:rsidR="00065F4E" w:rsidRPr="00C97F29" w:rsidRDefault="00065F4E" w:rsidP="00065F4E">
      <w:pPr>
        <w:pStyle w:val="ListParagraph"/>
        <w:numPr>
          <w:ilvl w:val="0"/>
          <w:numId w:val="30"/>
        </w:numPr>
        <w:spacing w:after="160" w:line="259" w:lineRule="auto"/>
        <w:rPr>
          <w:rFonts w:cstheme="minorHAnsi"/>
          <w:b/>
          <w:bCs/>
        </w:rPr>
      </w:pPr>
      <w:r w:rsidRPr="00C97F29">
        <w:rPr>
          <w:rFonts w:cstheme="minorHAnsi"/>
          <w:b/>
          <w:bCs/>
        </w:rPr>
        <w:t xml:space="preserve">Zijn de PEP8 </w:t>
      </w:r>
      <w:proofErr w:type="spellStart"/>
      <w:r w:rsidRPr="00C97F29">
        <w:rPr>
          <w:rFonts w:cstheme="minorHAnsi"/>
          <w:b/>
          <w:bCs/>
        </w:rPr>
        <w:t>guidelines</w:t>
      </w:r>
      <w:proofErr w:type="spellEnd"/>
      <w:r w:rsidRPr="00C97F29">
        <w:rPr>
          <w:rFonts w:cstheme="minorHAnsi"/>
          <w:b/>
          <w:bCs/>
        </w:rPr>
        <w:t xml:space="preserve"> voor Python toegepast? Waar gaat dat goed? Waar kan het beter?</w:t>
      </w:r>
    </w:p>
    <w:p w14:paraId="78748924" w14:textId="1F63781A" w:rsidR="00065F4E" w:rsidRPr="00C97F29" w:rsidRDefault="00065F4E" w:rsidP="00065F4E">
      <w:pPr>
        <w:pStyle w:val="ListParagraph"/>
        <w:rPr>
          <w:rFonts w:cstheme="minorHAnsi"/>
        </w:rPr>
      </w:pPr>
      <w:r w:rsidRPr="00C97F29">
        <w:rPr>
          <w:rFonts w:cstheme="minorHAnsi"/>
        </w:rPr>
        <w:t xml:space="preserve">PEP8 is toegepast, dit kan natuurlijk makkelijk </w:t>
      </w:r>
      <w:r w:rsidR="00CB1F98">
        <w:rPr>
          <w:rFonts w:cstheme="minorHAnsi"/>
        </w:rPr>
        <w:t xml:space="preserve">gespot worden </w:t>
      </w:r>
      <w:r w:rsidRPr="00C97F29">
        <w:rPr>
          <w:rFonts w:cstheme="minorHAnsi"/>
        </w:rPr>
        <w:t xml:space="preserve">met </w:t>
      </w:r>
      <w:proofErr w:type="spellStart"/>
      <w:r w:rsidRPr="00C97F29">
        <w:rPr>
          <w:rFonts w:cstheme="minorHAnsi"/>
        </w:rPr>
        <w:t>visual</w:t>
      </w:r>
      <w:proofErr w:type="spellEnd"/>
      <w:r w:rsidRPr="00C97F29">
        <w:rPr>
          <w:rFonts w:cstheme="minorHAnsi"/>
        </w:rPr>
        <w:t xml:space="preserve"> studio code </w:t>
      </w:r>
      <w:r w:rsidR="0034003C" w:rsidRPr="00C97F29">
        <w:rPr>
          <w:rFonts w:cstheme="minorHAnsi"/>
        </w:rPr>
        <w:t>extensies</w:t>
      </w:r>
      <w:r w:rsidRPr="00C97F29">
        <w:rPr>
          <w:rFonts w:cstheme="minorHAnsi"/>
        </w:rPr>
        <w:t>.</w:t>
      </w:r>
    </w:p>
    <w:p w14:paraId="7D1B987D" w14:textId="77777777" w:rsidR="00065F4E" w:rsidRPr="00BD29B6" w:rsidRDefault="00065F4E" w:rsidP="00BD29B6">
      <w:pPr>
        <w:rPr>
          <w:rFonts w:cstheme="minorHAnsi"/>
        </w:rPr>
      </w:pPr>
    </w:p>
    <w:p w14:paraId="26B5DB90" w14:textId="77777777" w:rsidR="00065F4E" w:rsidRPr="00C97F29" w:rsidRDefault="00065F4E" w:rsidP="00065F4E">
      <w:pPr>
        <w:pStyle w:val="ListParagraph"/>
        <w:numPr>
          <w:ilvl w:val="0"/>
          <w:numId w:val="30"/>
        </w:numPr>
        <w:spacing w:after="160" w:line="259" w:lineRule="auto"/>
        <w:rPr>
          <w:rFonts w:cstheme="minorHAnsi"/>
          <w:b/>
          <w:bCs/>
        </w:rPr>
      </w:pPr>
      <w:r w:rsidRPr="00C97F29">
        <w:rPr>
          <w:rFonts w:cstheme="minorHAnsi"/>
          <w:b/>
          <w:bCs/>
        </w:rPr>
        <w:t>Kan de oplossing simpeler? Vergelijk de code van je medestudent met je eigen code van deze opdracht. Wat valt je op?</w:t>
      </w:r>
    </w:p>
    <w:p w14:paraId="29B4E95F" w14:textId="41F2D058" w:rsidR="00065F4E" w:rsidRPr="00C97F29" w:rsidRDefault="1FB08D22" w:rsidP="0D27FB3C">
      <w:pPr>
        <w:pStyle w:val="ListParagraph"/>
      </w:pPr>
      <w:r w:rsidRPr="1FB08D22">
        <w:t>De functie “</w:t>
      </w:r>
      <w:proofErr w:type="spellStart"/>
      <w:r w:rsidRPr="1FB08D22">
        <w:t>generate_random_number</w:t>
      </w:r>
      <w:proofErr w:type="spellEnd"/>
      <w:r w:rsidRPr="1FB08D22">
        <w:t>” is overbodig</w:t>
      </w:r>
      <w:r w:rsidR="00EF5F63">
        <w:t>,</w:t>
      </w:r>
      <w:r w:rsidRPr="1FB08D22">
        <w:t xml:space="preserve"> aangezien de functie maar twee keer gebruikt wordt. Ook zitten er in de “</w:t>
      </w:r>
      <w:proofErr w:type="spellStart"/>
      <w:r w:rsidRPr="1FB08D22">
        <w:t>generate_exercise</w:t>
      </w:r>
      <w:proofErr w:type="spellEnd"/>
      <w:r w:rsidRPr="1FB08D22">
        <w:t>” functie meer mogelijkheden om het simpeler te maken</w:t>
      </w:r>
      <w:r w:rsidR="00EF5F63">
        <w:t>,</w:t>
      </w:r>
      <w:r w:rsidRPr="1FB08D22">
        <w:t xml:space="preserve"> zoals:</w:t>
      </w:r>
    </w:p>
    <w:p w14:paraId="1C69B4FC" w14:textId="1B2FA161" w:rsidR="00065F4E" w:rsidRPr="00C97F29" w:rsidRDefault="00065F4E" w:rsidP="00065F4E">
      <w:pPr>
        <w:pStyle w:val="ListParagraph"/>
        <w:numPr>
          <w:ilvl w:val="0"/>
          <w:numId w:val="31"/>
        </w:numPr>
        <w:spacing w:after="160" w:line="259" w:lineRule="auto"/>
        <w:rPr>
          <w:rFonts w:cstheme="minorHAnsi"/>
        </w:rPr>
      </w:pPr>
      <w:r w:rsidRPr="00C97F29">
        <w:rPr>
          <w:rFonts w:cstheme="minorHAnsi"/>
        </w:rPr>
        <w:t xml:space="preserve">De random variabelen niet in de </w:t>
      </w:r>
      <w:proofErr w:type="spellStart"/>
      <w:r w:rsidRPr="00C97F29">
        <w:rPr>
          <w:rFonts w:cstheme="minorHAnsi"/>
        </w:rPr>
        <w:t>if</w:t>
      </w:r>
      <w:proofErr w:type="spellEnd"/>
      <w:r w:rsidRPr="00C97F29">
        <w:rPr>
          <w:rFonts w:cstheme="minorHAnsi"/>
        </w:rPr>
        <w:t xml:space="preserve"> statement genereren</w:t>
      </w:r>
      <w:r w:rsidR="00EF5F63">
        <w:rPr>
          <w:rFonts w:cstheme="minorHAnsi"/>
        </w:rPr>
        <w:t>,</w:t>
      </w:r>
      <w:r w:rsidRPr="00C97F29">
        <w:rPr>
          <w:rFonts w:cstheme="minorHAnsi"/>
        </w:rPr>
        <w:t xml:space="preserve"> maar erbuiten.</w:t>
      </w:r>
    </w:p>
    <w:p w14:paraId="1E50E85D" w14:textId="77777777" w:rsidR="00065F4E" w:rsidRPr="00C97F29" w:rsidRDefault="00065F4E" w:rsidP="00065F4E">
      <w:pPr>
        <w:pStyle w:val="ListParagraph"/>
        <w:numPr>
          <w:ilvl w:val="0"/>
          <w:numId w:val="31"/>
        </w:numPr>
        <w:spacing w:after="160" w:line="259" w:lineRule="auto"/>
        <w:rPr>
          <w:rFonts w:cstheme="minorHAnsi"/>
        </w:rPr>
      </w:pPr>
      <w:proofErr w:type="spellStart"/>
      <w:r w:rsidRPr="00C97F29">
        <w:rPr>
          <w:rFonts w:cstheme="minorHAnsi"/>
        </w:rPr>
        <w:t>Tuple</w:t>
      </w:r>
      <w:proofErr w:type="spellEnd"/>
      <w:r w:rsidRPr="00C97F29">
        <w:rPr>
          <w:rFonts w:cstheme="minorHAnsi"/>
        </w:rPr>
        <w:t xml:space="preserve"> </w:t>
      </w:r>
      <w:proofErr w:type="spellStart"/>
      <w:r w:rsidRPr="00C97F29">
        <w:rPr>
          <w:rFonts w:cstheme="minorHAnsi"/>
        </w:rPr>
        <w:t>packing</w:t>
      </w:r>
      <w:proofErr w:type="spellEnd"/>
      <w:r w:rsidRPr="00C97F29">
        <w:rPr>
          <w:rFonts w:cstheme="minorHAnsi"/>
        </w:rPr>
        <w:t xml:space="preserve"> gebruiken in de return, dit voorkomt extra benodigde variabelen.</w:t>
      </w:r>
    </w:p>
    <w:p w14:paraId="20EEEFD5" w14:textId="77777777" w:rsidR="00065F4E" w:rsidRPr="00C97F29" w:rsidRDefault="00065F4E" w:rsidP="00065F4E">
      <w:pPr>
        <w:pStyle w:val="ListParagraph"/>
        <w:rPr>
          <w:rFonts w:cstheme="minorHAnsi"/>
        </w:rPr>
      </w:pPr>
    </w:p>
    <w:p w14:paraId="09739320" w14:textId="77777777" w:rsidR="00065F4E" w:rsidRPr="00C97F29" w:rsidRDefault="00065F4E" w:rsidP="00065F4E">
      <w:pPr>
        <w:pStyle w:val="ListParagraph"/>
        <w:numPr>
          <w:ilvl w:val="0"/>
          <w:numId w:val="30"/>
        </w:numPr>
        <w:spacing w:after="160" w:line="259" w:lineRule="auto"/>
        <w:rPr>
          <w:rFonts w:cstheme="minorHAnsi"/>
          <w:b/>
          <w:bCs/>
        </w:rPr>
      </w:pPr>
      <w:r w:rsidRPr="00C97F29">
        <w:rPr>
          <w:rFonts w:cstheme="minorHAnsi"/>
          <w:b/>
          <w:bCs/>
        </w:rPr>
        <w:t>Wordt eventuele verkeerde input afgevangen?</w:t>
      </w:r>
    </w:p>
    <w:p w14:paraId="31DFF6D0" w14:textId="77777777" w:rsidR="00065F4E" w:rsidRPr="00C97F29" w:rsidRDefault="00065F4E" w:rsidP="00065F4E">
      <w:pPr>
        <w:pStyle w:val="ListParagraph"/>
        <w:rPr>
          <w:rFonts w:cstheme="minorHAnsi"/>
        </w:rPr>
      </w:pPr>
      <w:r w:rsidRPr="00C97F29">
        <w:rPr>
          <w:rFonts w:cstheme="minorHAnsi"/>
        </w:rPr>
        <w:t>Ja, er zijn twee functies om verkeerde input af te vangen.</w:t>
      </w:r>
    </w:p>
    <w:p w14:paraId="0A3DA6E9" w14:textId="5D7997EC" w:rsidR="00065F4E" w:rsidRPr="00C97F29" w:rsidRDefault="0034003C" w:rsidP="0D27FB3C">
      <w:pPr>
        <w:pStyle w:val="ListParagraph"/>
      </w:pPr>
      <w:r w:rsidRPr="0D27FB3C">
        <w:t>Eén</w:t>
      </w:r>
      <w:r w:rsidR="00065F4E" w:rsidRPr="0D27FB3C">
        <w:t xml:space="preserve"> om te valideren of de rekenkundige bewerking</w:t>
      </w:r>
      <w:r w:rsidR="008C12FB">
        <w:t xml:space="preserve">: </w:t>
      </w:r>
      <w:r w:rsidR="00065F4E" w:rsidRPr="0D27FB3C">
        <w:t>optellen, vermenigvuldiging</w:t>
      </w:r>
      <w:r w:rsidR="000F4C4F" w:rsidRPr="0D27FB3C">
        <w:t xml:space="preserve"> </w:t>
      </w:r>
      <w:r w:rsidR="00065F4E" w:rsidRPr="0D27FB3C">
        <w:t>of aftrekking is</w:t>
      </w:r>
      <w:r w:rsidR="008C12FB">
        <w:t xml:space="preserve"> en één om te valideren of het antwoord dat gegeven is op de rekenvraag een nummer is.</w:t>
      </w:r>
      <w:r>
        <w:tab/>
      </w:r>
    </w:p>
    <w:p w14:paraId="1EE3E037" w14:textId="403D2E4D" w:rsidR="00CB1F98" w:rsidRPr="00CB1F98" w:rsidRDefault="00CB1F98" w:rsidP="00CD37CA">
      <w:pPr>
        <w:shd w:val="clear" w:color="auto" w:fill="1F1F1F"/>
        <w:spacing w:line="285" w:lineRule="atLeast"/>
        <w:ind w:left="720"/>
        <w:rPr>
          <w:rFonts w:ascii="Consolas" w:eastAsia="Times New Roman" w:hAnsi="Consolas" w:cs="Times New Roman"/>
          <w:color w:val="CCCCCC"/>
          <w:sz w:val="21"/>
          <w:szCs w:val="21"/>
          <w:lang w:val="en-GB" w:eastAsia="en-GB"/>
        </w:rPr>
      </w:pPr>
      <w:proofErr w:type="spellStart"/>
      <w:r w:rsidRPr="00CB1F98">
        <w:rPr>
          <w:rFonts w:ascii="Consolas" w:eastAsia="Times New Roman" w:hAnsi="Consolas" w:cs="Times New Roman"/>
          <w:color w:val="9CDCFE"/>
          <w:sz w:val="21"/>
          <w:szCs w:val="21"/>
          <w:lang w:val="en-GB" w:eastAsia="en-GB"/>
        </w:rPr>
        <w:t>arithmetic_type</w:t>
      </w:r>
      <w:proofErr w:type="spellEnd"/>
      <w:r w:rsidRPr="00CB1F98">
        <w:rPr>
          <w:rFonts w:ascii="Consolas" w:eastAsia="Times New Roman" w:hAnsi="Consolas" w:cs="Times New Roman"/>
          <w:color w:val="CCCCCC"/>
          <w:sz w:val="21"/>
          <w:szCs w:val="21"/>
          <w:lang w:val="en-GB" w:eastAsia="en-GB"/>
        </w:rPr>
        <w:t xml:space="preserve"> </w:t>
      </w:r>
      <w:r w:rsidRPr="00CB1F98">
        <w:rPr>
          <w:rFonts w:ascii="Consolas" w:eastAsia="Times New Roman" w:hAnsi="Consolas" w:cs="Times New Roman"/>
          <w:color w:val="D4D4D4"/>
          <w:sz w:val="21"/>
          <w:szCs w:val="21"/>
          <w:lang w:val="en-GB" w:eastAsia="en-GB"/>
        </w:rPr>
        <w:t>=</w:t>
      </w:r>
      <w:r w:rsidRPr="00CB1F98">
        <w:rPr>
          <w:rFonts w:ascii="Consolas" w:eastAsia="Times New Roman" w:hAnsi="Consolas" w:cs="Times New Roman"/>
          <w:color w:val="CCCCCC"/>
          <w:sz w:val="21"/>
          <w:szCs w:val="21"/>
          <w:lang w:val="en-GB" w:eastAsia="en-GB"/>
        </w:rPr>
        <w:t xml:space="preserve"> </w:t>
      </w:r>
      <w:proofErr w:type="spellStart"/>
      <w:r w:rsidRPr="00CB1F98">
        <w:rPr>
          <w:rFonts w:ascii="Consolas" w:eastAsia="Times New Roman" w:hAnsi="Consolas" w:cs="Times New Roman"/>
          <w:color w:val="DCDCAA"/>
          <w:sz w:val="21"/>
          <w:szCs w:val="21"/>
          <w:lang w:val="en-GB" w:eastAsia="en-GB"/>
        </w:rPr>
        <w:t>get_valid_</w:t>
      </w:r>
      <w:proofErr w:type="gramStart"/>
      <w:r w:rsidRPr="00CB1F98">
        <w:rPr>
          <w:rFonts w:ascii="Consolas" w:eastAsia="Times New Roman" w:hAnsi="Consolas" w:cs="Times New Roman"/>
          <w:color w:val="DCDCAA"/>
          <w:sz w:val="21"/>
          <w:szCs w:val="21"/>
          <w:lang w:val="en-GB" w:eastAsia="en-GB"/>
        </w:rPr>
        <w:t>input</w:t>
      </w:r>
      <w:proofErr w:type="spellEnd"/>
      <w:r w:rsidRPr="00CB1F98">
        <w:rPr>
          <w:rFonts w:ascii="Consolas" w:eastAsia="Times New Roman" w:hAnsi="Consolas" w:cs="Times New Roman"/>
          <w:color w:val="CCCCCC"/>
          <w:sz w:val="21"/>
          <w:szCs w:val="21"/>
          <w:lang w:val="en-GB" w:eastAsia="en-GB"/>
        </w:rPr>
        <w:t>(</w:t>
      </w:r>
      <w:proofErr w:type="gramEnd"/>
    </w:p>
    <w:p w14:paraId="271D56EE" w14:textId="667ACF25" w:rsidR="00CB1F98" w:rsidRPr="00CB1F98" w:rsidRDefault="00CB1F98" w:rsidP="00CD37CA">
      <w:pPr>
        <w:shd w:val="clear" w:color="auto" w:fill="1F1F1F"/>
        <w:spacing w:line="285" w:lineRule="atLeast"/>
        <w:ind w:left="720"/>
        <w:rPr>
          <w:rFonts w:ascii="Consolas" w:eastAsia="Times New Roman" w:hAnsi="Consolas" w:cs="Times New Roman"/>
          <w:color w:val="CCCCCC"/>
          <w:sz w:val="21"/>
          <w:szCs w:val="21"/>
          <w:lang w:val="en-GB" w:eastAsia="en-GB"/>
        </w:rPr>
      </w:pPr>
      <w:r w:rsidRPr="00CB1F98">
        <w:rPr>
          <w:rFonts w:ascii="Consolas" w:eastAsia="Times New Roman" w:hAnsi="Consolas" w:cs="Times New Roman"/>
          <w:color w:val="CCCCCC"/>
          <w:sz w:val="21"/>
          <w:szCs w:val="21"/>
          <w:lang w:val="en-GB" w:eastAsia="en-GB"/>
        </w:rPr>
        <w:t>   </w:t>
      </w:r>
      <w:proofErr w:type="spellStart"/>
      <w:r w:rsidRPr="00CB1F98">
        <w:rPr>
          <w:rFonts w:ascii="Consolas" w:eastAsia="Times New Roman" w:hAnsi="Consolas" w:cs="Times New Roman"/>
          <w:color w:val="DCDCAA"/>
          <w:sz w:val="21"/>
          <w:szCs w:val="21"/>
          <w:lang w:val="en-GB" w:eastAsia="en-GB"/>
        </w:rPr>
        <w:t>is_arithmetic_type_valid</w:t>
      </w:r>
      <w:proofErr w:type="spellEnd"/>
      <w:r w:rsidRPr="00CB1F98">
        <w:rPr>
          <w:rFonts w:ascii="Consolas" w:eastAsia="Times New Roman" w:hAnsi="Consolas" w:cs="Times New Roman"/>
          <w:color w:val="CCCCCC"/>
          <w:sz w:val="21"/>
          <w:szCs w:val="21"/>
          <w:lang w:val="en-GB" w:eastAsia="en-GB"/>
        </w:rPr>
        <w:t>,</w:t>
      </w:r>
    </w:p>
    <w:p w14:paraId="325C14C2" w14:textId="7A2B4373" w:rsidR="00CB1F98" w:rsidRPr="00CB1F98" w:rsidRDefault="00CB1F98" w:rsidP="00CD37CA">
      <w:pPr>
        <w:shd w:val="clear" w:color="auto" w:fill="1F1F1F"/>
        <w:spacing w:line="285" w:lineRule="atLeast"/>
        <w:ind w:left="720"/>
        <w:rPr>
          <w:rFonts w:ascii="Consolas" w:eastAsia="Times New Roman" w:hAnsi="Consolas" w:cs="Times New Roman"/>
          <w:color w:val="CCCCCC"/>
          <w:sz w:val="21"/>
          <w:szCs w:val="21"/>
          <w:lang w:val="en-GB" w:eastAsia="en-GB"/>
        </w:rPr>
      </w:pPr>
      <w:r w:rsidRPr="00CB1F98">
        <w:rPr>
          <w:rFonts w:ascii="Consolas" w:eastAsia="Times New Roman" w:hAnsi="Consolas" w:cs="Times New Roman"/>
          <w:color w:val="CCCCCC"/>
          <w:sz w:val="21"/>
          <w:szCs w:val="21"/>
          <w:lang w:val="en-GB" w:eastAsia="en-GB"/>
        </w:rPr>
        <w:t>   </w:t>
      </w:r>
      <w:r w:rsidRPr="00CB1F98">
        <w:rPr>
          <w:rFonts w:ascii="Consolas" w:eastAsia="Times New Roman" w:hAnsi="Consolas" w:cs="Times New Roman"/>
          <w:color w:val="CE9178"/>
          <w:sz w:val="21"/>
          <w:szCs w:val="21"/>
          <w:lang w:val="en-GB" w:eastAsia="en-GB"/>
        </w:rPr>
        <w:t>"Enter arithmetic type (summation, multiplication, subtraction): "</w:t>
      </w:r>
      <w:r w:rsidRPr="00CB1F98">
        <w:rPr>
          <w:rFonts w:ascii="Consolas" w:eastAsia="Times New Roman" w:hAnsi="Consolas" w:cs="Times New Roman"/>
          <w:color w:val="CCCCCC"/>
          <w:sz w:val="21"/>
          <w:szCs w:val="21"/>
          <w:lang w:val="en-GB" w:eastAsia="en-GB"/>
        </w:rPr>
        <w:t>)</w:t>
      </w:r>
    </w:p>
    <w:p w14:paraId="7F0CB765" w14:textId="68FFFDE8" w:rsidR="00BD29B6" w:rsidRDefault="00CB1F98" w:rsidP="00F2456D">
      <w:pPr>
        <w:shd w:val="clear" w:color="auto" w:fill="1F1F1F"/>
        <w:spacing w:line="285" w:lineRule="atLeast"/>
        <w:rPr>
          <w:rFonts w:ascii="Consolas" w:eastAsia="Times New Roman" w:hAnsi="Consolas" w:cs="Times New Roman"/>
          <w:color w:val="CCCCCC"/>
          <w:sz w:val="21"/>
          <w:szCs w:val="21"/>
          <w:lang w:val="en-GB" w:eastAsia="en-GB"/>
        </w:rPr>
      </w:pPr>
      <w:proofErr w:type="spellStart"/>
      <w:r w:rsidRPr="00CB1F98">
        <w:rPr>
          <w:rFonts w:ascii="Consolas" w:eastAsia="Times New Roman" w:hAnsi="Consolas" w:cs="Times New Roman"/>
          <w:color w:val="9CDCFE"/>
          <w:sz w:val="21"/>
          <w:szCs w:val="21"/>
          <w:lang w:val="en-GB" w:eastAsia="en-GB"/>
        </w:rPr>
        <w:t>user_answer</w:t>
      </w:r>
      <w:proofErr w:type="spellEnd"/>
      <w:r w:rsidRPr="00CB1F98">
        <w:rPr>
          <w:rFonts w:ascii="Consolas" w:eastAsia="Times New Roman" w:hAnsi="Consolas" w:cs="Times New Roman"/>
          <w:color w:val="CCCCCC"/>
          <w:sz w:val="21"/>
          <w:szCs w:val="21"/>
          <w:lang w:val="en-GB" w:eastAsia="en-GB"/>
        </w:rPr>
        <w:t xml:space="preserve"> </w:t>
      </w:r>
      <w:r w:rsidRPr="00CB1F98">
        <w:rPr>
          <w:rFonts w:ascii="Consolas" w:eastAsia="Times New Roman" w:hAnsi="Consolas" w:cs="Times New Roman"/>
          <w:color w:val="D4D4D4"/>
          <w:sz w:val="21"/>
          <w:szCs w:val="21"/>
          <w:lang w:val="en-GB" w:eastAsia="en-GB"/>
        </w:rPr>
        <w:t>=</w:t>
      </w:r>
      <w:r w:rsidRPr="00CB1F98">
        <w:rPr>
          <w:rFonts w:ascii="Consolas" w:eastAsia="Times New Roman" w:hAnsi="Consolas" w:cs="Times New Roman"/>
          <w:color w:val="CCCCCC"/>
          <w:sz w:val="21"/>
          <w:szCs w:val="21"/>
          <w:lang w:val="en-GB" w:eastAsia="en-GB"/>
        </w:rPr>
        <w:t xml:space="preserve"> </w:t>
      </w:r>
      <w:proofErr w:type="spellStart"/>
      <w:r w:rsidRPr="00CB1F98">
        <w:rPr>
          <w:rFonts w:ascii="Consolas" w:eastAsia="Times New Roman" w:hAnsi="Consolas" w:cs="Times New Roman"/>
          <w:color w:val="DCDCAA"/>
          <w:sz w:val="21"/>
          <w:szCs w:val="21"/>
          <w:lang w:val="en-GB" w:eastAsia="en-GB"/>
        </w:rPr>
        <w:t>get_valid_</w:t>
      </w:r>
      <w:proofErr w:type="gramStart"/>
      <w:r w:rsidRPr="00CB1F98">
        <w:rPr>
          <w:rFonts w:ascii="Consolas" w:eastAsia="Times New Roman" w:hAnsi="Consolas" w:cs="Times New Roman"/>
          <w:color w:val="DCDCAA"/>
          <w:sz w:val="21"/>
          <w:szCs w:val="21"/>
          <w:lang w:val="en-GB" w:eastAsia="en-GB"/>
        </w:rPr>
        <w:t>input</w:t>
      </w:r>
      <w:proofErr w:type="spellEnd"/>
      <w:r w:rsidRPr="00CB1F98">
        <w:rPr>
          <w:rFonts w:ascii="Consolas" w:eastAsia="Times New Roman" w:hAnsi="Consolas" w:cs="Times New Roman"/>
          <w:color w:val="CCCCCC"/>
          <w:sz w:val="21"/>
          <w:szCs w:val="21"/>
          <w:lang w:val="en-GB" w:eastAsia="en-GB"/>
        </w:rPr>
        <w:t>(</w:t>
      </w:r>
      <w:proofErr w:type="spellStart"/>
      <w:proofErr w:type="gramEnd"/>
      <w:r w:rsidRPr="00CB1F98">
        <w:rPr>
          <w:rFonts w:ascii="Consolas" w:eastAsia="Times New Roman" w:hAnsi="Consolas" w:cs="Times New Roman"/>
          <w:color w:val="DCDCAA"/>
          <w:sz w:val="21"/>
          <w:szCs w:val="21"/>
          <w:lang w:val="en-GB" w:eastAsia="en-GB"/>
        </w:rPr>
        <w:t>is_answer_valid</w:t>
      </w:r>
      <w:proofErr w:type="spellEnd"/>
      <w:r w:rsidRPr="00CB1F98">
        <w:rPr>
          <w:rFonts w:ascii="Consolas" w:eastAsia="Times New Roman" w:hAnsi="Consolas" w:cs="Times New Roman"/>
          <w:color w:val="CCCCCC"/>
          <w:sz w:val="21"/>
          <w:szCs w:val="21"/>
          <w:lang w:val="en-GB" w:eastAsia="en-GB"/>
        </w:rPr>
        <w:t xml:space="preserve">, </w:t>
      </w:r>
      <w:r w:rsidRPr="00CB1F98">
        <w:rPr>
          <w:rFonts w:ascii="Consolas" w:eastAsia="Times New Roman" w:hAnsi="Consolas" w:cs="Times New Roman"/>
          <w:color w:val="9CDCFE"/>
          <w:sz w:val="21"/>
          <w:szCs w:val="21"/>
          <w:lang w:val="en-GB" w:eastAsia="en-GB"/>
        </w:rPr>
        <w:t>formula</w:t>
      </w:r>
      <w:r w:rsidRPr="00CB1F98">
        <w:rPr>
          <w:rFonts w:ascii="Consolas" w:eastAsia="Times New Roman" w:hAnsi="Consolas" w:cs="Times New Roman"/>
          <w:color w:val="CCCCCC"/>
          <w:sz w:val="21"/>
          <w:szCs w:val="21"/>
          <w:lang w:val="en-GB" w:eastAsia="en-GB"/>
        </w:rPr>
        <w:t>)</w:t>
      </w:r>
    </w:p>
    <w:p w14:paraId="23581941" w14:textId="6E329FAB" w:rsidR="002D7D90" w:rsidRPr="00C97F29" w:rsidRDefault="00096DDA" w:rsidP="002D7D90">
      <w:pPr>
        <w:pStyle w:val="NormalWeb"/>
        <w:numPr>
          <w:ilvl w:val="1"/>
          <w:numId w:val="5"/>
        </w:numPr>
        <w:shd w:val="clear" w:color="auto" w:fill="FFFFFF" w:themeFill="background1"/>
        <w:spacing w:before="0" w:beforeAutospacing="0" w:after="0" w:afterAutospacing="0"/>
        <w:ind w:left="567" w:hanging="567"/>
        <w:rPr>
          <w:rFonts w:asciiTheme="minorHAnsi" w:hAnsiTheme="minorHAnsi" w:cstheme="minorHAnsi"/>
          <w:color w:val="242424"/>
          <w:sz w:val="22"/>
          <w:szCs w:val="22"/>
        </w:rPr>
      </w:pPr>
      <w:r w:rsidRPr="00C97F29">
        <w:rPr>
          <w:rFonts w:asciiTheme="minorHAnsi" w:hAnsiTheme="minorHAnsi" w:cstheme="minorHAnsi"/>
          <w:color w:val="242424"/>
          <w:sz w:val="22"/>
          <w:szCs w:val="22"/>
        </w:rPr>
        <w:lastRenderedPageBreak/>
        <w:t>Zelfevaluatie - week 8</w:t>
      </w:r>
    </w:p>
    <w:p w14:paraId="05CD8771" w14:textId="77777777" w:rsidR="002D7D90" w:rsidRPr="00C97F29" w:rsidRDefault="002D7D90" w:rsidP="002D7D90">
      <w:pPr>
        <w:pStyle w:val="ListParagraph"/>
        <w:numPr>
          <w:ilvl w:val="0"/>
          <w:numId w:val="33"/>
        </w:numPr>
        <w:spacing w:after="160" w:line="259" w:lineRule="auto"/>
        <w:rPr>
          <w:rFonts w:eastAsia="Times New Roman" w:cstheme="minorHAnsi"/>
          <w:b/>
          <w:bCs/>
          <w:color w:val="000000" w:themeColor="text1"/>
        </w:rPr>
      </w:pPr>
      <w:r w:rsidRPr="00C97F29">
        <w:rPr>
          <w:rFonts w:eastAsia="Times New Roman" w:cstheme="minorHAnsi"/>
          <w:b/>
          <w:bCs/>
          <w:color w:val="000000" w:themeColor="text1"/>
        </w:rPr>
        <w:t>Hoe denk jij nu over je studiekeuze?</w:t>
      </w:r>
    </w:p>
    <w:p w14:paraId="38D1AFB3" w14:textId="03D65115" w:rsidR="002D7D90" w:rsidRDefault="002D7D90" w:rsidP="002D7D90">
      <w:pPr>
        <w:pStyle w:val="ListParagraph"/>
        <w:rPr>
          <w:rFonts w:eastAsia="Times New Roman" w:cstheme="minorHAnsi"/>
          <w:color w:val="000000" w:themeColor="text1"/>
        </w:rPr>
      </w:pPr>
      <w:r w:rsidRPr="00C97F29">
        <w:rPr>
          <w:rFonts w:eastAsia="Times New Roman" w:cstheme="minorHAnsi"/>
          <w:color w:val="000000" w:themeColor="text1"/>
        </w:rPr>
        <w:t>Mijn studiekeuze voelt nog steeds goed. Ik merk dat de stof overeenkomt met mijn int</w:t>
      </w:r>
      <w:r w:rsidR="0034003C">
        <w:rPr>
          <w:rFonts w:eastAsia="Times New Roman" w:cstheme="minorHAnsi"/>
          <w:color w:val="000000" w:themeColor="text1"/>
        </w:rPr>
        <w:t>e</w:t>
      </w:r>
      <w:r w:rsidRPr="00C97F29">
        <w:rPr>
          <w:rFonts w:eastAsia="Times New Roman" w:cstheme="minorHAnsi"/>
          <w:color w:val="000000" w:themeColor="text1"/>
        </w:rPr>
        <w:t>resses</w:t>
      </w:r>
      <w:r w:rsidR="00E304CE">
        <w:rPr>
          <w:rFonts w:eastAsia="Times New Roman" w:cstheme="minorHAnsi"/>
          <w:color w:val="000000" w:themeColor="text1"/>
        </w:rPr>
        <w:t>.</w:t>
      </w:r>
    </w:p>
    <w:p w14:paraId="7C3A4B36" w14:textId="77777777" w:rsidR="00E304CE" w:rsidRPr="00C97F29" w:rsidRDefault="00E304CE" w:rsidP="002D7D90">
      <w:pPr>
        <w:pStyle w:val="ListParagraph"/>
        <w:rPr>
          <w:rFonts w:eastAsia="Times New Roman" w:cstheme="minorHAnsi"/>
          <w:color w:val="000000" w:themeColor="text1"/>
        </w:rPr>
      </w:pPr>
    </w:p>
    <w:p w14:paraId="5F4E41F6" w14:textId="77777777" w:rsidR="002D7D90" w:rsidRPr="00C97F29" w:rsidRDefault="002D7D90" w:rsidP="002D7D90">
      <w:pPr>
        <w:pStyle w:val="ListParagraph"/>
        <w:numPr>
          <w:ilvl w:val="0"/>
          <w:numId w:val="33"/>
        </w:numPr>
        <w:spacing w:after="160" w:line="259" w:lineRule="auto"/>
        <w:rPr>
          <w:rFonts w:eastAsia="Times New Roman" w:cstheme="minorHAnsi"/>
          <w:b/>
          <w:bCs/>
          <w:color w:val="000000" w:themeColor="text1"/>
        </w:rPr>
      </w:pPr>
      <w:r w:rsidRPr="00C97F29">
        <w:rPr>
          <w:rFonts w:eastAsia="Times New Roman" w:cstheme="minorHAnsi"/>
          <w:b/>
          <w:bCs/>
          <w:color w:val="000000" w:themeColor="text1"/>
        </w:rPr>
        <w:t>Hoe ervaar je Basecamp ten opzichte van je verwachtingen vooraf?</w:t>
      </w:r>
    </w:p>
    <w:p w14:paraId="584575B3" w14:textId="72FF001B" w:rsidR="002D7D90" w:rsidRDefault="002D7D90" w:rsidP="002D7D90">
      <w:pPr>
        <w:pStyle w:val="ListParagraph"/>
        <w:rPr>
          <w:rFonts w:eastAsia="Times New Roman" w:cstheme="minorHAnsi"/>
          <w:color w:val="000000" w:themeColor="text1"/>
        </w:rPr>
      </w:pPr>
      <w:r w:rsidRPr="00C97F29">
        <w:rPr>
          <w:rFonts w:eastAsia="Times New Roman" w:cstheme="minorHAnsi"/>
          <w:color w:val="000000" w:themeColor="text1"/>
        </w:rPr>
        <w:t>Het is makkelijker dan verwacht</w:t>
      </w:r>
      <w:r w:rsidR="00E304CE">
        <w:rPr>
          <w:rFonts w:eastAsia="Times New Roman" w:cstheme="minorHAnsi"/>
          <w:color w:val="000000" w:themeColor="text1"/>
        </w:rPr>
        <w:t>.</w:t>
      </w:r>
    </w:p>
    <w:p w14:paraId="74D67A17" w14:textId="77777777" w:rsidR="00E304CE" w:rsidRPr="00C97F29" w:rsidRDefault="00E304CE" w:rsidP="002D7D90">
      <w:pPr>
        <w:pStyle w:val="ListParagraph"/>
        <w:rPr>
          <w:rFonts w:eastAsia="Times New Roman" w:cstheme="minorHAnsi"/>
          <w:color w:val="000000" w:themeColor="text1"/>
        </w:rPr>
      </w:pPr>
    </w:p>
    <w:p w14:paraId="7BC12D1D" w14:textId="77777777" w:rsidR="002D7D90" w:rsidRPr="00C97F29" w:rsidRDefault="002D7D90" w:rsidP="002D7D90">
      <w:pPr>
        <w:pStyle w:val="ListParagraph"/>
        <w:numPr>
          <w:ilvl w:val="0"/>
          <w:numId w:val="33"/>
        </w:numPr>
        <w:spacing w:after="160" w:line="259" w:lineRule="auto"/>
        <w:rPr>
          <w:rFonts w:eastAsia="Times New Roman" w:cstheme="minorHAnsi"/>
          <w:b/>
          <w:bCs/>
          <w:color w:val="000000" w:themeColor="text1"/>
        </w:rPr>
      </w:pPr>
      <w:r w:rsidRPr="00C97F29">
        <w:rPr>
          <w:rFonts w:eastAsia="Times New Roman" w:cstheme="minorHAnsi"/>
          <w:b/>
          <w:bCs/>
          <w:color w:val="000000" w:themeColor="text1"/>
        </w:rPr>
        <w:t xml:space="preserve">Wat ging de afgelopen weken goed? Of waar ben je trots op? </w:t>
      </w:r>
    </w:p>
    <w:p w14:paraId="3CECB09D" w14:textId="77777777" w:rsidR="002D7D90" w:rsidRDefault="002D7D90" w:rsidP="002D7D90">
      <w:pPr>
        <w:pStyle w:val="ListParagraph"/>
        <w:rPr>
          <w:rFonts w:eastAsia="Times New Roman" w:cstheme="minorHAnsi"/>
          <w:color w:val="000000" w:themeColor="text1"/>
        </w:rPr>
      </w:pPr>
      <w:r w:rsidRPr="00C97F29">
        <w:rPr>
          <w:rFonts w:eastAsia="Times New Roman" w:cstheme="minorHAnsi"/>
          <w:color w:val="000000" w:themeColor="text1"/>
        </w:rPr>
        <w:t xml:space="preserve">Het tempo ging afgelopen weken goed, ik heb alle assignments en </w:t>
      </w:r>
      <w:proofErr w:type="spellStart"/>
      <w:r w:rsidRPr="00C97F29">
        <w:rPr>
          <w:rFonts w:eastAsia="Times New Roman" w:cstheme="minorHAnsi"/>
          <w:color w:val="000000" w:themeColor="text1"/>
        </w:rPr>
        <w:t>problems</w:t>
      </w:r>
      <w:proofErr w:type="spellEnd"/>
      <w:r w:rsidRPr="00C97F29">
        <w:rPr>
          <w:rFonts w:eastAsia="Times New Roman" w:cstheme="minorHAnsi"/>
          <w:color w:val="000000" w:themeColor="text1"/>
        </w:rPr>
        <w:t xml:space="preserve"> op twee na afgekregen.</w:t>
      </w:r>
    </w:p>
    <w:p w14:paraId="6D17604D" w14:textId="77777777" w:rsidR="00E8007A" w:rsidRDefault="00E8007A" w:rsidP="002D7D90">
      <w:pPr>
        <w:pStyle w:val="ListParagraph"/>
        <w:rPr>
          <w:rFonts w:eastAsia="Times New Roman" w:cstheme="minorHAnsi"/>
          <w:color w:val="000000" w:themeColor="text1"/>
        </w:rPr>
      </w:pPr>
    </w:p>
    <w:p w14:paraId="08AEEA37" w14:textId="7058F94D" w:rsidR="00960A26" w:rsidRDefault="00E8007A" w:rsidP="002D7D90">
      <w:pPr>
        <w:pStyle w:val="ListParagraph"/>
        <w:rPr>
          <w:rFonts w:eastAsia="Times New Roman" w:cstheme="minorHAnsi"/>
          <w:color w:val="000000" w:themeColor="text1"/>
        </w:rPr>
      </w:pPr>
      <w:r>
        <w:rPr>
          <w:rFonts w:eastAsia="Times New Roman" w:cstheme="minorHAnsi"/>
          <w:color w:val="000000" w:themeColor="text1"/>
        </w:rPr>
        <w:t>Het aantekeningen maken tijdens de les lukte goed, en ik merkte dat mijn concentratie daardoor verbeterde. Mijn gedachten dwaalden minder snel af omdat ik constant bezig was met de lesstof.</w:t>
      </w:r>
    </w:p>
    <w:p w14:paraId="1B6C27BA" w14:textId="77777777" w:rsidR="00E304CE" w:rsidRDefault="00E304CE" w:rsidP="002D7D90">
      <w:pPr>
        <w:pStyle w:val="ListParagraph"/>
        <w:rPr>
          <w:rFonts w:eastAsia="Times New Roman" w:cstheme="minorHAnsi"/>
          <w:color w:val="000000" w:themeColor="text1"/>
        </w:rPr>
      </w:pPr>
    </w:p>
    <w:p w14:paraId="787EC217" w14:textId="0D8E48B1" w:rsidR="00E304CE" w:rsidRDefault="00E304CE" w:rsidP="002D7D90">
      <w:pPr>
        <w:pStyle w:val="ListParagraph"/>
        <w:rPr>
          <w:rFonts w:eastAsia="Times New Roman" w:cstheme="minorHAnsi"/>
          <w:color w:val="000000" w:themeColor="text1"/>
        </w:rPr>
      </w:pPr>
      <w:r>
        <w:rPr>
          <w:rFonts w:eastAsia="Times New Roman" w:cstheme="minorHAnsi"/>
          <w:color w:val="000000" w:themeColor="text1"/>
        </w:rPr>
        <w:t>De opdrachten worden steeds uitdagender en leuker, ik merk dat mijn motivatie hierdoor sterker is.</w:t>
      </w:r>
    </w:p>
    <w:p w14:paraId="19B9C89B" w14:textId="77777777" w:rsidR="00960A26" w:rsidRPr="00C97F29" w:rsidRDefault="00960A26" w:rsidP="002D7D90">
      <w:pPr>
        <w:pStyle w:val="ListParagraph"/>
        <w:rPr>
          <w:rFonts w:eastAsia="Times New Roman" w:cstheme="minorHAnsi"/>
          <w:b/>
          <w:bCs/>
          <w:color w:val="000000" w:themeColor="text1"/>
        </w:rPr>
      </w:pPr>
    </w:p>
    <w:p w14:paraId="5F405345" w14:textId="77777777" w:rsidR="002D7D90" w:rsidRPr="00C97F29" w:rsidRDefault="002D7D90" w:rsidP="002D7D90">
      <w:pPr>
        <w:pStyle w:val="ListParagraph"/>
        <w:numPr>
          <w:ilvl w:val="0"/>
          <w:numId w:val="33"/>
        </w:numPr>
        <w:spacing w:after="160" w:line="259" w:lineRule="auto"/>
        <w:rPr>
          <w:rFonts w:eastAsia="Times New Roman" w:cstheme="minorHAnsi"/>
          <w:b/>
          <w:bCs/>
          <w:color w:val="000000" w:themeColor="text1"/>
        </w:rPr>
      </w:pPr>
      <w:r w:rsidRPr="00C97F29">
        <w:rPr>
          <w:rFonts w:eastAsia="Times New Roman" w:cstheme="minorHAnsi"/>
          <w:b/>
          <w:bCs/>
          <w:color w:val="000000" w:themeColor="text1"/>
        </w:rPr>
        <w:t xml:space="preserve">Wat ging de afgelopen weken minder goed? Of wat was moeilijk? </w:t>
      </w:r>
    </w:p>
    <w:p w14:paraId="20FAEA5C" w14:textId="0EC02423" w:rsidR="00EF5F63" w:rsidRPr="00EF5F63" w:rsidRDefault="002D7D90" w:rsidP="00EF5F63">
      <w:pPr>
        <w:pStyle w:val="ListParagraph"/>
        <w:rPr>
          <w:rFonts w:eastAsia="Times New Roman" w:cstheme="minorHAnsi"/>
          <w:color w:val="000000" w:themeColor="text1"/>
        </w:rPr>
      </w:pPr>
      <w:r w:rsidRPr="00C97F29">
        <w:rPr>
          <w:rFonts w:eastAsia="Times New Roman" w:cstheme="minorHAnsi"/>
          <w:color w:val="000000" w:themeColor="text1"/>
        </w:rPr>
        <w:t xml:space="preserve">Ik had moeite met het goed begrijpen van de vraagstelling bij de assignment van week 7, dat maakte het lastig om de opdracht goed te maken. </w:t>
      </w:r>
      <w:r w:rsidR="00EF5F63" w:rsidRPr="00EF5F63">
        <w:rPr>
          <w:rFonts w:eastAsia="Times New Roman" w:cstheme="minorHAnsi"/>
          <w:color w:val="000000" w:themeColor="text1"/>
        </w:rPr>
        <w:t xml:space="preserve">Hiervoor </w:t>
      </w:r>
      <w:r w:rsidR="00EF5F63">
        <w:rPr>
          <w:rFonts w:eastAsia="Times New Roman" w:cstheme="minorHAnsi"/>
          <w:color w:val="000000" w:themeColor="text1"/>
        </w:rPr>
        <w:t>heb ik mijn collega gevraagd of hij deze opdracht begreep. Hij vertelde dat hij er vorig jaar zelf ook problemen mee had gehad en heeft toen zijn docent om hulp gevraagd, waardoor hij de opdracht wel begreep en het aan mij kon uitleggen.</w:t>
      </w:r>
    </w:p>
    <w:p w14:paraId="165F4035" w14:textId="77777777" w:rsidR="00E8007A" w:rsidRDefault="00E8007A" w:rsidP="00E8007A">
      <w:pPr>
        <w:pStyle w:val="ListParagraph"/>
        <w:rPr>
          <w:rFonts w:eastAsia="Times New Roman" w:cstheme="minorHAnsi"/>
          <w:color w:val="000000" w:themeColor="text1"/>
        </w:rPr>
      </w:pPr>
    </w:p>
    <w:p w14:paraId="52A69532" w14:textId="2F904EDC" w:rsidR="00EF5F63" w:rsidRDefault="00E8007A" w:rsidP="00E8007A">
      <w:pPr>
        <w:pStyle w:val="ListParagraph"/>
        <w:rPr>
          <w:rFonts w:eastAsia="Times New Roman" w:cstheme="minorHAnsi"/>
          <w:color w:val="000000" w:themeColor="text1"/>
        </w:rPr>
      </w:pPr>
      <w:r>
        <w:rPr>
          <w:rFonts w:eastAsia="Times New Roman" w:cstheme="minorHAnsi"/>
          <w:color w:val="000000" w:themeColor="text1"/>
        </w:rPr>
        <w:t>Het direct uitwerken van de samenvatting is mij niet altijd gelukt omdat ik prioriteit stelde aan het uitwerken van de opdrachten van die week, hierdoor vergat ik soms de samenvatting te maken.</w:t>
      </w:r>
      <w:r w:rsidR="00EF5F63">
        <w:rPr>
          <w:rFonts w:eastAsia="Times New Roman" w:cstheme="minorHAnsi"/>
          <w:color w:val="000000" w:themeColor="text1"/>
        </w:rPr>
        <w:t xml:space="preserve"> Bijvoorbeeld in week 7 heb ik het pas op de donderdag gemaakt en verstuurd. </w:t>
      </w:r>
      <w:r w:rsidR="008B399E">
        <w:rPr>
          <w:rFonts w:eastAsia="Times New Roman" w:cstheme="minorHAnsi"/>
          <w:color w:val="000000" w:themeColor="text1"/>
        </w:rPr>
        <w:t xml:space="preserve">Zie bijlage 3.1 samenvatting </w:t>
      </w:r>
      <w:hyperlink w:anchor="_Samenvatting_week_7:" w:history="1">
        <w:r w:rsidR="008B399E" w:rsidRPr="008B399E">
          <w:rPr>
            <w:rStyle w:val="Hyperlink"/>
            <w:rFonts w:eastAsia="Times New Roman" w:cstheme="minorHAnsi"/>
          </w:rPr>
          <w:t>week 7</w:t>
        </w:r>
      </w:hyperlink>
      <w:r w:rsidR="008B399E">
        <w:rPr>
          <w:rFonts w:eastAsia="Times New Roman" w:cstheme="minorHAnsi"/>
          <w:color w:val="000000" w:themeColor="text1"/>
        </w:rPr>
        <w:t>.</w:t>
      </w:r>
    </w:p>
    <w:p w14:paraId="594591B4" w14:textId="4AB12316" w:rsidR="008B399E" w:rsidRDefault="008B399E" w:rsidP="00E8007A">
      <w:pPr>
        <w:pStyle w:val="ListParagraph"/>
        <w:rPr>
          <w:rFonts w:eastAsia="Times New Roman" w:cstheme="minorHAnsi"/>
          <w:color w:val="000000" w:themeColor="text1"/>
        </w:rPr>
      </w:pPr>
      <w:r>
        <w:rPr>
          <w:rFonts w:eastAsia="Times New Roman" w:cstheme="minorHAnsi"/>
          <w:color w:val="000000" w:themeColor="text1"/>
        </w:rPr>
        <w:t>Het nadeel van de samenvatting later maken is dat de stof dan al iets is weggezakt.</w:t>
      </w:r>
    </w:p>
    <w:p w14:paraId="007D2B1F" w14:textId="77777777" w:rsidR="00E8007A" w:rsidRPr="00E8007A" w:rsidRDefault="00E8007A" w:rsidP="00E8007A">
      <w:pPr>
        <w:pStyle w:val="ListParagraph"/>
        <w:rPr>
          <w:rFonts w:eastAsia="Times New Roman" w:cstheme="minorHAnsi"/>
          <w:color w:val="000000" w:themeColor="text1"/>
        </w:rPr>
      </w:pPr>
    </w:p>
    <w:p w14:paraId="1AF6A941" w14:textId="77777777" w:rsidR="002D7D90" w:rsidRPr="00C97F29" w:rsidRDefault="002D7D90" w:rsidP="002D7D90">
      <w:pPr>
        <w:pStyle w:val="ListParagraph"/>
        <w:numPr>
          <w:ilvl w:val="0"/>
          <w:numId w:val="33"/>
        </w:numPr>
        <w:spacing w:after="160" w:line="259" w:lineRule="auto"/>
        <w:rPr>
          <w:rFonts w:eastAsia="Times New Roman" w:cstheme="minorHAnsi"/>
          <w:b/>
          <w:bCs/>
          <w:color w:val="000000" w:themeColor="text1"/>
        </w:rPr>
      </w:pPr>
      <w:r w:rsidRPr="00C97F29">
        <w:rPr>
          <w:rFonts w:eastAsia="Times New Roman" w:cstheme="minorHAnsi"/>
          <w:b/>
          <w:bCs/>
          <w:color w:val="000000" w:themeColor="text1"/>
        </w:rPr>
        <w:t>In hoeverre past het schema van Basecamp bij jouw studietempo?</w:t>
      </w:r>
    </w:p>
    <w:p w14:paraId="03C7D678" w14:textId="31B36A4A" w:rsidR="002D7D90" w:rsidRPr="00C97F29" w:rsidRDefault="002D7D90" w:rsidP="002D7D90">
      <w:pPr>
        <w:pStyle w:val="ListParagraph"/>
        <w:rPr>
          <w:rFonts w:eastAsia="Times New Roman" w:cstheme="minorHAnsi"/>
          <w:color w:val="000000" w:themeColor="text1"/>
        </w:rPr>
      </w:pPr>
      <w:r w:rsidRPr="00C97F29">
        <w:rPr>
          <w:rFonts w:eastAsia="Times New Roman" w:cstheme="minorHAnsi"/>
          <w:color w:val="000000" w:themeColor="text1"/>
        </w:rPr>
        <w:t>Goed, ik heb altijd de vrijdag vrij</w:t>
      </w:r>
      <w:r w:rsidR="0034003C">
        <w:rPr>
          <w:rFonts w:eastAsia="Times New Roman" w:cstheme="minorHAnsi"/>
          <w:color w:val="000000" w:themeColor="text1"/>
        </w:rPr>
        <w:t xml:space="preserve"> </w:t>
      </w:r>
      <w:r w:rsidRPr="00C97F29">
        <w:rPr>
          <w:rFonts w:eastAsia="Times New Roman" w:cstheme="minorHAnsi"/>
          <w:color w:val="000000" w:themeColor="text1"/>
        </w:rPr>
        <w:t>genomen voor eventuele schoolwerk dat ik maandag niet afkrijg, ik heb die dag nog niet al te veel moeten gebruiken</w:t>
      </w:r>
    </w:p>
    <w:p w14:paraId="247B6162" w14:textId="77777777" w:rsidR="002D7D90" w:rsidRPr="00C97F29" w:rsidRDefault="002D7D90" w:rsidP="002D7D90">
      <w:pPr>
        <w:rPr>
          <w:rFonts w:cstheme="minorHAnsi"/>
        </w:rPr>
      </w:pPr>
    </w:p>
    <w:p w14:paraId="2C53B163" w14:textId="77777777" w:rsidR="002D7D90" w:rsidRPr="00C97F29" w:rsidRDefault="002D7D90" w:rsidP="0D27FB3C">
      <w:pPr>
        <w:rPr>
          <w:b/>
          <w:bCs/>
        </w:rPr>
      </w:pPr>
      <w:r w:rsidRPr="0D27FB3C">
        <w:rPr>
          <w:b/>
          <w:bCs/>
        </w:rPr>
        <w:t>Evaluatie leerdoelen</w:t>
      </w:r>
    </w:p>
    <w:p w14:paraId="21C8F311" w14:textId="77777777" w:rsidR="002D7D90" w:rsidRPr="00C97F29" w:rsidRDefault="002D7D90" w:rsidP="002D7D90">
      <w:pPr>
        <w:pStyle w:val="ListParagraph"/>
        <w:numPr>
          <w:ilvl w:val="0"/>
          <w:numId w:val="33"/>
        </w:numPr>
        <w:spacing w:after="160" w:line="259" w:lineRule="auto"/>
        <w:rPr>
          <w:rFonts w:cstheme="minorHAnsi"/>
          <w:b/>
          <w:bCs/>
        </w:rPr>
      </w:pPr>
      <w:r w:rsidRPr="00C97F29">
        <w:rPr>
          <w:rFonts w:cstheme="minorHAnsi"/>
          <w:b/>
          <w:bCs/>
        </w:rPr>
        <w:t>Welke leerdoelen heb je opgesteld?</w:t>
      </w:r>
    </w:p>
    <w:p w14:paraId="35218D52" w14:textId="77777777" w:rsidR="002D7D90" w:rsidRPr="00C97F29" w:rsidRDefault="002D7D90" w:rsidP="002D7D90">
      <w:pPr>
        <w:pStyle w:val="ListParagraph"/>
        <w:numPr>
          <w:ilvl w:val="1"/>
          <w:numId w:val="33"/>
        </w:numPr>
        <w:spacing w:after="160" w:line="259" w:lineRule="auto"/>
        <w:rPr>
          <w:rFonts w:cstheme="minorHAnsi"/>
          <w:b/>
          <w:bCs/>
        </w:rPr>
      </w:pPr>
      <w:r w:rsidRPr="00C97F29">
        <w:rPr>
          <w:rFonts w:cstheme="minorHAnsi"/>
          <w:b/>
          <w:bCs/>
        </w:rPr>
        <w:t xml:space="preserve">Professional Skills: </w:t>
      </w:r>
      <w:r w:rsidRPr="00C97F29">
        <w:rPr>
          <w:rFonts w:cstheme="minorHAnsi"/>
        </w:rPr>
        <w:t>Samenvattingen maken tijdens de les.</w:t>
      </w:r>
    </w:p>
    <w:p w14:paraId="63375AD4" w14:textId="77777777" w:rsidR="002D7D90" w:rsidRPr="00C97F29" w:rsidRDefault="002D7D90" w:rsidP="002D7D90">
      <w:pPr>
        <w:pStyle w:val="ListParagraph"/>
        <w:numPr>
          <w:ilvl w:val="1"/>
          <w:numId w:val="33"/>
        </w:numPr>
        <w:spacing w:after="160" w:line="259" w:lineRule="auto"/>
        <w:rPr>
          <w:rFonts w:cstheme="minorHAnsi"/>
          <w:b/>
          <w:bCs/>
        </w:rPr>
      </w:pPr>
      <w:r w:rsidRPr="00C97F29">
        <w:rPr>
          <w:rFonts w:cstheme="minorHAnsi"/>
          <w:b/>
          <w:bCs/>
        </w:rPr>
        <w:t xml:space="preserve">Programmeren: </w:t>
      </w:r>
      <w:r w:rsidRPr="00C97F29">
        <w:rPr>
          <w:rFonts w:cstheme="minorHAnsi"/>
        </w:rPr>
        <w:t>Oudere opdrachten opnieuw schrijven met nieuwe technieken.</w:t>
      </w:r>
    </w:p>
    <w:p w14:paraId="5DA46143" w14:textId="77777777" w:rsidR="002D7D90" w:rsidRPr="00C97F29" w:rsidRDefault="002D7D90" w:rsidP="002D7D90">
      <w:pPr>
        <w:pStyle w:val="ListParagraph"/>
        <w:numPr>
          <w:ilvl w:val="0"/>
          <w:numId w:val="33"/>
        </w:numPr>
        <w:spacing w:after="160" w:line="259" w:lineRule="auto"/>
        <w:rPr>
          <w:rFonts w:cstheme="minorHAnsi"/>
          <w:b/>
          <w:bCs/>
        </w:rPr>
      </w:pPr>
      <w:r w:rsidRPr="00C97F29">
        <w:rPr>
          <w:rFonts w:cstheme="minorHAnsi"/>
          <w:b/>
          <w:bCs/>
        </w:rPr>
        <w:t>Welke activiteiten heb je ondernomen voor het werken aan beide leerdoelen?</w:t>
      </w:r>
    </w:p>
    <w:p w14:paraId="063436E9" w14:textId="7E8F328D" w:rsidR="002D7D90" w:rsidRPr="00C97F29" w:rsidRDefault="002D7D90" w:rsidP="002D7D90">
      <w:pPr>
        <w:pStyle w:val="ListParagraph"/>
        <w:rPr>
          <w:rFonts w:cstheme="minorHAnsi"/>
        </w:rPr>
      </w:pPr>
      <w:r w:rsidRPr="00C97F29">
        <w:rPr>
          <w:rFonts w:cstheme="minorHAnsi"/>
        </w:rPr>
        <w:t>Ik heb voor de professionele skills elke week op maandag een samenvatting gemaakt van wat er in de les verteld is.</w:t>
      </w:r>
      <w:r w:rsidR="00BD29B6">
        <w:rPr>
          <w:rFonts w:cstheme="minorHAnsi"/>
        </w:rPr>
        <w:t xml:space="preserve"> </w:t>
      </w:r>
    </w:p>
    <w:p w14:paraId="1C2B4DE1" w14:textId="77777777" w:rsidR="002D7D90" w:rsidRPr="00C97F29" w:rsidRDefault="002D7D90" w:rsidP="002D7D90">
      <w:pPr>
        <w:pStyle w:val="ListParagraph"/>
        <w:rPr>
          <w:rFonts w:cstheme="minorHAnsi"/>
        </w:rPr>
      </w:pPr>
      <w:r w:rsidRPr="00C97F29">
        <w:rPr>
          <w:rFonts w:cstheme="minorHAnsi"/>
        </w:rPr>
        <w:t>Voor het programmeren heb ik elke vrijdag een oude opdracht opnieuw geschreven om te reflecteren.</w:t>
      </w:r>
    </w:p>
    <w:p w14:paraId="44578449" w14:textId="77777777" w:rsidR="002D7D90" w:rsidRPr="00C97F29" w:rsidRDefault="002D7D90" w:rsidP="002D7D90">
      <w:pPr>
        <w:pStyle w:val="ListParagraph"/>
        <w:numPr>
          <w:ilvl w:val="0"/>
          <w:numId w:val="33"/>
        </w:numPr>
        <w:spacing w:after="160" w:line="259" w:lineRule="auto"/>
        <w:rPr>
          <w:rFonts w:cstheme="minorHAnsi"/>
          <w:b/>
          <w:bCs/>
        </w:rPr>
      </w:pPr>
      <w:r w:rsidRPr="00C97F29">
        <w:rPr>
          <w:rFonts w:cstheme="minorHAnsi"/>
          <w:b/>
          <w:bCs/>
        </w:rPr>
        <w:t>Wat zou je eventueel nog meer kunnen doen? Of anders kunnen doen?</w:t>
      </w:r>
    </w:p>
    <w:p w14:paraId="38727345" w14:textId="2323513B" w:rsidR="00BD29B6" w:rsidRPr="00BD29B6" w:rsidRDefault="1FB08D22" w:rsidP="00BD29B6">
      <w:pPr>
        <w:pStyle w:val="ListParagraph"/>
      </w:pPr>
      <w:r w:rsidRPr="1FB08D22">
        <w:t xml:space="preserve">Ik zou eventueel nog </w:t>
      </w:r>
      <w:r w:rsidR="00FD76E7">
        <w:t>de</w:t>
      </w:r>
      <w:r w:rsidRPr="1FB08D22">
        <w:t xml:space="preserve"> samenvatting</w:t>
      </w:r>
      <w:r w:rsidR="00FD76E7">
        <w:t>en</w:t>
      </w:r>
      <w:r w:rsidRPr="1FB08D22">
        <w:t xml:space="preserve"> van de lesstof</w:t>
      </w:r>
      <w:r w:rsidR="00FD76E7">
        <w:t xml:space="preserve"> beter voor mezelf kunnen organiseren op onderwerp, zodat als ik er later vragen over heb, ik de </w:t>
      </w:r>
      <w:r w:rsidR="006C5C32">
        <w:t>samenvattingen</w:t>
      </w:r>
      <w:r w:rsidR="00FD76E7">
        <w:t xml:space="preserve"> op onderwerp kan</w:t>
      </w:r>
      <w:r w:rsidR="006C5C32">
        <w:t xml:space="preserve"> doorzoeken</w:t>
      </w:r>
      <w:r w:rsidRPr="1FB08D22">
        <w:t>.</w:t>
      </w:r>
      <w:r w:rsidR="002D7D90">
        <w:br/>
      </w:r>
      <w:r w:rsidRPr="1FB08D22">
        <w:lastRenderedPageBreak/>
        <w:t xml:space="preserve">Ook kan ik samen met mijn leerteam naar de herschreven code kijken om daar feedback over te vragen en </w:t>
      </w:r>
      <w:r w:rsidR="00693D48">
        <w:t>hen</w:t>
      </w:r>
      <w:r w:rsidRPr="1FB08D22">
        <w:t xml:space="preserve"> eventueel tips te geven.</w:t>
      </w:r>
    </w:p>
    <w:p w14:paraId="478E0629" w14:textId="3A684101" w:rsidR="00CB1F98" w:rsidRDefault="00CB1F98">
      <w:pPr>
        <w:spacing w:after="160" w:line="259" w:lineRule="auto"/>
        <w:rPr>
          <w:rFonts w:cstheme="minorHAnsi"/>
          <w:color w:val="242424"/>
        </w:rPr>
      </w:pPr>
      <w:r>
        <w:rPr>
          <w:rFonts w:cstheme="minorHAnsi"/>
          <w:color w:val="242424"/>
        </w:rPr>
        <w:br w:type="page"/>
      </w:r>
    </w:p>
    <w:p w14:paraId="4F2844E6" w14:textId="77777777" w:rsidR="00BD29B6" w:rsidRDefault="00BD29B6">
      <w:pPr>
        <w:spacing w:after="160" w:line="259" w:lineRule="auto"/>
        <w:rPr>
          <w:rFonts w:cstheme="minorHAnsi"/>
          <w:color w:val="242424"/>
        </w:rPr>
      </w:pPr>
    </w:p>
    <w:p w14:paraId="13E1A359" w14:textId="77777777" w:rsidR="00096DDA" w:rsidRPr="00C97F29" w:rsidRDefault="00096DDA" w:rsidP="0D27FB3C">
      <w:pPr>
        <w:pStyle w:val="NormalWeb"/>
        <w:numPr>
          <w:ilvl w:val="1"/>
          <w:numId w:val="5"/>
        </w:numPr>
        <w:shd w:val="clear" w:color="auto" w:fill="FFFFFF" w:themeFill="background1"/>
        <w:spacing w:before="0" w:beforeAutospacing="0" w:after="0" w:afterAutospacing="0"/>
        <w:ind w:left="567" w:hanging="567"/>
        <w:rPr>
          <w:rFonts w:asciiTheme="minorHAnsi" w:hAnsiTheme="minorHAnsi" w:cstheme="minorBidi"/>
          <w:color w:val="242424"/>
          <w:sz w:val="22"/>
          <w:szCs w:val="22"/>
        </w:rPr>
      </w:pPr>
      <w:r w:rsidRPr="0D27FB3C">
        <w:rPr>
          <w:rFonts w:asciiTheme="minorHAnsi" w:hAnsiTheme="minorHAnsi" w:cstheme="minorBidi"/>
          <w:color w:val="242424"/>
          <w:sz w:val="22"/>
          <w:szCs w:val="22"/>
        </w:rPr>
        <w:t>Feedbacksessie: verslag - week 9/10</w:t>
      </w:r>
    </w:p>
    <w:p w14:paraId="58BC9434" w14:textId="6D76F85A" w:rsidR="008F6C96" w:rsidRPr="00693D48" w:rsidRDefault="008F6C96" w:rsidP="008F6C96">
      <w:pPr>
        <w:pStyle w:val="ListParagraph"/>
        <w:numPr>
          <w:ilvl w:val="0"/>
          <w:numId w:val="37"/>
        </w:numPr>
        <w:spacing w:after="160" w:line="259" w:lineRule="auto"/>
        <w:rPr>
          <w:rFonts w:eastAsia="Times New Roman" w:cstheme="minorHAnsi"/>
          <w:b/>
          <w:bCs/>
          <w:color w:val="000000" w:themeColor="text1"/>
          <w:lang w:eastAsia="zh-CN"/>
        </w:rPr>
      </w:pPr>
      <w:r w:rsidRPr="00693D48">
        <w:rPr>
          <w:rFonts w:eastAsia="Times New Roman" w:cstheme="minorHAnsi"/>
          <w:b/>
          <w:bCs/>
          <w:color w:val="000000" w:themeColor="text1"/>
          <w:lang w:eastAsia="zh-CN"/>
        </w:rPr>
        <w:t>Welke zaken doe je goed volgens je docent?</w:t>
      </w:r>
    </w:p>
    <w:p w14:paraId="558E6475" w14:textId="77777777" w:rsidR="008F6C96" w:rsidRPr="00C97F29" w:rsidRDefault="008F6C96" w:rsidP="008F6C96">
      <w:pPr>
        <w:pStyle w:val="ListParagraph"/>
        <w:rPr>
          <w:rFonts w:eastAsia="Times New Roman" w:cstheme="minorHAnsi"/>
          <w:color w:val="000000" w:themeColor="text1"/>
          <w:lang w:eastAsia="zh-CN"/>
        </w:rPr>
      </w:pPr>
      <w:r w:rsidRPr="00C97F29">
        <w:rPr>
          <w:rFonts w:eastAsia="Times New Roman" w:cstheme="minorHAnsi"/>
          <w:color w:val="000000" w:themeColor="text1"/>
          <w:lang w:eastAsia="zh-CN"/>
        </w:rPr>
        <w:t>Volgens Lotte ben ik een energieke, gemotiveerde vrolijke jongen.</w:t>
      </w:r>
      <w:r w:rsidRPr="00C97F29">
        <w:rPr>
          <w:rFonts w:eastAsia="Times New Roman" w:cstheme="minorHAnsi"/>
          <w:color w:val="000000" w:themeColor="text1"/>
          <w:lang w:eastAsia="zh-CN"/>
        </w:rPr>
        <w:br/>
        <w:t>Het was fijn dat ik binnen het leerteam de leider rol op heb gepakt.</w:t>
      </w:r>
    </w:p>
    <w:p w14:paraId="52B0C6FA" w14:textId="51BA12EE" w:rsidR="008F6C96" w:rsidRPr="00C97F29" w:rsidRDefault="1FB08D22" w:rsidP="0D27FB3C">
      <w:pPr>
        <w:pStyle w:val="ListParagraph"/>
        <w:rPr>
          <w:rFonts w:eastAsia="Times New Roman"/>
          <w:color w:val="000000" w:themeColor="text1"/>
          <w:lang w:eastAsia="zh-CN"/>
        </w:rPr>
      </w:pPr>
      <w:r w:rsidRPr="1FB08D22">
        <w:rPr>
          <w:rFonts w:eastAsia="Times New Roman"/>
          <w:color w:val="000000" w:themeColor="text1"/>
          <w:lang w:eastAsia="zh-CN"/>
        </w:rPr>
        <w:t xml:space="preserve">In </w:t>
      </w:r>
      <w:proofErr w:type="spellStart"/>
      <w:r w:rsidRPr="1FB08D22">
        <w:rPr>
          <w:rFonts w:eastAsia="Times New Roman"/>
          <w:color w:val="000000" w:themeColor="text1"/>
          <w:lang w:eastAsia="zh-CN"/>
        </w:rPr>
        <w:t>Codegrade</w:t>
      </w:r>
      <w:proofErr w:type="spellEnd"/>
      <w:r w:rsidRPr="1FB08D22">
        <w:rPr>
          <w:rFonts w:eastAsia="Times New Roman"/>
          <w:color w:val="000000" w:themeColor="text1"/>
          <w:lang w:eastAsia="zh-CN"/>
        </w:rPr>
        <w:t xml:space="preserve"> ging het redelijk goed </w:t>
      </w:r>
      <w:r w:rsidR="00855CF3">
        <w:rPr>
          <w:rFonts w:eastAsia="Times New Roman"/>
          <w:color w:val="000000" w:themeColor="text1"/>
          <w:lang w:eastAsia="zh-CN"/>
        </w:rPr>
        <w:t>v</w:t>
      </w:r>
      <w:r w:rsidRPr="1FB08D22">
        <w:rPr>
          <w:rFonts w:eastAsia="Times New Roman"/>
          <w:color w:val="000000" w:themeColor="text1"/>
          <w:lang w:eastAsia="zh-CN"/>
        </w:rPr>
        <w:t>olgens</w:t>
      </w:r>
      <w:r w:rsidR="00855CF3">
        <w:rPr>
          <w:rFonts w:eastAsia="Times New Roman"/>
          <w:color w:val="000000" w:themeColor="text1"/>
          <w:lang w:eastAsia="zh-CN"/>
        </w:rPr>
        <w:t xml:space="preserve"> </w:t>
      </w:r>
      <w:r w:rsidRPr="1FB08D22">
        <w:rPr>
          <w:rFonts w:eastAsia="Times New Roman"/>
          <w:color w:val="000000" w:themeColor="text1"/>
          <w:lang w:eastAsia="zh-CN"/>
        </w:rPr>
        <w:t xml:space="preserve">Ditmar, </w:t>
      </w:r>
      <w:r w:rsidR="00855CF3">
        <w:rPr>
          <w:rFonts w:eastAsia="Times New Roman"/>
          <w:color w:val="000000" w:themeColor="text1"/>
          <w:lang w:eastAsia="zh-CN"/>
        </w:rPr>
        <w:t xml:space="preserve">ook </w:t>
      </w:r>
      <w:r w:rsidRPr="1FB08D22">
        <w:rPr>
          <w:rFonts w:eastAsia="Times New Roman"/>
          <w:color w:val="000000" w:themeColor="text1"/>
          <w:lang w:eastAsia="zh-CN"/>
        </w:rPr>
        <w:t xml:space="preserve">al zijn de </w:t>
      </w:r>
      <w:proofErr w:type="spellStart"/>
      <w:r w:rsidRPr="1FB08D22">
        <w:rPr>
          <w:rFonts w:eastAsia="Times New Roman"/>
          <w:color w:val="000000" w:themeColor="text1"/>
          <w:lang w:eastAsia="zh-CN"/>
        </w:rPr>
        <w:t>problems</w:t>
      </w:r>
      <w:proofErr w:type="spellEnd"/>
      <w:r w:rsidRPr="1FB08D22">
        <w:rPr>
          <w:rFonts w:eastAsia="Times New Roman"/>
          <w:color w:val="000000" w:themeColor="text1"/>
          <w:lang w:eastAsia="zh-CN"/>
        </w:rPr>
        <w:t xml:space="preserve"> van week 7 nog </w:t>
      </w:r>
      <w:r w:rsidR="00CB1F98">
        <w:rPr>
          <w:rFonts w:eastAsia="Times New Roman"/>
          <w:color w:val="000000" w:themeColor="text1"/>
          <w:lang w:eastAsia="zh-CN"/>
        </w:rPr>
        <w:t xml:space="preserve">niet </w:t>
      </w:r>
      <w:r w:rsidRPr="1FB08D22">
        <w:rPr>
          <w:rFonts w:eastAsia="Times New Roman"/>
          <w:color w:val="000000" w:themeColor="text1"/>
          <w:lang w:eastAsia="zh-CN"/>
        </w:rPr>
        <w:t>af.</w:t>
      </w:r>
    </w:p>
    <w:p w14:paraId="62CE42EE" w14:textId="77777777" w:rsidR="008F6C96" w:rsidRPr="00C97F29" w:rsidRDefault="008F6C96" w:rsidP="008F6C96">
      <w:pPr>
        <w:pStyle w:val="ListParagraph"/>
        <w:rPr>
          <w:rFonts w:eastAsia="Times New Roman" w:cstheme="minorHAnsi"/>
          <w:color w:val="000000" w:themeColor="text1"/>
          <w:lang w:eastAsia="zh-CN"/>
        </w:rPr>
      </w:pPr>
    </w:p>
    <w:p w14:paraId="1DEA83B2" w14:textId="77777777" w:rsidR="008F6C96" w:rsidRPr="00693D48" w:rsidRDefault="008F6C96" w:rsidP="008F6C96">
      <w:pPr>
        <w:pStyle w:val="ListParagraph"/>
        <w:numPr>
          <w:ilvl w:val="0"/>
          <w:numId w:val="37"/>
        </w:numPr>
        <w:spacing w:after="160" w:line="259" w:lineRule="auto"/>
        <w:rPr>
          <w:rFonts w:eastAsia="Times New Roman" w:cstheme="minorHAnsi"/>
          <w:b/>
          <w:bCs/>
          <w:color w:val="000000" w:themeColor="text1"/>
          <w:lang w:eastAsia="zh-CN"/>
        </w:rPr>
      </w:pPr>
      <w:r w:rsidRPr="00693D48">
        <w:rPr>
          <w:rFonts w:eastAsia="Times New Roman" w:cstheme="minorHAnsi"/>
          <w:b/>
          <w:bCs/>
          <w:color w:val="000000" w:themeColor="text1"/>
          <w:lang w:eastAsia="zh-CN"/>
        </w:rPr>
        <w:t>Zijn er verbeterpunten besproken? Zo ja, welke?</w:t>
      </w:r>
    </w:p>
    <w:p w14:paraId="48CB1855" w14:textId="77777777" w:rsidR="008F6C96" w:rsidRPr="00C97F29" w:rsidRDefault="008F6C96" w:rsidP="008F6C96">
      <w:pPr>
        <w:pStyle w:val="ListParagraph"/>
        <w:rPr>
          <w:rFonts w:eastAsia="Times New Roman" w:cstheme="minorHAnsi"/>
          <w:color w:val="000000" w:themeColor="text1"/>
          <w:lang w:eastAsia="zh-CN"/>
        </w:rPr>
      </w:pPr>
      <w:r w:rsidRPr="00C97F29">
        <w:rPr>
          <w:rFonts w:eastAsia="Times New Roman" w:cstheme="minorHAnsi"/>
          <w:color w:val="000000" w:themeColor="text1"/>
          <w:lang w:eastAsia="zh-CN"/>
        </w:rPr>
        <w:t>We hebben één verbeterpunt besproken, dat ging over het mentaal afhaken tijdens de les.</w:t>
      </w:r>
    </w:p>
    <w:p w14:paraId="32715876" w14:textId="77777777" w:rsidR="008F6C96" w:rsidRPr="00C97F29" w:rsidRDefault="008F6C96" w:rsidP="008F6C96">
      <w:pPr>
        <w:pStyle w:val="ListParagraph"/>
        <w:rPr>
          <w:rFonts w:eastAsia="Times New Roman" w:cstheme="minorHAnsi"/>
          <w:color w:val="000000" w:themeColor="text1"/>
          <w:lang w:eastAsia="zh-CN"/>
        </w:rPr>
      </w:pPr>
      <w:r w:rsidRPr="00C97F29">
        <w:rPr>
          <w:rFonts w:eastAsia="Times New Roman" w:cstheme="minorHAnsi"/>
          <w:color w:val="000000" w:themeColor="text1"/>
          <w:lang w:eastAsia="zh-CN"/>
        </w:rPr>
        <w:t>Hiervoor was de suggestie dat mijn leerteam mij aantikt als zij merken dat ik afdwaal.</w:t>
      </w:r>
    </w:p>
    <w:p w14:paraId="415B69B4" w14:textId="77777777" w:rsidR="008F6C96" w:rsidRPr="00C97F29" w:rsidRDefault="008F6C96" w:rsidP="008F6C96">
      <w:pPr>
        <w:pStyle w:val="ListParagraph"/>
        <w:rPr>
          <w:rFonts w:eastAsia="Times New Roman" w:cstheme="minorHAnsi"/>
          <w:color w:val="000000" w:themeColor="text1"/>
          <w:lang w:eastAsia="zh-CN"/>
        </w:rPr>
      </w:pPr>
    </w:p>
    <w:p w14:paraId="6AF2F920" w14:textId="77777777" w:rsidR="008F6C96" w:rsidRPr="00693D48" w:rsidRDefault="008F6C96" w:rsidP="008F6C96">
      <w:pPr>
        <w:pStyle w:val="ListParagraph"/>
        <w:numPr>
          <w:ilvl w:val="0"/>
          <w:numId w:val="37"/>
        </w:numPr>
        <w:spacing w:after="160" w:line="259" w:lineRule="auto"/>
        <w:rPr>
          <w:rFonts w:eastAsia="Times New Roman" w:cstheme="minorHAnsi"/>
          <w:b/>
          <w:bCs/>
          <w:color w:val="000000" w:themeColor="text1"/>
          <w:lang w:eastAsia="zh-CN"/>
        </w:rPr>
      </w:pPr>
      <w:r w:rsidRPr="00693D48">
        <w:rPr>
          <w:rFonts w:eastAsia="Times New Roman" w:cstheme="minorHAnsi"/>
          <w:b/>
          <w:bCs/>
          <w:color w:val="000000" w:themeColor="text1"/>
          <w:lang w:eastAsia="zh-CN"/>
        </w:rPr>
        <w:t>Hebben jij en je docent bepaalde afspraken gemaakt voor de komende tijd? Zo ja, welke?</w:t>
      </w:r>
    </w:p>
    <w:p w14:paraId="064C3F8F" w14:textId="77777777" w:rsidR="008F6C96" w:rsidRPr="00C97F29" w:rsidRDefault="008F6C96" w:rsidP="008F6C96">
      <w:pPr>
        <w:pStyle w:val="ListParagraph"/>
        <w:rPr>
          <w:rFonts w:eastAsia="Times New Roman" w:cstheme="minorHAnsi"/>
          <w:color w:val="000000" w:themeColor="text1"/>
          <w:lang w:eastAsia="zh-CN"/>
        </w:rPr>
      </w:pPr>
      <w:r w:rsidRPr="00C97F29">
        <w:rPr>
          <w:rFonts w:eastAsia="Times New Roman" w:cstheme="minorHAnsi"/>
          <w:color w:val="000000" w:themeColor="text1"/>
          <w:lang w:eastAsia="zh-CN"/>
        </w:rPr>
        <w:t>Er zijn geen afspraken gemaakt.</w:t>
      </w:r>
    </w:p>
    <w:p w14:paraId="362EF909" w14:textId="77777777" w:rsidR="008F6C96" w:rsidRPr="00C97F29" w:rsidRDefault="008F6C96" w:rsidP="008F6C96">
      <w:pPr>
        <w:pStyle w:val="ListParagraph"/>
        <w:rPr>
          <w:rFonts w:eastAsia="Times New Roman" w:cstheme="minorHAnsi"/>
          <w:color w:val="000000" w:themeColor="text1"/>
          <w:lang w:eastAsia="zh-CN"/>
        </w:rPr>
      </w:pPr>
    </w:p>
    <w:p w14:paraId="4314AEED" w14:textId="77777777" w:rsidR="008F6C96" w:rsidRPr="00693D48" w:rsidRDefault="008F6C96" w:rsidP="008F6C96">
      <w:pPr>
        <w:pStyle w:val="ListParagraph"/>
        <w:numPr>
          <w:ilvl w:val="0"/>
          <w:numId w:val="37"/>
        </w:numPr>
        <w:spacing w:after="160" w:line="259" w:lineRule="auto"/>
        <w:rPr>
          <w:rFonts w:eastAsia="Times New Roman" w:cstheme="minorHAnsi"/>
          <w:b/>
          <w:bCs/>
          <w:color w:val="000000" w:themeColor="text1"/>
          <w:lang w:eastAsia="zh-CN"/>
        </w:rPr>
      </w:pPr>
      <w:r w:rsidRPr="00693D48">
        <w:rPr>
          <w:rFonts w:eastAsia="Times New Roman" w:cstheme="minorHAnsi"/>
          <w:b/>
          <w:bCs/>
          <w:color w:val="000000" w:themeColor="text1"/>
          <w:lang w:eastAsia="zh-CN"/>
        </w:rPr>
        <w:t>Wat vind je zelf van de ontvangen feedback? Herken je wat er besproken is?</w:t>
      </w:r>
    </w:p>
    <w:p w14:paraId="0B87A014" w14:textId="77777777" w:rsidR="008F6C96" w:rsidRPr="00C97F29" w:rsidRDefault="008F6C96" w:rsidP="008F6C96">
      <w:pPr>
        <w:pStyle w:val="ListParagraph"/>
        <w:rPr>
          <w:rFonts w:eastAsia="Times New Roman" w:cstheme="minorHAnsi"/>
          <w:color w:val="000000" w:themeColor="text1"/>
          <w:lang w:eastAsia="zh-CN"/>
        </w:rPr>
      </w:pPr>
      <w:r w:rsidRPr="00C97F29">
        <w:rPr>
          <w:rFonts w:eastAsia="Times New Roman" w:cstheme="minorHAnsi"/>
          <w:color w:val="000000" w:themeColor="text1"/>
          <w:lang w:eastAsia="zh-CN"/>
        </w:rPr>
        <w:t>De gekregen feedback vind ik kloppend, ik herken mezelf in wat er besproken is.</w:t>
      </w:r>
    </w:p>
    <w:p w14:paraId="6D14DAE8" w14:textId="44A72795" w:rsidR="008F6C96" w:rsidRPr="00C97F29" w:rsidRDefault="008F6C96" w:rsidP="008F6C96">
      <w:pPr>
        <w:pStyle w:val="ListParagraph"/>
        <w:rPr>
          <w:rFonts w:eastAsia="Times New Roman" w:cstheme="minorHAnsi"/>
          <w:color w:val="000000" w:themeColor="text1"/>
          <w:lang w:eastAsia="zh-CN"/>
        </w:rPr>
      </w:pPr>
      <w:r w:rsidRPr="00C97F29">
        <w:rPr>
          <w:rFonts w:eastAsia="Times New Roman" w:cstheme="minorHAnsi"/>
          <w:color w:val="000000" w:themeColor="text1"/>
          <w:lang w:eastAsia="zh-CN"/>
        </w:rPr>
        <w:t>In de vorige feedback</w:t>
      </w:r>
      <w:r w:rsidR="002C7BBF">
        <w:rPr>
          <w:rFonts w:eastAsia="Times New Roman" w:cstheme="minorHAnsi"/>
          <w:color w:val="000000" w:themeColor="text1"/>
          <w:lang w:eastAsia="zh-CN"/>
        </w:rPr>
        <w:t xml:space="preserve">sessie </w:t>
      </w:r>
      <w:r w:rsidRPr="00C97F29">
        <w:rPr>
          <w:rFonts w:eastAsia="Times New Roman" w:cstheme="minorHAnsi"/>
          <w:color w:val="000000" w:themeColor="text1"/>
          <w:lang w:eastAsia="zh-CN"/>
        </w:rPr>
        <w:t>hadden we het ook over het afdwalen, naar mijn idee is het sindsdien minder.</w:t>
      </w:r>
    </w:p>
    <w:p w14:paraId="541EE699" w14:textId="77777777" w:rsidR="008F6C96" w:rsidRPr="00C97F29" w:rsidRDefault="008F6C96" w:rsidP="008F6C96">
      <w:pPr>
        <w:pStyle w:val="ListParagraph"/>
        <w:rPr>
          <w:rFonts w:eastAsia="Times New Roman" w:cstheme="minorHAnsi"/>
          <w:color w:val="000000" w:themeColor="text1"/>
          <w:lang w:eastAsia="zh-CN"/>
        </w:rPr>
      </w:pPr>
    </w:p>
    <w:p w14:paraId="40816036" w14:textId="77777777" w:rsidR="008F6C96" w:rsidRPr="00693D48" w:rsidRDefault="008F6C96" w:rsidP="008F6C96">
      <w:pPr>
        <w:pStyle w:val="ListParagraph"/>
        <w:numPr>
          <w:ilvl w:val="0"/>
          <w:numId w:val="37"/>
        </w:numPr>
        <w:spacing w:after="160" w:line="259" w:lineRule="auto"/>
        <w:rPr>
          <w:rFonts w:eastAsia="Times New Roman" w:cstheme="minorHAnsi"/>
          <w:b/>
          <w:bCs/>
          <w:color w:val="000000" w:themeColor="text1"/>
          <w:lang w:eastAsia="zh-CN"/>
        </w:rPr>
      </w:pPr>
      <w:r w:rsidRPr="00693D48">
        <w:rPr>
          <w:rFonts w:eastAsia="Times New Roman" w:cstheme="minorHAnsi"/>
          <w:b/>
          <w:bCs/>
          <w:color w:val="000000" w:themeColor="text1"/>
          <w:lang w:eastAsia="zh-CN"/>
        </w:rPr>
        <w:t>Welke zaken uit het gesprek kun je meenemen in je plan van aanpak?</w:t>
      </w:r>
    </w:p>
    <w:p w14:paraId="3E54CF49" w14:textId="6688E621" w:rsidR="008F6C96" w:rsidRPr="00C97F29" w:rsidRDefault="008F6C96" w:rsidP="008F6C96">
      <w:pPr>
        <w:pStyle w:val="ListParagraph"/>
        <w:rPr>
          <w:rFonts w:eastAsia="Times New Roman" w:cstheme="minorHAnsi"/>
          <w:color w:val="000000" w:themeColor="text1"/>
          <w:lang w:eastAsia="zh-CN"/>
        </w:rPr>
      </w:pPr>
      <w:r w:rsidRPr="00C97F29">
        <w:rPr>
          <w:rFonts w:eastAsia="Times New Roman" w:cstheme="minorHAnsi"/>
          <w:color w:val="000000" w:themeColor="text1"/>
          <w:lang w:eastAsia="zh-CN"/>
        </w:rPr>
        <w:t>Mijn plan van aanpak na de vorige keer was om notities te maken tijdens de les om mijn aandacht erbij te houden</w:t>
      </w:r>
      <w:r w:rsidR="00855CF3">
        <w:rPr>
          <w:rFonts w:eastAsia="Times New Roman" w:cstheme="minorHAnsi"/>
          <w:color w:val="000000" w:themeColor="text1"/>
          <w:lang w:eastAsia="zh-CN"/>
        </w:rPr>
        <w:t>.</w:t>
      </w:r>
      <w:r w:rsidR="00250CE6">
        <w:rPr>
          <w:rFonts w:eastAsia="Times New Roman" w:cstheme="minorHAnsi"/>
          <w:color w:val="000000" w:themeColor="text1"/>
          <w:lang w:eastAsia="zh-CN"/>
        </w:rPr>
        <w:t xml:space="preserve"> Naar mijn mening is dat gelukt dus dit is iets wat ik zal blijven doen. Er zijn in het gesprek verder geen zaken naar voren gekomen om mee te nemen in mijn plan van aanpak.</w:t>
      </w:r>
    </w:p>
    <w:p w14:paraId="52444275" w14:textId="77777777" w:rsidR="00096DDA" w:rsidRPr="00C97F29" w:rsidRDefault="00096DDA" w:rsidP="00096DDA">
      <w:pPr>
        <w:pStyle w:val="NormalWeb"/>
        <w:shd w:val="clear" w:color="auto" w:fill="FFFFFF" w:themeFill="background1"/>
        <w:spacing w:before="0" w:beforeAutospacing="0" w:after="0" w:afterAutospacing="0"/>
        <w:ind w:left="567" w:hanging="567"/>
        <w:rPr>
          <w:rFonts w:asciiTheme="minorHAnsi" w:hAnsiTheme="minorHAnsi" w:cstheme="minorHAnsi"/>
          <w:color w:val="242424"/>
          <w:sz w:val="22"/>
          <w:szCs w:val="22"/>
        </w:rPr>
      </w:pPr>
    </w:p>
    <w:p w14:paraId="1FB65407" w14:textId="1E802322" w:rsidR="006F019A" w:rsidRPr="00C97F29" w:rsidRDefault="006F019A">
      <w:pPr>
        <w:spacing w:after="160" w:line="259" w:lineRule="auto"/>
        <w:rPr>
          <w:rFonts w:eastAsia="Times New Roman" w:cstheme="minorHAnsi"/>
          <w:color w:val="242424"/>
          <w:lang w:eastAsia="nl-NL"/>
        </w:rPr>
      </w:pPr>
      <w:r w:rsidRPr="00C97F29">
        <w:rPr>
          <w:rFonts w:cstheme="minorHAnsi"/>
          <w:color w:val="242424"/>
        </w:rPr>
        <w:br w:type="page"/>
      </w:r>
    </w:p>
    <w:p w14:paraId="34D09616" w14:textId="77777777" w:rsidR="00096DDA" w:rsidRPr="00C97F29" w:rsidRDefault="00096DDA" w:rsidP="00096DDA">
      <w:pPr>
        <w:pStyle w:val="NormalWeb"/>
        <w:shd w:val="clear" w:color="auto" w:fill="FFFFFF" w:themeFill="background1"/>
        <w:spacing w:before="0" w:beforeAutospacing="0" w:after="0" w:afterAutospacing="0"/>
        <w:ind w:left="567" w:hanging="567"/>
        <w:rPr>
          <w:rFonts w:asciiTheme="minorHAnsi" w:hAnsiTheme="minorHAnsi" w:cstheme="minorHAnsi"/>
          <w:color w:val="242424"/>
          <w:sz w:val="22"/>
          <w:szCs w:val="22"/>
        </w:rPr>
      </w:pPr>
    </w:p>
    <w:p w14:paraId="30C25BFF" w14:textId="1A9ABD18" w:rsidR="00096DDA" w:rsidRPr="00C97F29" w:rsidRDefault="00812B23" w:rsidP="00812B23">
      <w:pPr>
        <w:pStyle w:val="NormalWeb"/>
        <w:shd w:val="clear" w:color="auto" w:fill="FFFFFF" w:themeFill="background1"/>
        <w:spacing w:before="0" w:beforeAutospacing="0" w:after="0" w:afterAutospacing="0"/>
        <w:rPr>
          <w:rFonts w:asciiTheme="minorHAnsi" w:hAnsiTheme="minorHAnsi" w:cstheme="minorHAnsi"/>
          <w:color w:val="242424"/>
          <w:sz w:val="22"/>
          <w:szCs w:val="22"/>
        </w:rPr>
      </w:pPr>
      <w:r w:rsidRPr="00C97F29">
        <w:rPr>
          <w:rFonts w:asciiTheme="minorHAnsi" w:hAnsiTheme="minorHAnsi" w:cstheme="minorHAnsi"/>
          <w:color w:val="242424"/>
          <w:sz w:val="22"/>
          <w:szCs w:val="22"/>
        </w:rPr>
        <w:t xml:space="preserve">1.7    </w:t>
      </w:r>
      <w:r w:rsidR="00096DDA" w:rsidRPr="00C97F29">
        <w:rPr>
          <w:rFonts w:asciiTheme="minorHAnsi" w:hAnsiTheme="minorHAnsi" w:cstheme="minorHAnsi"/>
          <w:color w:val="242424"/>
          <w:sz w:val="22"/>
          <w:szCs w:val="22"/>
        </w:rPr>
        <w:t>Plan van aanpak: leerdoelen - week 11</w:t>
      </w:r>
    </w:p>
    <w:p w14:paraId="7DFCC2CD" w14:textId="77777777" w:rsidR="00DC4FC2" w:rsidRPr="00E65F76" w:rsidRDefault="00DC4FC2" w:rsidP="00DC4FC2">
      <w:r w:rsidRPr="00E65F76">
        <w:rPr>
          <w:b/>
          <w:bCs/>
        </w:rPr>
        <w:t>Mijn leerdoel professional skills</w:t>
      </w:r>
      <w:r w:rsidRPr="00E65F76">
        <w:t>:</w:t>
      </w:r>
    </w:p>
    <w:tbl>
      <w:tblPr>
        <w:tblStyle w:val="TableGrid"/>
        <w:tblW w:w="0" w:type="auto"/>
        <w:tblInd w:w="0" w:type="dxa"/>
        <w:tblLook w:val="04A0" w:firstRow="1" w:lastRow="0" w:firstColumn="1" w:lastColumn="0" w:noHBand="0" w:noVBand="1"/>
      </w:tblPr>
      <w:tblGrid>
        <w:gridCol w:w="1412"/>
        <w:gridCol w:w="7604"/>
      </w:tblGrid>
      <w:tr w:rsidR="00DC4FC2" w:rsidRPr="00E65F76" w14:paraId="536D70C2" w14:textId="77777777" w:rsidTr="00044A2D">
        <w:tc>
          <w:tcPr>
            <w:tcW w:w="1413" w:type="dxa"/>
          </w:tcPr>
          <w:p w14:paraId="64CA3778" w14:textId="77777777" w:rsidR="00DC4FC2" w:rsidRPr="00E65F76" w:rsidRDefault="00DC4FC2" w:rsidP="00044A2D">
            <w:r w:rsidRPr="00E65F76">
              <w:rPr>
                <w:b/>
                <w:bCs/>
                <w:color w:val="FF0000"/>
              </w:rPr>
              <w:t>S</w:t>
            </w:r>
            <w:r w:rsidRPr="00E65F76">
              <w:t>pecifiek</w:t>
            </w:r>
          </w:p>
        </w:tc>
        <w:tc>
          <w:tcPr>
            <w:tcW w:w="7649" w:type="dxa"/>
          </w:tcPr>
          <w:p w14:paraId="3CBEE051" w14:textId="3FBC9894" w:rsidR="00DC4FC2" w:rsidRPr="00E65F76" w:rsidRDefault="00DC4FC2" w:rsidP="00044A2D">
            <w:r w:rsidRPr="00E65F76">
              <w:t xml:space="preserve">Ik </w:t>
            </w:r>
            <w:proofErr w:type="gramStart"/>
            <w:r w:rsidRPr="00E65F76">
              <w:t>vindt</w:t>
            </w:r>
            <w:proofErr w:type="gramEnd"/>
            <w:r w:rsidRPr="00E65F76">
              <w:t xml:space="preserve"> het moeilijk om betrouwbare technische bronnen te vinden.</w:t>
            </w:r>
          </w:p>
          <w:p w14:paraId="67A8D7D8" w14:textId="4F668191" w:rsidR="00DC4FC2" w:rsidRPr="00E65F76" w:rsidRDefault="00DC4FC2" w:rsidP="00044A2D">
            <w:r w:rsidRPr="00E65F76">
              <w:t>Daarom ga ik één betrouwbare technische bron zoeken die bij de lesstof past per week.</w:t>
            </w:r>
          </w:p>
        </w:tc>
      </w:tr>
      <w:tr w:rsidR="00DC4FC2" w:rsidRPr="00E65F76" w14:paraId="3E706505" w14:textId="77777777" w:rsidTr="00044A2D">
        <w:tc>
          <w:tcPr>
            <w:tcW w:w="1413" w:type="dxa"/>
          </w:tcPr>
          <w:p w14:paraId="288B938D" w14:textId="77777777" w:rsidR="00DC4FC2" w:rsidRPr="00E65F76" w:rsidRDefault="00DC4FC2" w:rsidP="00044A2D">
            <w:r w:rsidRPr="00E65F76">
              <w:rPr>
                <w:b/>
                <w:bCs/>
                <w:color w:val="FF0000"/>
              </w:rPr>
              <w:t>M</w:t>
            </w:r>
            <w:r w:rsidRPr="00E65F76">
              <w:t>eetbaar</w:t>
            </w:r>
          </w:p>
        </w:tc>
        <w:tc>
          <w:tcPr>
            <w:tcW w:w="7649" w:type="dxa"/>
          </w:tcPr>
          <w:p w14:paraId="0DA8503B" w14:textId="77777777" w:rsidR="00DC4FC2" w:rsidRPr="00E65F76" w:rsidRDefault="00DC4FC2" w:rsidP="00044A2D">
            <w:r w:rsidRPr="00E65F76">
              <w:t xml:space="preserve">Per week ga ik op de vrijdag één uur spenderen om een betrouwbare technische bron te zoeken die past bij de lesstof die afgelopen maandag behandeld is. </w:t>
            </w:r>
          </w:p>
          <w:p w14:paraId="0D1AB044" w14:textId="77777777" w:rsidR="00DC4FC2" w:rsidRPr="00E65F76" w:rsidRDefault="00DC4FC2" w:rsidP="00044A2D">
            <w:r w:rsidRPr="00E65F76">
              <w:t>Als ik er één heb gevonden die betrouwbaar is, deel ik deze vervolgens met mijn leerteam.</w:t>
            </w:r>
          </w:p>
          <w:p w14:paraId="53E8E975" w14:textId="77777777" w:rsidR="00DC4FC2" w:rsidRPr="00E65F76" w:rsidRDefault="00DC4FC2" w:rsidP="00044A2D"/>
          <w:p w14:paraId="295115A8" w14:textId="77777777" w:rsidR="00DC4FC2" w:rsidRPr="00E65F76" w:rsidRDefault="00DC4FC2" w:rsidP="00044A2D">
            <w:r w:rsidRPr="00E65F76">
              <w:t>Dit herhaalt zich voor elke week in arch 3.</w:t>
            </w:r>
          </w:p>
          <w:p w14:paraId="26B893F1" w14:textId="77777777" w:rsidR="00DC4FC2" w:rsidRPr="00E65F76" w:rsidRDefault="00DC4FC2" w:rsidP="00044A2D"/>
          <w:p w14:paraId="15F6F70D" w14:textId="71907F09" w:rsidR="00DC4FC2" w:rsidRPr="00DC4FC2" w:rsidRDefault="00DC4FC2" w:rsidP="00044A2D">
            <w:r w:rsidRPr="00E65F76">
              <w:t>Het resulteert in een lijst van onderwerpen en bronnen voor het dossier.</w:t>
            </w:r>
          </w:p>
        </w:tc>
      </w:tr>
      <w:tr w:rsidR="00DC4FC2" w:rsidRPr="00E65F76" w14:paraId="2B1A1628" w14:textId="77777777" w:rsidTr="00044A2D">
        <w:tc>
          <w:tcPr>
            <w:tcW w:w="1413" w:type="dxa"/>
          </w:tcPr>
          <w:p w14:paraId="78E04C9A" w14:textId="77777777" w:rsidR="00DC4FC2" w:rsidRPr="00E65F76" w:rsidRDefault="00DC4FC2" w:rsidP="00044A2D">
            <w:r w:rsidRPr="00E65F76">
              <w:rPr>
                <w:b/>
                <w:bCs/>
                <w:color w:val="FF0000"/>
              </w:rPr>
              <w:t>A</w:t>
            </w:r>
            <w:r w:rsidRPr="00E65F76">
              <w:t>cceptabel</w:t>
            </w:r>
          </w:p>
        </w:tc>
        <w:tc>
          <w:tcPr>
            <w:tcW w:w="7649" w:type="dxa"/>
          </w:tcPr>
          <w:p w14:paraId="4FE79D57" w14:textId="77777777" w:rsidR="00DC4FC2" w:rsidRPr="00E65F76" w:rsidRDefault="00DC4FC2" w:rsidP="00044A2D">
            <w:r w:rsidRPr="00E65F76">
              <w:t>Door dit te doen hoop ik dat het bronnen zoeken mij makkelijker afgaat in de toekomst en dat ik daar bij het dossier profijt van heb.</w:t>
            </w:r>
          </w:p>
          <w:p w14:paraId="038BF3F1" w14:textId="77777777" w:rsidR="00DC4FC2" w:rsidRPr="00E65F76" w:rsidRDefault="00DC4FC2" w:rsidP="00044A2D"/>
        </w:tc>
      </w:tr>
      <w:tr w:rsidR="00DC4FC2" w:rsidRPr="00E65F76" w14:paraId="5FC656AB" w14:textId="77777777" w:rsidTr="00044A2D">
        <w:tc>
          <w:tcPr>
            <w:tcW w:w="1413" w:type="dxa"/>
          </w:tcPr>
          <w:p w14:paraId="22D0B973" w14:textId="77777777" w:rsidR="00DC4FC2" w:rsidRPr="00E65F76" w:rsidRDefault="00DC4FC2" w:rsidP="00044A2D">
            <w:r w:rsidRPr="00E65F76">
              <w:rPr>
                <w:b/>
                <w:bCs/>
                <w:color w:val="FF0000"/>
              </w:rPr>
              <w:t>R</w:t>
            </w:r>
            <w:r w:rsidRPr="00E65F76">
              <w:t>ealistisch</w:t>
            </w:r>
          </w:p>
        </w:tc>
        <w:tc>
          <w:tcPr>
            <w:tcW w:w="7649" w:type="dxa"/>
          </w:tcPr>
          <w:p w14:paraId="3C673E1B" w14:textId="77777777" w:rsidR="00DC4FC2" w:rsidRPr="00E65F76" w:rsidRDefault="00DC4FC2" w:rsidP="00044A2D">
            <w:r>
              <w:t xml:space="preserve">Het is haalbaar om hier elke week tijd voor vrij te maken. Door de bronnen ook binnen het leerteam te delen, vormen zij een stok achter de deur. </w:t>
            </w:r>
          </w:p>
        </w:tc>
      </w:tr>
      <w:tr w:rsidR="00DC4FC2" w:rsidRPr="00E65F76" w14:paraId="601657E1" w14:textId="77777777" w:rsidTr="00044A2D">
        <w:tc>
          <w:tcPr>
            <w:tcW w:w="1413" w:type="dxa"/>
          </w:tcPr>
          <w:p w14:paraId="56F7B530" w14:textId="77777777" w:rsidR="00DC4FC2" w:rsidRPr="00E65F76" w:rsidRDefault="00DC4FC2" w:rsidP="00044A2D">
            <w:r w:rsidRPr="00E65F76">
              <w:rPr>
                <w:b/>
                <w:bCs/>
                <w:color w:val="FF0000"/>
              </w:rPr>
              <w:t>T</w:t>
            </w:r>
            <w:r w:rsidRPr="00E65F76">
              <w:t>ijd</w:t>
            </w:r>
          </w:p>
        </w:tc>
        <w:tc>
          <w:tcPr>
            <w:tcW w:w="7649" w:type="dxa"/>
          </w:tcPr>
          <w:p w14:paraId="77EECED2" w14:textId="77777777" w:rsidR="00DC4FC2" w:rsidRPr="00E65F76" w:rsidRDefault="00DC4FC2" w:rsidP="00044A2D">
            <w:r w:rsidRPr="00E65F76">
              <w:t>Dit leerdoel herhaalt zich elke week in arch 3.</w:t>
            </w:r>
          </w:p>
          <w:p w14:paraId="3E766BE7" w14:textId="7C6CB609" w:rsidR="00DC4FC2" w:rsidRPr="00E65F76" w:rsidRDefault="00DC4FC2" w:rsidP="00044A2D">
            <w:r w:rsidRPr="00E65F76">
              <w:t>Elke vrijdag spendeer ik hier één uur aan.</w:t>
            </w:r>
          </w:p>
        </w:tc>
      </w:tr>
    </w:tbl>
    <w:p w14:paraId="54364035" w14:textId="77777777" w:rsidR="00DC4FC2" w:rsidRPr="00E65F76" w:rsidRDefault="00DC4FC2" w:rsidP="00DC4FC2"/>
    <w:p w14:paraId="404A198E" w14:textId="77777777" w:rsidR="00DC4FC2" w:rsidRDefault="00DC4FC2" w:rsidP="00DC4FC2">
      <w:r>
        <w:t xml:space="preserve">Ik wil in arch 3 oefenen met het vinden van betrouwbare technische bronnen. Ik ga elke vrijdag één uur besteden aan het zoeken van bronnen op basis van de op maandag behandelde lesstof. </w:t>
      </w:r>
    </w:p>
    <w:p w14:paraId="5C1067D8" w14:textId="77777777" w:rsidR="00DC4FC2" w:rsidRDefault="00DC4FC2" w:rsidP="00DC4FC2">
      <w:pPr>
        <w:rPr>
          <w:b/>
          <w:bCs/>
        </w:rPr>
      </w:pPr>
    </w:p>
    <w:p w14:paraId="50C71BCE" w14:textId="3BAFA316" w:rsidR="00DC4FC2" w:rsidRPr="00E65F76" w:rsidRDefault="00DC4FC2" w:rsidP="00DC4FC2">
      <w:r w:rsidRPr="00E65F76">
        <w:rPr>
          <w:b/>
          <w:bCs/>
        </w:rPr>
        <w:t>Mijn leerdoel programmeren</w:t>
      </w:r>
      <w:r w:rsidRPr="00E65F76">
        <w:t>:</w:t>
      </w:r>
    </w:p>
    <w:tbl>
      <w:tblPr>
        <w:tblStyle w:val="TableGrid"/>
        <w:tblW w:w="0" w:type="auto"/>
        <w:tblInd w:w="0" w:type="dxa"/>
        <w:tblLook w:val="04A0" w:firstRow="1" w:lastRow="0" w:firstColumn="1" w:lastColumn="0" w:noHBand="0" w:noVBand="1"/>
      </w:tblPr>
      <w:tblGrid>
        <w:gridCol w:w="1412"/>
        <w:gridCol w:w="7604"/>
      </w:tblGrid>
      <w:tr w:rsidR="00DC4FC2" w:rsidRPr="00E65F76" w14:paraId="247D4BCC" w14:textId="77777777" w:rsidTr="00044A2D">
        <w:tc>
          <w:tcPr>
            <w:tcW w:w="1413" w:type="dxa"/>
          </w:tcPr>
          <w:p w14:paraId="01828B47" w14:textId="77777777" w:rsidR="00DC4FC2" w:rsidRPr="00E65F76" w:rsidRDefault="00DC4FC2" w:rsidP="00044A2D">
            <w:r w:rsidRPr="00E65F76">
              <w:rPr>
                <w:b/>
                <w:bCs/>
                <w:color w:val="FF0000"/>
              </w:rPr>
              <w:t>S</w:t>
            </w:r>
            <w:r w:rsidRPr="00E65F76">
              <w:t>pecifiek</w:t>
            </w:r>
          </w:p>
        </w:tc>
        <w:tc>
          <w:tcPr>
            <w:tcW w:w="7649" w:type="dxa"/>
          </w:tcPr>
          <w:p w14:paraId="0825C351" w14:textId="77777777" w:rsidR="00DC4FC2" w:rsidRPr="00E65F76" w:rsidRDefault="00DC4FC2" w:rsidP="00044A2D">
            <w:r w:rsidRPr="00E65F76">
              <w:t xml:space="preserve">Ik </w:t>
            </w:r>
            <w:r>
              <w:t xml:space="preserve">pas het schrijven van unit tests op dit moment weinig toe. Ik wil hier meer mee oefenen, </w:t>
            </w:r>
            <w:r w:rsidRPr="00E65F76">
              <w:t>omdat unit tests handig zijn om code te testen en het in het vak ook veel gebruikt wordt</w:t>
            </w:r>
            <w:r>
              <w:t>.</w:t>
            </w:r>
          </w:p>
          <w:p w14:paraId="659F1F36" w14:textId="77777777" w:rsidR="00DC4FC2" w:rsidRPr="00E65F76" w:rsidRDefault="00DC4FC2" w:rsidP="00044A2D"/>
        </w:tc>
      </w:tr>
      <w:tr w:rsidR="00DC4FC2" w:rsidRPr="00E65F76" w14:paraId="5EB47970" w14:textId="77777777" w:rsidTr="00044A2D">
        <w:tc>
          <w:tcPr>
            <w:tcW w:w="1413" w:type="dxa"/>
          </w:tcPr>
          <w:p w14:paraId="75D1A5ED" w14:textId="77777777" w:rsidR="00DC4FC2" w:rsidRPr="00E65F76" w:rsidRDefault="00DC4FC2" w:rsidP="00044A2D">
            <w:r w:rsidRPr="00E65F76">
              <w:rPr>
                <w:b/>
                <w:bCs/>
                <w:color w:val="FF0000"/>
              </w:rPr>
              <w:t>M</w:t>
            </w:r>
            <w:r w:rsidRPr="00E65F76">
              <w:t>eetbaar</w:t>
            </w:r>
          </w:p>
        </w:tc>
        <w:tc>
          <w:tcPr>
            <w:tcW w:w="7649" w:type="dxa"/>
          </w:tcPr>
          <w:p w14:paraId="06D7669E" w14:textId="77777777" w:rsidR="00DC4FC2" w:rsidRPr="00E65F76" w:rsidRDefault="00DC4FC2" w:rsidP="00044A2D">
            <w:r w:rsidRPr="00E65F76">
              <w:t xml:space="preserve">Ik ga op elke vrijdag één uur voor een </w:t>
            </w:r>
            <w:proofErr w:type="spellStart"/>
            <w:r w:rsidRPr="00E65F76">
              <w:t>problem</w:t>
            </w:r>
            <w:proofErr w:type="spellEnd"/>
            <w:r w:rsidRPr="00E65F76">
              <w:t xml:space="preserve"> van de week unit tests schrijven.</w:t>
            </w:r>
            <w:r>
              <w:t xml:space="preserve"> Hier gebruik ik de documentatie van P</w:t>
            </w:r>
            <w:r w:rsidRPr="00E65F76">
              <w:t xml:space="preserve">ython </w:t>
            </w:r>
            <w:proofErr w:type="spellStart"/>
            <w:r w:rsidRPr="00E65F76">
              <w:t>UnitTest</w:t>
            </w:r>
            <w:proofErr w:type="spellEnd"/>
            <w:r w:rsidRPr="00E65F76">
              <w:t xml:space="preserve"> </w:t>
            </w:r>
            <w:r>
              <w:t>voor</w:t>
            </w:r>
            <w:r w:rsidRPr="00E65F76">
              <w:t>.</w:t>
            </w:r>
          </w:p>
          <w:p w14:paraId="10887612" w14:textId="77777777" w:rsidR="00DC4FC2" w:rsidRPr="00E65F76" w:rsidRDefault="00DC4FC2" w:rsidP="00044A2D"/>
          <w:p w14:paraId="5E264CA1" w14:textId="77777777" w:rsidR="00DC4FC2" w:rsidRPr="00E65F76" w:rsidRDefault="00DC4FC2" w:rsidP="00044A2D">
            <w:r w:rsidRPr="00E65F76">
              <w:t>De code hiervan zet ik als bewijslast in mijn dossier</w:t>
            </w:r>
            <w:r>
              <w:t xml:space="preserve">. </w:t>
            </w:r>
          </w:p>
          <w:p w14:paraId="7E56B040" w14:textId="77777777" w:rsidR="00DC4FC2" w:rsidRPr="00E65F76" w:rsidRDefault="00DC4FC2" w:rsidP="00044A2D">
            <w:pPr>
              <w:rPr>
                <w:b/>
                <w:bCs/>
              </w:rPr>
            </w:pPr>
          </w:p>
        </w:tc>
      </w:tr>
      <w:tr w:rsidR="00DC4FC2" w:rsidRPr="00E65F76" w14:paraId="009E25B2" w14:textId="77777777" w:rsidTr="00044A2D">
        <w:tc>
          <w:tcPr>
            <w:tcW w:w="1413" w:type="dxa"/>
          </w:tcPr>
          <w:p w14:paraId="4CA3B6FF" w14:textId="77777777" w:rsidR="00DC4FC2" w:rsidRPr="00E65F76" w:rsidRDefault="00DC4FC2" w:rsidP="00044A2D">
            <w:r w:rsidRPr="00E65F76">
              <w:rPr>
                <w:b/>
                <w:bCs/>
                <w:color w:val="FF0000"/>
              </w:rPr>
              <w:t>A</w:t>
            </w:r>
            <w:r w:rsidRPr="00E65F76">
              <w:t>cceptabel</w:t>
            </w:r>
          </w:p>
        </w:tc>
        <w:tc>
          <w:tcPr>
            <w:tcW w:w="7649" w:type="dxa"/>
          </w:tcPr>
          <w:p w14:paraId="3FB03166" w14:textId="77777777" w:rsidR="00DC4FC2" w:rsidRPr="00E65F76" w:rsidRDefault="00DC4FC2" w:rsidP="00044A2D">
            <w:r w:rsidRPr="00E65F76">
              <w:t>Deze vaardigheden om unit tests de schrijven resulteert in beter werkende code en wordt veel gebruikt in het zakelijk leven.</w:t>
            </w:r>
          </w:p>
          <w:p w14:paraId="6563EAF2" w14:textId="77777777" w:rsidR="00DC4FC2" w:rsidRPr="00E65F76" w:rsidRDefault="00DC4FC2" w:rsidP="00044A2D"/>
          <w:p w14:paraId="45393E66" w14:textId="77777777" w:rsidR="00DC4FC2" w:rsidRPr="00E65F76" w:rsidRDefault="00DC4FC2" w:rsidP="00044A2D">
            <w:r w:rsidRPr="00E65F76">
              <w:t>Dit motiveer</w:t>
            </w:r>
            <w:r>
              <w:t xml:space="preserve">t </w:t>
            </w:r>
            <w:r w:rsidRPr="00E65F76">
              <w:t>mij om het goed aan te pakken.</w:t>
            </w:r>
          </w:p>
          <w:p w14:paraId="401BABE4" w14:textId="77777777" w:rsidR="00DC4FC2" w:rsidRPr="00E65F76" w:rsidRDefault="00DC4FC2" w:rsidP="00044A2D"/>
        </w:tc>
      </w:tr>
      <w:tr w:rsidR="00DC4FC2" w:rsidRPr="00E65F76" w14:paraId="4957BD7B" w14:textId="77777777" w:rsidTr="00044A2D">
        <w:tc>
          <w:tcPr>
            <w:tcW w:w="1413" w:type="dxa"/>
          </w:tcPr>
          <w:p w14:paraId="4E18C54D" w14:textId="77777777" w:rsidR="00DC4FC2" w:rsidRPr="00E65F76" w:rsidRDefault="00DC4FC2" w:rsidP="00044A2D">
            <w:r w:rsidRPr="00E65F76">
              <w:rPr>
                <w:b/>
                <w:bCs/>
                <w:color w:val="FF0000"/>
              </w:rPr>
              <w:t>R</w:t>
            </w:r>
            <w:r w:rsidRPr="00E65F76">
              <w:t>ealistisch</w:t>
            </w:r>
          </w:p>
        </w:tc>
        <w:tc>
          <w:tcPr>
            <w:tcW w:w="7649" w:type="dxa"/>
          </w:tcPr>
          <w:p w14:paraId="2755F830" w14:textId="77777777" w:rsidR="00DC4FC2" w:rsidRPr="00E65F76" w:rsidRDefault="00DC4FC2" w:rsidP="00044A2D">
            <w:r w:rsidRPr="00E65F76">
              <w:t>Het is haalbaar om één unit test</w:t>
            </w:r>
            <w:r>
              <w:t xml:space="preserve"> per</w:t>
            </w:r>
            <w:r w:rsidRPr="00E65F76">
              <w:t xml:space="preserve"> week te schrijven. Hiervoor </w:t>
            </w:r>
            <w:r>
              <w:t xml:space="preserve">gebruik ik de </w:t>
            </w:r>
            <w:r w:rsidRPr="00E65F76">
              <w:t xml:space="preserve">documentatie van </w:t>
            </w:r>
            <w:r>
              <w:t>P</w:t>
            </w:r>
            <w:r w:rsidRPr="00E65F76">
              <w:t xml:space="preserve">ython </w:t>
            </w:r>
            <w:proofErr w:type="spellStart"/>
            <w:r w:rsidRPr="00E65F76">
              <w:t>UnitTest</w:t>
            </w:r>
            <w:proofErr w:type="spellEnd"/>
            <w:r w:rsidRPr="00E65F76">
              <w:t>.</w:t>
            </w:r>
          </w:p>
          <w:p w14:paraId="281F06E1" w14:textId="77777777" w:rsidR="00DC4FC2" w:rsidRPr="00E65F76" w:rsidRDefault="00DC4FC2" w:rsidP="00044A2D"/>
        </w:tc>
      </w:tr>
      <w:tr w:rsidR="00DC4FC2" w:rsidRPr="00E65F76" w14:paraId="13B1AFA5" w14:textId="77777777" w:rsidTr="00044A2D">
        <w:tc>
          <w:tcPr>
            <w:tcW w:w="1413" w:type="dxa"/>
          </w:tcPr>
          <w:p w14:paraId="460CE60F" w14:textId="77777777" w:rsidR="00DC4FC2" w:rsidRPr="00E65F76" w:rsidRDefault="00DC4FC2" w:rsidP="00044A2D">
            <w:r w:rsidRPr="00E65F76">
              <w:rPr>
                <w:b/>
                <w:bCs/>
                <w:color w:val="FF0000"/>
              </w:rPr>
              <w:t>T</w:t>
            </w:r>
            <w:r w:rsidRPr="00E65F76">
              <w:t>ijd</w:t>
            </w:r>
          </w:p>
        </w:tc>
        <w:tc>
          <w:tcPr>
            <w:tcW w:w="7649" w:type="dxa"/>
          </w:tcPr>
          <w:p w14:paraId="18BA21C8" w14:textId="77777777" w:rsidR="00DC4FC2" w:rsidRDefault="00DC4FC2" w:rsidP="00DC4FC2">
            <w:r w:rsidRPr="00E65F76">
              <w:t>Ik ga hier elke vrijdag in arch 3 één uur voor zitten.</w:t>
            </w:r>
          </w:p>
          <w:p w14:paraId="31F4B432" w14:textId="5D2F9D50" w:rsidR="00DC4FC2" w:rsidRPr="00E65F76" w:rsidRDefault="00DC4FC2" w:rsidP="00DC4FC2"/>
        </w:tc>
      </w:tr>
    </w:tbl>
    <w:p w14:paraId="22ABF960" w14:textId="77777777" w:rsidR="00DC4FC2" w:rsidRPr="00E65F76" w:rsidRDefault="00DC4FC2" w:rsidP="00DC4FC2"/>
    <w:p w14:paraId="3A8AA6B3" w14:textId="77777777" w:rsidR="00DC4FC2" w:rsidRDefault="00DC4FC2" w:rsidP="00DC4FC2">
      <w:r>
        <w:t xml:space="preserve">Ik wil in arch 3 vaker unit tests schrijven. Elke vrijdag ga ik één uur besteden aan unit tests schrijven voor één </w:t>
      </w:r>
      <w:proofErr w:type="spellStart"/>
      <w:r>
        <w:t>problem</w:t>
      </w:r>
      <w:proofErr w:type="spellEnd"/>
      <w:r>
        <w:t xml:space="preserve"> van de die week behandelde lesstof.</w:t>
      </w:r>
    </w:p>
    <w:p w14:paraId="34B75360" w14:textId="666E8560" w:rsidR="00DC4FC2" w:rsidRDefault="00DC4FC2">
      <w:pPr>
        <w:spacing w:after="160" w:line="259" w:lineRule="auto"/>
        <w:rPr>
          <w:rFonts w:eastAsia="Times New Roman" w:cstheme="minorHAnsi"/>
          <w:color w:val="242424"/>
          <w:lang w:eastAsia="nl-NL"/>
        </w:rPr>
      </w:pPr>
      <w:r>
        <w:rPr>
          <w:rFonts w:eastAsia="Times New Roman" w:cstheme="minorHAnsi"/>
          <w:color w:val="242424"/>
          <w:lang w:eastAsia="nl-NL"/>
        </w:rPr>
        <w:br w:type="page"/>
      </w:r>
    </w:p>
    <w:p w14:paraId="38FFA099" w14:textId="77777777" w:rsidR="002C7BBF" w:rsidRDefault="002C7BBF">
      <w:pPr>
        <w:spacing w:after="160" w:line="259" w:lineRule="auto"/>
        <w:rPr>
          <w:rFonts w:eastAsia="Times New Roman" w:cstheme="minorHAnsi"/>
          <w:color w:val="242424"/>
          <w:lang w:eastAsia="nl-NL"/>
        </w:rPr>
      </w:pPr>
    </w:p>
    <w:p w14:paraId="1170C1B6" w14:textId="4A20B512" w:rsidR="00812B23" w:rsidRPr="00C97F29" w:rsidRDefault="00812B23" w:rsidP="00812B23">
      <w:pPr>
        <w:pStyle w:val="NormalWeb"/>
        <w:shd w:val="clear" w:color="auto" w:fill="FFFFFF" w:themeFill="background1"/>
        <w:spacing w:before="0" w:beforeAutospacing="0" w:after="0" w:afterAutospacing="0"/>
        <w:rPr>
          <w:rFonts w:asciiTheme="minorHAnsi" w:hAnsiTheme="minorHAnsi" w:cstheme="minorHAnsi"/>
          <w:color w:val="242424"/>
          <w:sz w:val="22"/>
          <w:szCs w:val="22"/>
        </w:rPr>
      </w:pPr>
      <w:r w:rsidRPr="00C97F29">
        <w:rPr>
          <w:rFonts w:asciiTheme="minorHAnsi" w:hAnsiTheme="minorHAnsi" w:cstheme="minorHAnsi"/>
          <w:color w:val="242424"/>
          <w:sz w:val="22"/>
          <w:szCs w:val="22"/>
        </w:rPr>
        <w:t>1.8    Peerevaluatie - week 12</w:t>
      </w:r>
    </w:p>
    <w:p w14:paraId="0C7353FB" w14:textId="77777777" w:rsidR="00F10C64" w:rsidRPr="004D6D90" w:rsidRDefault="00F10C64" w:rsidP="00F10C64">
      <w:pPr>
        <w:spacing w:line="256" w:lineRule="auto"/>
        <w:rPr>
          <w:rFonts w:ascii="Calibri" w:eastAsia="Calibri" w:hAnsi="Calibri" w:cs="Arial"/>
          <w:b/>
          <w:bCs/>
          <w:color w:val="000000"/>
          <w:sz w:val="28"/>
          <w:szCs w:val="28"/>
        </w:rPr>
      </w:pPr>
      <w:r w:rsidRPr="004D6D90">
        <w:rPr>
          <w:rFonts w:ascii="Calibri" w:eastAsia="Calibri" w:hAnsi="Calibri" w:cs="Arial"/>
          <w:b/>
          <w:bCs/>
          <w:color w:val="000000"/>
          <w:sz w:val="28"/>
          <w:szCs w:val="28"/>
        </w:rPr>
        <w:t>Deel A Peerevaluatie</w:t>
      </w:r>
    </w:p>
    <w:p w14:paraId="3F696D9F" w14:textId="77777777" w:rsidR="00F10C64" w:rsidRPr="004D6D90" w:rsidRDefault="00F10C64" w:rsidP="00F10C64">
      <w:pPr>
        <w:numPr>
          <w:ilvl w:val="0"/>
          <w:numId w:val="43"/>
        </w:numPr>
        <w:spacing w:line="256" w:lineRule="auto"/>
        <w:contextualSpacing/>
        <w:rPr>
          <w:rFonts w:ascii="Calibri" w:eastAsia="Calibri" w:hAnsi="Calibri" w:cs="Calibri"/>
          <w:b/>
          <w:bCs/>
          <w:color w:val="000000"/>
        </w:rPr>
      </w:pPr>
      <w:r w:rsidRPr="004D6D90">
        <w:rPr>
          <w:rFonts w:ascii="Calibri" w:eastAsia="Calibri" w:hAnsi="Calibri" w:cs="Calibri"/>
          <w:b/>
          <w:bCs/>
          <w:color w:val="000000"/>
        </w:rPr>
        <w:t>Waarin kun jij anderen in je leerteam goed ondersteunen?</w:t>
      </w:r>
    </w:p>
    <w:p w14:paraId="4A9F3165" w14:textId="77777777" w:rsidR="00F10C64" w:rsidRPr="004D6D90" w:rsidRDefault="00F10C64" w:rsidP="00F10C64">
      <w:pPr>
        <w:spacing w:line="256" w:lineRule="auto"/>
        <w:ind w:left="720"/>
        <w:contextualSpacing/>
        <w:rPr>
          <w:rFonts w:ascii="Calibri" w:eastAsia="Calibri" w:hAnsi="Calibri" w:cs="Calibri"/>
          <w:color w:val="000000"/>
        </w:rPr>
      </w:pPr>
      <w:r>
        <w:rPr>
          <w:rFonts w:ascii="Calibri" w:eastAsia="Calibri" w:hAnsi="Calibri" w:cs="Calibri"/>
          <w:color w:val="000000"/>
        </w:rPr>
        <w:t>Ik ondersteun Gülseren met de programmeer opdrachten en probeer haar te helpen met het maken van een stappenplan om een opdracht te maken. Ik vraag elke week of de opdrachten in CodeGrade gelukt zijn, als dat niet zo is probeer ik tips te geven om op de oplossing te komen, in plaats van direct de vraag te beantwoorden. Elke week ben ik aanwezig, dit helpt iedereen met het krijgen motivatie.</w:t>
      </w:r>
    </w:p>
    <w:p w14:paraId="5836D837" w14:textId="77777777" w:rsidR="00F10C64" w:rsidRPr="004D6D90" w:rsidRDefault="00F10C64" w:rsidP="00F10C64">
      <w:pPr>
        <w:spacing w:line="256" w:lineRule="auto"/>
        <w:ind w:left="720"/>
        <w:contextualSpacing/>
        <w:rPr>
          <w:rFonts w:ascii="Calibri" w:eastAsia="Calibri" w:hAnsi="Calibri" w:cs="Calibri"/>
          <w:color w:val="000000"/>
        </w:rPr>
      </w:pPr>
    </w:p>
    <w:p w14:paraId="4B119EBB" w14:textId="77777777" w:rsidR="00F10C64" w:rsidRPr="004D6D90" w:rsidRDefault="00F10C64" w:rsidP="00F10C64">
      <w:pPr>
        <w:numPr>
          <w:ilvl w:val="0"/>
          <w:numId w:val="43"/>
        </w:numPr>
        <w:spacing w:line="256" w:lineRule="auto"/>
        <w:contextualSpacing/>
        <w:rPr>
          <w:rFonts w:ascii="Calibri" w:eastAsia="Calibri" w:hAnsi="Calibri" w:cs="Calibri"/>
          <w:b/>
          <w:bCs/>
          <w:color w:val="000000"/>
        </w:rPr>
      </w:pPr>
      <w:r w:rsidRPr="004D6D90">
        <w:rPr>
          <w:rFonts w:ascii="Calibri" w:eastAsia="Calibri" w:hAnsi="Calibri" w:cs="Calibri"/>
          <w:b/>
          <w:bCs/>
          <w:color w:val="000000"/>
        </w:rPr>
        <w:t>Waar kunnen anderen in je leerteam jou mee helpen?</w:t>
      </w:r>
    </w:p>
    <w:p w14:paraId="7E034339" w14:textId="77777777" w:rsidR="00F10C64" w:rsidRDefault="00F10C64" w:rsidP="00F10C64">
      <w:pPr>
        <w:spacing w:line="256" w:lineRule="auto"/>
        <w:ind w:left="720"/>
        <w:contextualSpacing/>
        <w:rPr>
          <w:rFonts w:ascii="Calibri" w:eastAsia="Calibri" w:hAnsi="Calibri" w:cs="Calibri"/>
          <w:color w:val="000000"/>
        </w:rPr>
      </w:pPr>
      <w:r>
        <w:rPr>
          <w:rFonts w:ascii="Calibri" w:eastAsia="Calibri" w:hAnsi="Calibri" w:cs="Calibri"/>
          <w:color w:val="000000"/>
        </w:rPr>
        <w:t xml:space="preserve">Ik vind het maken van het dossier lastig. Ik maak redelijk veel spelfouten en loop vaak vast met overzetten van mijn gedachten tot een kloppend stukje tekst. </w:t>
      </w:r>
    </w:p>
    <w:p w14:paraId="5E36D2FF" w14:textId="59D3E7BD" w:rsidR="00F10C64" w:rsidRPr="004D6D90" w:rsidRDefault="00F10C64" w:rsidP="00F10C64">
      <w:pPr>
        <w:spacing w:line="256" w:lineRule="auto"/>
        <w:ind w:left="720"/>
        <w:contextualSpacing/>
        <w:rPr>
          <w:rFonts w:ascii="Calibri" w:eastAsia="Calibri" w:hAnsi="Calibri" w:cs="Calibri"/>
          <w:color w:val="000000"/>
        </w:rPr>
      </w:pPr>
      <w:r>
        <w:rPr>
          <w:rFonts w:ascii="Calibri" w:eastAsia="Calibri" w:hAnsi="Calibri" w:cs="Calibri"/>
          <w:color w:val="000000"/>
        </w:rPr>
        <w:t xml:space="preserve">We nemen samen onze dossiers door en tijdens het lezen geven we elkaar advies over eventuele aanpassingen of hoe de tekst beter verwoord kan worden. Elke woensdag zitten we in </w:t>
      </w:r>
      <w:r w:rsidR="00F2456D">
        <w:rPr>
          <w:rFonts w:ascii="Calibri" w:eastAsia="Calibri" w:hAnsi="Calibri" w:cs="Calibri"/>
          <w:color w:val="000000"/>
        </w:rPr>
        <w:t>T</w:t>
      </w:r>
      <w:r>
        <w:rPr>
          <w:rFonts w:ascii="Calibri" w:eastAsia="Calibri" w:hAnsi="Calibri" w:cs="Calibri"/>
          <w:color w:val="000000"/>
        </w:rPr>
        <w:t>eams, dit motiveert mij om aan mijn dossier te werken.</w:t>
      </w:r>
    </w:p>
    <w:p w14:paraId="3AD7112C" w14:textId="77777777" w:rsidR="002C7BBF" w:rsidRPr="00C97F29" w:rsidRDefault="002C7BBF" w:rsidP="002C7BBF">
      <w:pPr>
        <w:pStyle w:val="ListParagraph"/>
        <w:rPr>
          <w:rFonts w:cstheme="minorHAnsi"/>
          <w:b/>
          <w:bCs/>
        </w:rPr>
      </w:pPr>
    </w:p>
    <w:p w14:paraId="67BAA80A" w14:textId="77777777" w:rsidR="002C7BBF" w:rsidRPr="00C97F29" w:rsidRDefault="002C7BBF" w:rsidP="002C7BBF">
      <w:pPr>
        <w:pStyle w:val="ListParagraph"/>
        <w:rPr>
          <w:rFonts w:cstheme="minorHAnsi"/>
          <w:b/>
          <w:bCs/>
        </w:rPr>
      </w:pPr>
    </w:p>
    <w:p w14:paraId="7ECD666A" w14:textId="77777777" w:rsidR="002C7BBF" w:rsidRPr="00C97F29" w:rsidRDefault="002C7BBF" w:rsidP="002C7BBF">
      <w:pPr>
        <w:rPr>
          <w:rFonts w:cstheme="minorHAnsi"/>
          <w:b/>
          <w:bCs/>
          <w:sz w:val="28"/>
          <w:szCs w:val="28"/>
        </w:rPr>
      </w:pPr>
      <w:r w:rsidRPr="00C97F29">
        <w:rPr>
          <w:rFonts w:cstheme="minorHAnsi"/>
          <w:b/>
          <w:bCs/>
          <w:sz w:val="28"/>
          <w:szCs w:val="28"/>
        </w:rPr>
        <w:t>Deel B Code review</w:t>
      </w:r>
    </w:p>
    <w:p w14:paraId="28DEE818" w14:textId="77777777" w:rsidR="002C7BBF" w:rsidRPr="00C97F29" w:rsidRDefault="002C7BBF" w:rsidP="002C7BBF">
      <w:pPr>
        <w:pStyle w:val="ListParagraph"/>
        <w:numPr>
          <w:ilvl w:val="0"/>
          <w:numId w:val="44"/>
        </w:numPr>
        <w:spacing w:after="160" w:line="259" w:lineRule="auto"/>
        <w:rPr>
          <w:rFonts w:cstheme="minorHAnsi"/>
          <w:b/>
          <w:bCs/>
        </w:rPr>
      </w:pPr>
      <w:r w:rsidRPr="00C97F29">
        <w:rPr>
          <w:rFonts w:cstheme="minorHAnsi"/>
          <w:b/>
          <w:bCs/>
        </w:rPr>
        <w:t xml:space="preserve">Zoek iemand uit een ander leerteam en kies samen een programmeeropdracht uit week 3, 5 of 6 om te reviewen. Bekijk de code van je medestudent en geef antwoord op de onderstaande vragen. </w:t>
      </w:r>
    </w:p>
    <w:p w14:paraId="0A7AB6AA" w14:textId="77777777" w:rsidR="002C7BBF" w:rsidRPr="00C97F29" w:rsidRDefault="002C7BBF" w:rsidP="002C7BBF">
      <w:pPr>
        <w:pStyle w:val="ListParagraph"/>
        <w:rPr>
          <w:rFonts w:cstheme="minorHAnsi"/>
        </w:rPr>
      </w:pPr>
    </w:p>
    <w:p w14:paraId="20BE5859" w14:textId="77777777" w:rsidR="002C7BBF" w:rsidRPr="00C97F29" w:rsidRDefault="002C7BBF" w:rsidP="002C7BBF">
      <w:pPr>
        <w:pStyle w:val="ListParagraph"/>
        <w:numPr>
          <w:ilvl w:val="0"/>
          <w:numId w:val="44"/>
        </w:numPr>
        <w:spacing w:after="160" w:line="259" w:lineRule="auto"/>
        <w:rPr>
          <w:rFonts w:cstheme="minorHAnsi"/>
          <w:b/>
          <w:bCs/>
        </w:rPr>
      </w:pPr>
      <w:r w:rsidRPr="00C97F29">
        <w:rPr>
          <w:rFonts w:cstheme="minorHAnsi"/>
          <w:b/>
          <w:bCs/>
        </w:rPr>
        <w:t>Welke programmeeropdracht van welke student heb je bekeken?</w:t>
      </w:r>
    </w:p>
    <w:p w14:paraId="415017D6" w14:textId="77777777" w:rsidR="002C7BBF" w:rsidRPr="00C97F29" w:rsidRDefault="002C7BBF" w:rsidP="002C7BBF">
      <w:pPr>
        <w:ind w:left="708"/>
        <w:rPr>
          <w:rFonts w:cstheme="minorHAnsi"/>
        </w:rPr>
      </w:pPr>
      <w:r w:rsidRPr="00C97F29">
        <w:rPr>
          <w:rFonts w:cstheme="minorHAnsi"/>
        </w:rPr>
        <w:t xml:space="preserve">Programmeeropdracht: A3W10P2 - Python </w:t>
      </w:r>
      <w:proofErr w:type="spellStart"/>
      <w:r w:rsidRPr="00C97F29">
        <w:rPr>
          <w:rFonts w:cstheme="minorHAnsi"/>
        </w:rPr>
        <w:t>tail</w:t>
      </w:r>
      <w:proofErr w:type="spellEnd"/>
      <w:r w:rsidRPr="00C97F29">
        <w:rPr>
          <w:rFonts w:cstheme="minorHAnsi"/>
        </w:rPr>
        <w:t xml:space="preserve"> program</w:t>
      </w:r>
    </w:p>
    <w:p w14:paraId="38AF4DDA" w14:textId="77777777" w:rsidR="002C7BBF" w:rsidRPr="00C97F29" w:rsidRDefault="002C7BBF" w:rsidP="002C7BBF">
      <w:pPr>
        <w:ind w:left="708"/>
        <w:rPr>
          <w:rFonts w:cstheme="minorHAnsi"/>
        </w:rPr>
      </w:pPr>
      <w:r w:rsidRPr="00C97F29">
        <w:rPr>
          <w:rFonts w:cstheme="minorHAnsi"/>
        </w:rPr>
        <w:t xml:space="preserve">Student: </w:t>
      </w:r>
      <w:proofErr w:type="spellStart"/>
      <w:r w:rsidRPr="00C97F29">
        <w:rPr>
          <w:rFonts w:cstheme="minorHAnsi"/>
        </w:rPr>
        <w:t>Loïs</w:t>
      </w:r>
      <w:proofErr w:type="spellEnd"/>
      <w:r w:rsidRPr="00C97F29">
        <w:rPr>
          <w:rFonts w:cstheme="minorHAnsi"/>
        </w:rPr>
        <w:t xml:space="preserve"> Verheij</w:t>
      </w:r>
    </w:p>
    <w:p w14:paraId="384A6742" w14:textId="77777777" w:rsidR="002C7BBF" w:rsidRPr="00C97F29" w:rsidRDefault="002C7BBF" w:rsidP="002C7BBF">
      <w:pPr>
        <w:pStyle w:val="ListParagraph"/>
        <w:numPr>
          <w:ilvl w:val="0"/>
          <w:numId w:val="44"/>
        </w:numPr>
        <w:spacing w:after="160" w:line="259" w:lineRule="auto"/>
        <w:rPr>
          <w:rFonts w:cstheme="minorHAnsi"/>
          <w:b/>
          <w:bCs/>
        </w:rPr>
      </w:pPr>
      <w:r w:rsidRPr="00C97F29">
        <w:rPr>
          <w:rFonts w:cstheme="minorHAnsi"/>
          <w:b/>
          <w:bCs/>
        </w:rPr>
        <w:t>Hebben de variabelen goede namen? (Is het een omschrijving van hetgeen erin zit? Welke zou je anders noemen? Zijn er overbodige variabelen? Komt het overeen met hoe jij het hebt gedaan?)</w:t>
      </w:r>
    </w:p>
    <w:p w14:paraId="19681842" w14:textId="77777777" w:rsidR="002C7BBF" w:rsidRPr="00C97F29" w:rsidRDefault="002C7BBF" w:rsidP="002C7BBF">
      <w:pPr>
        <w:pStyle w:val="ListParagraph"/>
        <w:rPr>
          <w:rFonts w:cstheme="minorHAnsi"/>
          <w:b/>
          <w:bCs/>
        </w:rPr>
      </w:pPr>
    </w:p>
    <w:p w14:paraId="4977682E" w14:textId="7AFA37EC" w:rsidR="002C7BBF" w:rsidRPr="00C97F29" w:rsidRDefault="1FB08D22" w:rsidP="0D27FB3C">
      <w:pPr>
        <w:pStyle w:val="ListParagraph"/>
      </w:pPr>
      <w:r w:rsidRPr="1FB08D22">
        <w:t>De variabelen hebben een duidelijke naam en volgen de Python standaarden.</w:t>
      </w:r>
    </w:p>
    <w:p w14:paraId="04E47C24" w14:textId="77777777" w:rsidR="002C7BBF" w:rsidRPr="00C97F29" w:rsidRDefault="002C7BBF" w:rsidP="002C7BBF">
      <w:pPr>
        <w:pStyle w:val="ListParagraph"/>
        <w:rPr>
          <w:rFonts w:cstheme="minorHAnsi"/>
        </w:rPr>
      </w:pPr>
      <w:r w:rsidRPr="00C97F29">
        <w:rPr>
          <w:rFonts w:cstheme="minorHAnsi"/>
        </w:rPr>
        <w:t>Er zijn geen overbodige variabelen.</w:t>
      </w:r>
    </w:p>
    <w:p w14:paraId="288FCBC8" w14:textId="7D4384DD" w:rsidR="002C7BBF" w:rsidRDefault="00380CA4" w:rsidP="0D27FB3C">
      <w:pPr>
        <w:pStyle w:val="ListParagraph"/>
      </w:pPr>
      <w:r>
        <w:t xml:space="preserve"> </w:t>
      </w:r>
    </w:p>
    <w:p w14:paraId="038ED873" w14:textId="77777777" w:rsidR="00250CE6" w:rsidRDefault="00250CE6" w:rsidP="00250CE6">
      <w:pPr>
        <w:pStyle w:val="ListParagraph"/>
        <w:ind w:left="1440"/>
      </w:pPr>
    </w:p>
    <w:p w14:paraId="42C57739" w14:textId="77777777" w:rsidR="00250CE6" w:rsidRPr="00250CE6" w:rsidRDefault="00250CE6" w:rsidP="00250CE6">
      <w:pPr>
        <w:shd w:val="clear" w:color="auto" w:fill="1F1F1F"/>
        <w:spacing w:line="285" w:lineRule="atLeast"/>
        <w:ind w:left="720"/>
        <w:rPr>
          <w:rFonts w:ascii="Consolas" w:eastAsia="Times New Roman" w:hAnsi="Consolas" w:cs="Times New Roman"/>
          <w:color w:val="CCCCCC"/>
          <w:sz w:val="21"/>
          <w:szCs w:val="21"/>
          <w:lang w:val="en-GB" w:eastAsia="en-GB"/>
        </w:rPr>
      </w:pPr>
    </w:p>
    <w:p w14:paraId="2C7B8D0A" w14:textId="77777777" w:rsidR="00250CE6" w:rsidRPr="00250CE6" w:rsidRDefault="00250CE6" w:rsidP="00250CE6">
      <w:pPr>
        <w:shd w:val="clear" w:color="auto" w:fill="1F1F1F"/>
        <w:spacing w:line="285" w:lineRule="atLeast"/>
        <w:ind w:left="720"/>
        <w:rPr>
          <w:rFonts w:ascii="Consolas" w:eastAsia="Times New Roman" w:hAnsi="Consolas" w:cs="Times New Roman"/>
          <w:color w:val="CCCCCC"/>
          <w:sz w:val="21"/>
          <w:szCs w:val="21"/>
          <w:lang w:val="en-GB" w:eastAsia="en-GB"/>
        </w:rPr>
      </w:pPr>
      <w:r w:rsidRPr="00250CE6">
        <w:rPr>
          <w:rFonts w:ascii="Consolas" w:eastAsia="Times New Roman" w:hAnsi="Consolas" w:cs="Times New Roman"/>
          <w:color w:val="CCCCCC"/>
          <w:sz w:val="21"/>
          <w:szCs w:val="21"/>
          <w:lang w:val="en-GB" w:eastAsia="en-GB"/>
        </w:rPr>
        <w:t xml:space="preserve">    </w:t>
      </w:r>
      <w:proofErr w:type="spellStart"/>
      <w:r w:rsidRPr="00250CE6">
        <w:rPr>
          <w:rFonts w:ascii="Consolas" w:eastAsia="Times New Roman" w:hAnsi="Consolas" w:cs="Times New Roman"/>
          <w:color w:val="9CDCFE"/>
          <w:sz w:val="21"/>
          <w:szCs w:val="21"/>
          <w:lang w:val="en-GB" w:eastAsia="en-GB"/>
        </w:rPr>
        <w:t>fileName</w:t>
      </w:r>
      <w:proofErr w:type="spellEnd"/>
      <w:r w:rsidRPr="00250CE6">
        <w:rPr>
          <w:rFonts w:ascii="Consolas" w:eastAsia="Times New Roman" w:hAnsi="Consolas" w:cs="Times New Roman"/>
          <w:color w:val="CCCCCC"/>
          <w:sz w:val="21"/>
          <w:szCs w:val="21"/>
          <w:lang w:val="en-GB" w:eastAsia="en-GB"/>
        </w:rPr>
        <w:t xml:space="preserve"> </w:t>
      </w:r>
      <w:r w:rsidRPr="00250CE6">
        <w:rPr>
          <w:rFonts w:ascii="Consolas" w:eastAsia="Times New Roman" w:hAnsi="Consolas" w:cs="Times New Roman"/>
          <w:color w:val="D4D4D4"/>
          <w:sz w:val="21"/>
          <w:szCs w:val="21"/>
          <w:lang w:val="en-GB" w:eastAsia="en-GB"/>
        </w:rPr>
        <w:t>=</w:t>
      </w:r>
      <w:r w:rsidRPr="00250CE6">
        <w:rPr>
          <w:rFonts w:ascii="Consolas" w:eastAsia="Times New Roman" w:hAnsi="Consolas" w:cs="Times New Roman"/>
          <w:color w:val="CCCCCC"/>
          <w:sz w:val="21"/>
          <w:szCs w:val="21"/>
          <w:lang w:val="en-GB" w:eastAsia="en-GB"/>
        </w:rPr>
        <w:t xml:space="preserve"> </w:t>
      </w:r>
      <w:proofErr w:type="spellStart"/>
      <w:proofErr w:type="gramStart"/>
      <w:r w:rsidRPr="00250CE6">
        <w:rPr>
          <w:rFonts w:ascii="Consolas" w:eastAsia="Times New Roman" w:hAnsi="Consolas" w:cs="Times New Roman"/>
          <w:color w:val="4EC9B0"/>
          <w:sz w:val="21"/>
          <w:szCs w:val="21"/>
          <w:lang w:val="en-GB" w:eastAsia="en-GB"/>
        </w:rPr>
        <w:t>sys</w:t>
      </w:r>
      <w:r w:rsidRPr="00250CE6">
        <w:rPr>
          <w:rFonts w:ascii="Consolas" w:eastAsia="Times New Roman" w:hAnsi="Consolas" w:cs="Times New Roman"/>
          <w:color w:val="CCCCCC"/>
          <w:sz w:val="21"/>
          <w:szCs w:val="21"/>
          <w:lang w:val="en-GB" w:eastAsia="en-GB"/>
        </w:rPr>
        <w:t>.</w:t>
      </w:r>
      <w:r w:rsidRPr="00250CE6">
        <w:rPr>
          <w:rFonts w:ascii="Consolas" w:eastAsia="Times New Roman" w:hAnsi="Consolas" w:cs="Times New Roman"/>
          <w:color w:val="9CDCFE"/>
          <w:sz w:val="21"/>
          <w:szCs w:val="21"/>
          <w:lang w:val="en-GB" w:eastAsia="en-GB"/>
        </w:rPr>
        <w:t>argv</w:t>
      </w:r>
      <w:proofErr w:type="spellEnd"/>
      <w:proofErr w:type="gramEnd"/>
      <w:r w:rsidRPr="00250CE6">
        <w:rPr>
          <w:rFonts w:ascii="Consolas" w:eastAsia="Times New Roman" w:hAnsi="Consolas" w:cs="Times New Roman"/>
          <w:color w:val="CCCCCC"/>
          <w:sz w:val="21"/>
          <w:szCs w:val="21"/>
          <w:lang w:val="en-GB" w:eastAsia="en-GB"/>
        </w:rPr>
        <w:t>[</w:t>
      </w:r>
      <w:r w:rsidRPr="00250CE6">
        <w:rPr>
          <w:rFonts w:ascii="Consolas" w:eastAsia="Times New Roman" w:hAnsi="Consolas" w:cs="Times New Roman"/>
          <w:color w:val="B5CEA8"/>
          <w:sz w:val="21"/>
          <w:szCs w:val="21"/>
          <w:lang w:val="en-GB" w:eastAsia="en-GB"/>
        </w:rPr>
        <w:t>1</w:t>
      </w:r>
      <w:r w:rsidRPr="00250CE6">
        <w:rPr>
          <w:rFonts w:ascii="Consolas" w:eastAsia="Times New Roman" w:hAnsi="Consolas" w:cs="Times New Roman"/>
          <w:color w:val="CCCCCC"/>
          <w:sz w:val="21"/>
          <w:szCs w:val="21"/>
          <w:lang w:val="en-GB" w:eastAsia="en-GB"/>
        </w:rPr>
        <w:t>]</w:t>
      </w:r>
    </w:p>
    <w:p w14:paraId="1ADE8F7A" w14:textId="77777777" w:rsidR="00250CE6" w:rsidRPr="00250CE6" w:rsidRDefault="00250CE6" w:rsidP="00250CE6">
      <w:pPr>
        <w:shd w:val="clear" w:color="auto" w:fill="1F1F1F"/>
        <w:spacing w:line="285" w:lineRule="atLeast"/>
        <w:ind w:left="720"/>
        <w:rPr>
          <w:rFonts w:ascii="Consolas" w:eastAsia="Times New Roman" w:hAnsi="Consolas" w:cs="Times New Roman"/>
          <w:color w:val="CCCCCC"/>
          <w:sz w:val="21"/>
          <w:szCs w:val="21"/>
          <w:lang w:val="en-GB" w:eastAsia="en-GB"/>
        </w:rPr>
      </w:pPr>
      <w:r w:rsidRPr="00250CE6">
        <w:rPr>
          <w:rFonts w:ascii="Consolas" w:eastAsia="Times New Roman" w:hAnsi="Consolas" w:cs="Times New Roman"/>
          <w:color w:val="CCCCCC"/>
          <w:sz w:val="21"/>
          <w:szCs w:val="21"/>
          <w:lang w:val="en-GB" w:eastAsia="en-GB"/>
        </w:rPr>
        <w:t xml:space="preserve">    </w:t>
      </w:r>
      <w:proofErr w:type="spellStart"/>
      <w:r w:rsidRPr="00250CE6">
        <w:rPr>
          <w:rFonts w:ascii="Consolas" w:eastAsia="Times New Roman" w:hAnsi="Consolas" w:cs="Times New Roman"/>
          <w:color w:val="9CDCFE"/>
          <w:sz w:val="21"/>
          <w:szCs w:val="21"/>
          <w:lang w:val="en-GB" w:eastAsia="en-GB"/>
        </w:rPr>
        <w:t>filePath</w:t>
      </w:r>
      <w:proofErr w:type="spellEnd"/>
      <w:r w:rsidRPr="00250CE6">
        <w:rPr>
          <w:rFonts w:ascii="Consolas" w:eastAsia="Times New Roman" w:hAnsi="Consolas" w:cs="Times New Roman"/>
          <w:color w:val="CCCCCC"/>
          <w:sz w:val="21"/>
          <w:szCs w:val="21"/>
          <w:lang w:val="en-GB" w:eastAsia="en-GB"/>
        </w:rPr>
        <w:t xml:space="preserve"> </w:t>
      </w:r>
      <w:r w:rsidRPr="00250CE6">
        <w:rPr>
          <w:rFonts w:ascii="Consolas" w:eastAsia="Times New Roman" w:hAnsi="Consolas" w:cs="Times New Roman"/>
          <w:color w:val="D4D4D4"/>
          <w:sz w:val="21"/>
          <w:szCs w:val="21"/>
          <w:lang w:val="en-GB" w:eastAsia="en-GB"/>
        </w:rPr>
        <w:t>=</w:t>
      </w:r>
      <w:r w:rsidRPr="00250CE6">
        <w:rPr>
          <w:rFonts w:ascii="Consolas" w:eastAsia="Times New Roman" w:hAnsi="Consolas" w:cs="Times New Roman"/>
          <w:color w:val="CCCCCC"/>
          <w:sz w:val="21"/>
          <w:szCs w:val="21"/>
          <w:lang w:val="en-GB" w:eastAsia="en-GB"/>
        </w:rPr>
        <w:t xml:space="preserve"> </w:t>
      </w:r>
      <w:proofErr w:type="spellStart"/>
      <w:proofErr w:type="gramStart"/>
      <w:r w:rsidRPr="00250CE6">
        <w:rPr>
          <w:rFonts w:ascii="Consolas" w:eastAsia="Times New Roman" w:hAnsi="Consolas" w:cs="Times New Roman"/>
          <w:color w:val="4EC9B0"/>
          <w:sz w:val="21"/>
          <w:szCs w:val="21"/>
          <w:lang w:val="en-GB" w:eastAsia="en-GB"/>
        </w:rPr>
        <w:t>os</w:t>
      </w:r>
      <w:r w:rsidRPr="00250CE6">
        <w:rPr>
          <w:rFonts w:ascii="Consolas" w:eastAsia="Times New Roman" w:hAnsi="Consolas" w:cs="Times New Roman"/>
          <w:color w:val="CCCCCC"/>
          <w:sz w:val="21"/>
          <w:szCs w:val="21"/>
          <w:lang w:val="en-GB" w:eastAsia="en-GB"/>
        </w:rPr>
        <w:t>.</w:t>
      </w:r>
      <w:r w:rsidRPr="00250CE6">
        <w:rPr>
          <w:rFonts w:ascii="Consolas" w:eastAsia="Times New Roman" w:hAnsi="Consolas" w:cs="Times New Roman"/>
          <w:color w:val="9CDCFE"/>
          <w:sz w:val="21"/>
          <w:szCs w:val="21"/>
          <w:lang w:val="en-GB" w:eastAsia="en-GB"/>
        </w:rPr>
        <w:t>path</w:t>
      </w:r>
      <w:proofErr w:type="gramEnd"/>
      <w:r w:rsidRPr="00250CE6">
        <w:rPr>
          <w:rFonts w:ascii="Consolas" w:eastAsia="Times New Roman" w:hAnsi="Consolas" w:cs="Times New Roman"/>
          <w:color w:val="CCCCCC"/>
          <w:sz w:val="21"/>
          <w:szCs w:val="21"/>
          <w:lang w:val="en-GB" w:eastAsia="en-GB"/>
        </w:rPr>
        <w:t>.</w:t>
      </w:r>
      <w:r w:rsidRPr="00250CE6">
        <w:rPr>
          <w:rFonts w:ascii="Consolas" w:eastAsia="Times New Roman" w:hAnsi="Consolas" w:cs="Times New Roman"/>
          <w:color w:val="DCDCAA"/>
          <w:sz w:val="21"/>
          <w:szCs w:val="21"/>
          <w:lang w:val="en-GB" w:eastAsia="en-GB"/>
        </w:rPr>
        <w:t>join</w:t>
      </w:r>
      <w:proofErr w:type="spellEnd"/>
      <w:r w:rsidRPr="00250CE6">
        <w:rPr>
          <w:rFonts w:ascii="Consolas" w:eastAsia="Times New Roman" w:hAnsi="Consolas" w:cs="Times New Roman"/>
          <w:color w:val="CCCCCC"/>
          <w:sz w:val="21"/>
          <w:szCs w:val="21"/>
          <w:lang w:val="en-GB" w:eastAsia="en-GB"/>
        </w:rPr>
        <w:t>(</w:t>
      </w:r>
      <w:proofErr w:type="spellStart"/>
      <w:r w:rsidRPr="00250CE6">
        <w:rPr>
          <w:rFonts w:ascii="Consolas" w:eastAsia="Times New Roman" w:hAnsi="Consolas" w:cs="Times New Roman"/>
          <w:color w:val="4EC9B0"/>
          <w:sz w:val="21"/>
          <w:szCs w:val="21"/>
          <w:lang w:val="en-GB" w:eastAsia="en-GB"/>
        </w:rPr>
        <w:t>os</w:t>
      </w:r>
      <w:r w:rsidRPr="00250CE6">
        <w:rPr>
          <w:rFonts w:ascii="Consolas" w:eastAsia="Times New Roman" w:hAnsi="Consolas" w:cs="Times New Roman"/>
          <w:color w:val="CCCCCC"/>
          <w:sz w:val="21"/>
          <w:szCs w:val="21"/>
          <w:lang w:val="en-GB" w:eastAsia="en-GB"/>
        </w:rPr>
        <w:t>.</w:t>
      </w:r>
      <w:r w:rsidRPr="00250CE6">
        <w:rPr>
          <w:rFonts w:ascii="Consolas" w:eastAsia="Times New Roman" w:hAnsi="Consolas" w:cs="Times New Roman"/>
          <w:color w:val="DCDCAA"/>
          <w:sz w:val="21"/>
          <w:szCs w:val="21"/>
          <w:lang w:val="en-GB" w:eastAsia="en-GB"/>
        </w:rPr>
        <w:t>getcwd</w:t>
      </w:r>
      <w:proofErr w:type="spellEnd"/>
      <w:r w:rsidRPr="00250CE6">
        <w:rPr>
          <w:rFonts w:ascii="Consolas" w:eastAsia="Times New Roman" w:hAnsi="Consolas" w:cs="Times New Roman"/>
          <w:color w:val="CCCCCC"/>
          <w:sz w:val="21"/>
          <w:szCs w:val="21"/>
          <w:lang w:val="en-GB" w:eastAsia="en-GB"/>
        </w:rPr>
        <w:t xml:space="preserve">(), </w:t>
      </w:r>
      <w:proofErr w:type="spellStart"/>
      <w:r w:rsidRPr="00250CE6">
        <w:rPr>
          <w:rFonts w:ascii="Consolas" w:eastAsia="Times New Roman" w:hAnsi="Consolas" w:cs="Times New Roman"/>
          <w:color w:val="9CDCFE"/>
          <w:sz w:val="21"/>
          <w:szCs w:val="21"/>
          <w:lang w:val="en-GB" w:eastAsia="en-GB"/>
        </w:rPr>
        <w:t>fileName</w:t>
      </w:r>
      <w:proofErr w:type="spellEnd"/>
      <w:r w:rsidRPr="00250CE6">
        <w:rPr>
          <w:rFonts w:ascii="Consolas" w:eastAsia="Times New Roman" w:hAnsi="Consolas" w:cs="Times New Roman"/>
          <w:color w:val="CCCCCC"/>
          <w:sz w:val="21"/>
          <w:szCs w:val="21"/>
          <w:lang w:val="en-GB" w:eastAsia="en-GB"/>
        </w:rPr>
        <w:t>)</w:t>
      </w:r>
    </w:p>
    <w:p w14:paraId="673302CD" w14:textId="77777777" w:rsidR="00250CE6" w:rsidRPr="00250CE6" w:rsidRDefault="00250CE6" w:rsidP="00250CE6">
      <w:pPr>
        <w:shd w:val="clear" w:color="auto" w:fill="1F1F1F"/>
        <w:spacing w:line="285" w:lineRule="atLeast"/>
        <w:ind w:left="720"/>
        <w:rPr>
          <w:rFonts w:ascii="Consolas" w:eastAsia="Times New Roman" w:hAnsi="Consolas" w:cs="Times New Roman"/>
          <w:color w:val="CCCCCC"/>
          <w:sz w:val="21"/>
          <w:szCs w:val="21"/>
          <w:lang w:val="en-GB" w:eastAsia="en-GB"/>
        </w:rPr>
      </w:pPr>
    </w:p>
    <w:p w14:paraId="2AFF5741" w14:textId="77777777" w:rsidR="00250CE6" w:rsidRPr="00250CE6" w:rsidRDefault="00250CE6" w:rsidP="00250CE6">
      <w:pPr>
        <w:shd w:val="clear" w:color="auto" w:fill="1F1F1F"/>
        <w:spacing w:line="285" w:lineRule="atLeast"/>
        <w:ind w:left="720"/>
        <w:rPr>
          <w:rFonts w:ascii="Consolas" w:eastAsia="Times New Roman" w:hAnsi="Consolas" w:cs="Times New Roman"/>
          <w:color w:val="CCCCCC"/>
          <w:sz w:val="21"/>
          <w:szCs w:val="21"/>
          <w:lang w:val="en-GB" w:eastAsia="en-GB"/>
        </w:rPr>
      </w:pPr>
      <w:r w:rsidRPr="00250CE6">
        <w:rPr>
          <w:rFonts w:ascii="Consolas" w:eastAsia="Times New Roman" w:hAnsi="Consolas" w:cs="Times New Roman"/>
          <w:color w:val="CCCCCC"/>
          <w:sz w:val="21"/>
          <w:szCs w:val="21"/>
          <w:lang w:val="en-GB" w:eastAsia="en-GB"/>
        </w:rPr>
        <w:t xml:space="preserve">    </w:t>
      </w:r>
      <w:r w:rsidRPr="00250CE6">
        <w:rPr>
          <w:rFonts w:ascii="Consolas" w:eastAsia="Times New Roman" w:hAnsi="Consolas" w:cs="Times New Roman"/>
          <w:color w:val="C586C0"/>
          <w:sz w:val="21"/>
          <w:szCs w:val="21"/>
          <w:lang w:val="en-GB" w:eastAsia="en-GB"/>
        </w:rPr>
        <w:t>if</w:t>
      </w:r>
      <w:r w:rsidRPr="00250CE6">
        <w:rPr>
          <w:rFonts w:ascii="Consolas" w:eastAsia="Times New Roman" w:hAnsi="Consolas" w:cs="Times New Roman"/>
          <w:color w:val="CCCCCC"/>
          <w:sz w:val="21"/>
          <w:szCs w:val="21"/>
          <w:lang w:val="en-GB" w:eastAsia="en-GB"/>
        </w:rPr>
        <w:t xml:space="preserve"> </w:t>
      </w:r>
      <w:r w:rsidRPr="00250CE6">
        <w:rPr>
          <w:rFonts w:ascii="Consolas" w:eastAsia="Times New Roman" w:hAnsi="Consolas" w:cs="Times New Roman"/>
          <w:color w:val="569CD6"/>
          <w:sz w:val="21"/>
          <w:szCs w:val="21"/>
          <w:lang w:val="en-GB" w:eastAsia="en-GB"/>
        </w:rPr>
        <w:t>not</w:t>
      </w:r>
      <w:r w:rsidRPr="00250CE6">
        <w:rPr>
          <w:rFonts w:ascii="Consolas" w:eastAsia="Times New Roman" w:hAnsi="Consolas" w:cs="Times New Roman"/>
          <w:color w:val="CCCCCC"/>
          <w:sz w:val="21"/>
          <w:szCs w:val="21"/>
          <w:lang w:val="en-GB" w:eastAsia="en-GB"/>
        </w:rPr>
        <w:t xml:space="preserve"> </w:t>
      </w:r>
      <w:proofErr w:type="spellStart"/>
      <w:r w:rsidRPr="00250CE6">
        <w:rPr>
          <w:rFonts w:ascii="Consolas" w:eastAsia="Times New Roman" w:hAnsi="Consolas" w:cs="Times New Roman"/>
          <w:color w:val="DCDCAA"/>
          <w:sz w:val="21"/>
          <w:szCs w:val="21"/>
          <w:lang w:val="en-GB" w:eastAsia="en-GB"/>
        </w:rPr>
        <w:t>validateFile</w:t>
      </w:r>
      <w:proofErr w:type="spellEnd"/>
      <w:r w:rsidRPr="00250CE6">
        <w:rPr>
          <w:rFonts w:ascii="Consolas" w:eastAsia="Times New Roman" w:hAnsi="Consolas" w:cs="Times New Roman"/>
          <w:color w:val="CCCCCC"/>
          <w:sz w:val="21"/>
          <w:szCs w:val="21"/>
          <w:lang w:val="en-GB" w:eastAsia="en-GB"/>
        </w:rPr>
        <w:t>(</w:t>
      </w:r>
      <w:proofErr w:type="spellStart"/>
      <w:r w:rsidRPr="00250CE6">
        <w:rPr>
          <w:rFonts w:ascii="Consolas" w:eastAsia="Times New Roman" w:hAnsi="Consolas" w:cs="Times New Roman"/>
          <w:color w:val="9CDCFE"/>
          <w:sz w:val="21"/>
          <w:szCs w:val="21"/>
          <w:lang w:val="en-GB" w:eastAsia="en-GB"/>
        </w:rPr>
        <w:t>filePath</w:t>
      </w:r>
      <w:proofErr w:type="spellEnd"/>
      <w:r w:rsidRPr="00250CE6">
        <w:rPr>
          <w:rFonts w:ascii="Consolas" w:eastAsia="Times New Roman" w:hAnsi="Consolas" w:cs="Times New Roman"/>
          <w:color w:val="CCCCCC"/>
          <w:sz w:val="21"/>
          <w:szCs w:val="21"/>
          <w:lang w:val="en-GB" w:eastAsia="en-GB"/>
        </w:rPr>
        <w:t>):</w:t>
      </w:r>
    </w:p>
    <w:p w14:paraId="20C317DB" w14:textId="77777777" w:rsidR="00250CE6" w:rsidRPr="00250CE6" w:rsidRDefault="00250CE6" w:rsidP="00250CE6">
      <w:pPr>
        <w:shd w:val="clear" w:color="auto" w:fill="1F1F1F"/>
        <w:spacing w:line="285" w:lineRule="atLeast"/>
        <w:ind w:left="720"/>
        <w:rPr>
          <w:rFonts w:ascii="Consolas" w:eastAsia="Times New Roman" w:hAnsi="Consolas" w:cs="Times New Roman"/>
          <w:color w:val="CCCCCC"/>
          <w:sz w:val="21"/>
          <w:szCs w:val="21"/>
          <w:lang w:val="en-GB" w:eastAsia="en-GB"/>
        </w:rPr>
      </w:pPr>
      <w:r w:rsidRPr="00250CE6">
        <w:rPr>
          <w:rFonts w:ascii="Consolas" w:eastAsia="Times New Roman" w:hAnsi="Consolas" w:cs="Times New Roman"/>
          <w:color w:val="CCCCCC"/>
          <w:sz w:val="21"/>
          <w:szCs w:val="21"/>
          <w:lang w:val="en-GB" w:eastAsia="en-GB"/>
        </w:rPr>
        <w:t xml:space="preserve">        </w:t>
      </w:r>
      <w:proofErr w:type="gramStart"/>
      <w:r w:rsidRPr="00250CE6">
        <w:rPr>
          <w:rFonts w:ascii="Consolas" w:eastAsia="Times New Roman" w:hAnsi="Consolas" w:cs="Times New Roman"/>
          <w:color w:val="DCDCAA"/>
          <w:sz w:val="21"/>
          <w:szCs w:val="21"/>
          <w:lang w:val="en-GB" w:eastAsia="en-GB"/>
        </w:rPr>
        <w:t>print</w:t>
      </w:r>
      <w:r w:rsidRPr="00250CE6">
        <w:rPr>
          <w:rFonts w:ascii="Consolas" w:eastAsia="Times New Roman" w:hAnsi="Consolas" w:cs="Times New Roman"/>
          <w:color w:val="CCCCCC"/>
          <w:sz w:val="21"/>
          <w:szCs w:val="21"/>
          <w:lang w:val="en-GB" w:eastAsia="en-GB"/>
        </w:rPr>
        <w:t>(</w:t>
      </w:r>
      <w:proofErr w:type="gramEnd"/>
      <w:r w:rsidRPr="00250CE6">
        <w:rPr>
          <w:rFonts w:ascii="Consolas" w:eastAsia="Times New Roman" w:hAnsi="Consolas" w:cs="Times New Roman"/>
          <w:color w:val="CE9178"/>
          <w:sz w:val="21"/>
          <w:szCs w:val="21"/>
          <w:lang w:val="en-GB" w:eastAsia="en-GB"/>
        </w:rPr>
        <w:t>"Error reading file:"</w:t>
      </w:r>
      <w:r w:rsidRPr="00250CE6">
        <w:rPr>
          <w:rFonts w:ascii="Consolas" w:eastAsia="Times New Roman" w:hAnsi="Consolas" w:cs="Times New Roman"/>
          <w:color w:val="CCCCCC"/>
          <w:sz w:val="21"/>
          <w:szCs w:val="21"/>
          <w:lang w:val="en-GB" w:eastAsia="en-GB"/>
        </w:rPr>
        <w:t xml:space="preserve">, </w:t>
      </w:r>
      <w:proofErr w:type="spellStart"/>
      <w:r w:rsidRPr="00250CE6">
        <w:rPr>
          <w:rFonts w:ascii="Consolas" w:eastAsia="Times New Roman" w:hAnsi="Consolas" w:cs="Times New Roman"/>
          <w:color w:val="9CDCFE"/>
          <w:sz w:val="21"/>
          <w:szCs w:val="21"/>
          <w:lang w:val="en-GB" w:eastAsia="en-GB"/>
        </w:rPr>
        <w:t>fileName</w:t>
      </w:r>
      <w:proofErr w:type="spellEnd"/>
      <w:r w:rsidRPr="00250CE6">
        <w:rPr>
          <w:rFonts w:ascii="Consolas" w:eastAsia="Times New Roman" w:hAnsi="Consolas" w:cs="Times New Roman"/>
          <w:color w:val="CCCCCC"/>
          <w:sz w:val="21"/>
          <w:szCs w:val="21"/>
          <w:lang w:val="en-GB" w:eastAsia="en-GB"/>
        </w:rPr>
        <w:t>)</w:t>
      </w:r>
    </w:p>
    <w:p w14:paraId="7776EBB8" w14:textId="77777777" w:rsidR="00250CE6" w:rsidRPr="00250CE6" w:rsidRDefault="00250CE6" w:rsidP="00250CE6">
      <w:pPr>
        <w:shd w:val="clear" w:color="auto" w:fill="1F1F1F"/>
        <w:spacing w:line="285" w:lineRule="atLeast"/>
        <w:ind w:left="720"/>
        <w:rPr>
          <w:rFonts w:ascii="Consolas" w:eastAsia="Times New Roman" w:hAnsi="Consolas" w:cs="Times New Roman"/>
          <w:color w:val="CCCCCC"/>
          <w:sz w:val="21"/>
          <w:szCs w:val="21"/>
          <w:lang w:val="en-GB" w:eastAsia="en-GB"/>
        </w:rPr>
      </w:pPr>
      <w:r w:rsidRPr="00250CE6">
        <w:rPr>
          <w:rFonts w:ascii="Consolas" w:eastAsia="Times New Roman" w:hAnsi="Consolas" w:cs="Times New Roman"/>
          <w:color w:val="CCCCCC"/>
          <w:sz w:val="21"/>
          <w:szCs w:val="21"/>
          <w:lang w:val="en-GB" w:eastAsia="en-GB"/>
        </w:rPr>
        <w:t xml:space="preserve">        </w:t>
      </w:r>
      <w:r w:rsidRPr="00250CE6">
        <w:rPr>
          <w:rFonts w:ascii="Consolas" w:eastAsia="Times New Roman" w:hAnsi="Consolas" w:cs="Times New Roman"/>
          <w:color w:val="C586C0"/>
          <w:sz w:val="21"/>
          <w:szCs w:val="21"/>
          <w:lang w:val="en-GB" w:eastAsia="en-GB"/>
        </w:rPr>
        <w:t>return</w:t>
      </w:r>
    </w:p>
    <w:p w14:paraId="283DF6C5" w14:textId="77777777" w:rsidR="00250CE6" w:rsidRPr="00250CE6" w:rsidRDefault="00250CE6" w:rsidP="00250CE6">
      <w:pPr>
        <w:shd w:val="clear" w:color="auto" w:fill="1F1F1F"/>
        <w:spacing w:line="285" w:lineRule="atLeast"/>
        <w:ind w:left="720"/>
        <w:rPr>
          <w:rFonts w:ascii="Consolas" w:eastAsia="Times New Roman" w:hAnsi="Consolas" w:cs="Times New Roman"/>
          <w:color w:val="CCCCCC"/>
          <w:sz w:val="21"/>
          <w:szCs w:val="21"/>
          <w:lang w:val="en-GB" w:eastAsia="en-GB"/>
        </w:rPr>
      </w:pPr>
    </w:p>
    <w:p w14:paraId="6C30A008" w14:textId="77777777" w:rsidR="00250CE6" w:rsidRPr="00250CE6" w:rsidRDefault="00250CE6" w:rsidP="00250CE6">
      <w:pPr>
        <w:shd w:val="clear" w:color="auto" w:fill="1F1F1F"/>
        <w:spacing w:line="285" w:lineRule="atLeast"/>
        <w:ind w:left="720"/>
        <w:rPr>
          <w:rFonts w:ascii="Consolas" w:eastAsia="Times New Roman" w:hAnsi="Consolas" w:cs="Times New Roman"/>
          <w:color w:val="CCCCCC"/>
          <w:sz w:val="21"/>
          <w:szCs w:val="21"/>
          <w:lang w:val="en-GB" w:eastAsia="en-GB"/>
        </w:rPr>
      </w:pPr>
      <w:r w:rsidRPr="00250CE6">
        <w:rPr>
          <w:rFonts w:ascii="Consolas" w:eastAsia="Times New Roman" w:hAnsi="Consolas" w:cs="Times New Roman"/>
          <w:color w:val="CCCCCC"/>
          <w:sz w:val="21"/>
          <w:szCs w:val="21"/>
          <w:lang w:val="en-GB" w:eastAsia="en-GB"/>
        </w:rPr>
        <w:t xml:space="preserve">    </w:t>
      </w:r>
      <w:proofErr w:type="spellStart"/>
      <w:r w:rsidRPr="00250CE6">
        <w:rPr>
          <w:rFonts w:ascii="Consolas" w:eastAsia="Times New Roman" w:hAnsi="Consolas" w:cs="Times New Roman"/>
          <w:color w:val="9CDCFE"/>
          <w:sz w:val="21"/>
          <w:szCs w:val="21"/>
          <w:lang w:val="en-GB" w:eastAsia="en-GB"/>
        </w:rPr>
        <w:t>fileLines</w:t>
      </w:r>
      <w:proofErr w:type="spellEnd"/>
      <w:r w:rsidRPr="00250CE6">
        <w:rPr>
          <w:rFonts w:ascii="Consolas" w:eastAsia="Times New Roman" w:hAnsi="Consolas" w:cs="Times New Roman"/>
          <w:color w:val="CCCCCC"/>
          <w:sz w:val="21"/>
          <w:szCs w:val="21"/>
          <w:lang w:val="en-GB" w:eastAsia="en-GB"/>
        </w:rPr>
        <w:t xml:space="preserve"> </w:t>
      </w:r>
      <w:r w:rsidRPr="00250CE6">
        <w:rPr>
          <w:rFonts w:ascii="Consolas" w:eastAsia="Times New Roman" w:hAnsi="Consolas" w:cs="Times New Roman"/>
          <w:color w:val="D4D4D4"/>
          <w:sz w:val="21"/>
          <w:szCs w:val="21"/>
          <w:lang w:val="en-GB" w:eastAsia="en-GB"/>
        </w:rPr>
        <w:t>=</w:t>
      </w:r>
      <w:r w:rsidRPr="00250CE6">
        <w:rPr>
          <w:rFonts w:ascii="Consolas" w:eastAsia="Times New Roman" w:hAnsi="Consolas" w:cs="Times New Roman"/>
          <w:color w:val="CCCCCC"/>
          <w:sz w:val="21"/>
          <w:szCs w:val="21"/>
          <w:lang w:val="en-GB" w:eastAsia="en-GB"/>
        </w:rPr>
        <w:t xml:space="preserve"> </w:t>
      </w:r>
      <w:proofErr w:type="spellStart"/>
      <w:proofErr w:type="gramStart"/>
      <w:r w:rsidRPr="00250CE6">
        <w:rPr>
          <w:rFonts w:ascii="Consolas" w:eastAsia="Times New Roman" w:hAnsi="Consolas" w:cs="Times New Roman"/>
          <w:color w:val="DCDCAA"/>
          <w:sz w:val="21"/>
          <w:szCs w:val="21"/>
          <w:lang w:val="en-GB" w:eastAsia="en-GB"/>
        </w:rPr>
        <w:t>openFile</w:t>
      </w:r>
      <w:proofErr w:type="spellEnd"/>
      <w:r w:rsidRPr="00250CE6">
        <w:rPr>
          <w:rFonts w:ascii="Consolas" w:eastAsia="Times New Roman" w:hAnsi="Consolas" w:cs="Times New Roman"/>
          <w:color w:val="CCCCCC"/>
          <w:sz w:val="21"/>
          <w:szCs w:val="21"/>
          <w:lang w:val="en-GB" w:eastAsia="en-GB"/>
        </w:rPr>
        <w:t>(</w:t>
      </w:r>
      <w:proofErr w:type="spellStart"/>
      <w:proofErr w:type="gramEnd"/>
      <w:r w:rsidRPr="00250CE6">
        <w:rPr>
          <w:rFonts w:ascii="Consolas" w:eastAsia="Times New Roman" w:hAnsi="Consolas" w:cs="Times New Roman"/>
          <w:color w:val="9CDCFE"/>
          <w:sz w:val="21"/>
          <w:szCs w:val="21"/>
          <w:lang w:val="en-GB" w:eastAsia="en-GB"/>
        </w:rPr>
        <w:t>filePath</w:t>
      </w:r>
      <w:proofErr w:type="spellEnd"/>
      <w:r w:rsidRPr="00250CE6">
        <w:rPr>
          <w:rFonts w:ascii="Consolas" w:eastAsia="Times New Roman" w:hAnsi="Consolas" w:cs="Times New Roman"/>
          <w:color w:val="CCCCCC"/>
          <w:sz w:val="21"/>
          <w:szCs w:val="21"/>
          <w:lang w:val="en-GB" w:eastAsia="en-GB"/>
        </w:rPr>
        <w:t xml:space="preserve">, </w:t>
      </w:r>
      <w:proofErr w:type="spellStart"/>
      <w:r w:rsidRPr="00250CE6">
        <w:rPr>
          <w:rFonts w:ascii="Consolas" w:eastAsia="Times New Roman" w:hAnsi="Consolas" w:cs="Times New Roman"/>
          <w:color w:val="9CDCFE"/>
          <w:sz w:val="21"/>
          <w:szCs w:val="21"/>
          <w:lang w:val="en-GB" w:eastAsia="en-GB"/>
        </w:rPr>
        <w:t>fileName</w:t>
      </w:r>
      <w:proofErr w:type="spellEnd"/>
      <w:r w:rsidRPr="00250CE6">
        <w:rPr>
          <w:rFonts w:ascii="Consolas" w:eastAsia="Times New Roman" w:hAnsi="Consolas" w:cs="Times New Roman"/>
          <w:color w:val="CCCCCC"/>
          <w:sz w:val="21"/>
          <w:szCs w:val="21"/>
          <w:lang w:val="en-GB" w:eastAsia="en-GB"/>
        </w:rPr>
        <w:t xml:space="preserve">, </w:t>
      </w:r>
      <w:r w:rsidRPr="00250CE6">
        <w:rPr>
          <w:rFonts w:ascii="Consolas" w:eastAsia="Times New Roman" w:hAnsi="Consolas" w:cs="Times New Roman"/>
          <w:color w:val="9CDCFE"/>
          <w:sz w:val="21"/>
          <w:szCs w:val="21"/>
          <w:lang w:val="en-GB" w:eastAsia="en-GB"/>
        </w:rPr>
        <w:t>reverse</w:t>
      </w:r>
      <w:r w:rsidRPr="00250CE6">
        <w:rPr>
          <w:rFonts w:ascii="Consolas" w:eastAsia="Times New Roman" w:hAnsi="Consolas" w:cs="Times New Roman"/>
          <w:color w:val="D4D4D4"/>
          <w:sz w:val="21"/>
          <w:szCs w:val="21"/>
          <w:lang w:val="en-GB" w:eastAsia="en-GB"/>
        </w:rPr>
        <w:t>=</w:t>
      </w:r>
      <w:r w:rsidRPr="00250CE6">
        <w:rPr>
          <w:rFonts w:ascii="Consolas" w:eastAsia="Times New Roman" w:hAnsi="Consolas" w:cs="Times New Roman"/>
          <w:color w:val="569CD6"/>
          <w:sz w:val="21"/>
          <w:szCs w:val="21"/>
          <w:lang w:val="en-GB" w:eastAsia="en-GB"/>
        </w:rPr>
        <w:t>True</w:t>
      </w:r>
      <w:r w:rsidRPr="00250CE6">
        <w:rPr>
          <w:rFonts w:ascii="Consolas" w:eastAsia="Times New Roman" w:hAnsi="Consolas" w:cs="Times New Roman"/>
          <w:color w:val="CCCCCC"/>
          <w:sz w:val="21"/>
          <w:szCs w:val="21"/>
          <w:lang w:val="en-GB" w:eastAsia="en-GB"/>
        </w:rPr>
        <w:t>)</w:t>
      </w:r>
    </w:p>
    <w:p w14:paraId="20784327" w14:textId="77777777" w:rsidR="00250CE6" w:rsidRPr="00250CE6" w:rsidRDefault="00250CE6" w:rsidP="00250CE6">
      <w:pPr>
        <w:shd w:val="clear" w:color="auto" w:fill="1F1F1F"/>
        <w:spacing w:line="285" w:lineRule="atLeast"/>
        <w:ind w:left="720"/>
        <w:rPr>
          <w:rFonts w:ascii="Consolas" w:eastAsia="Times New Roman" w:hAnsi="Consolas" w:cs="Times New Roman"/>
          <w:color w:val="CCCCCC"/>
          <w:sz w:val="21"/>
          <w:szCs w:val="21"/>
          <w:lang w:val="en-GB" w:eastAsia="en-GB"/>
        </w:rPr>
      </w:pPr>
    </w:p>
    <w:p w14:paraId="40B4E68A" w14:textId="77777777" w:rsidR="00250CE6" w:rsidRPr="00250CE6" w:rsidRDefault="00250CE6" w:rsidP="00250CE6">
      <w:pPr>
        <w:shd w:val="clear" w:color="auto" w:fill="1F1F1F"/>
        <w:spacing w:line="285" w:lineRule="atLeast"/>
        <w:ind w:left="720"/>
        <w:rPr>
          <w:rFonts w:ascii="Consolas" w:eastAsia="Times New Roman" w:hAnsi="Consolas" w:cs="Times New Roman"/>
          <w:color w:val="CCCCCC"/>
          <w:sz w:val="21"/>
          <w:szCs w:val="21"/>
          <w:lang w:val="en-GB" w:eastAsia="en-GB"/>
        </w:rPr>
      </w:pPr>
      <w:r w:rsidRPr="00250CE6">
        <w:rPr>
          <w:rFonts w:ascii="Consolas" w:eastAsia="Times New Roman" w:hAnsi="Consolas" w:cs="Times New Roman"/>
          <w:color w:val="CCCCCC"/>
          <w:sz w:val="21"/>
          <w:szCs w:val="21"/>
          <w:lang w:val="en-GB" w:eastAsia="en-GB"/>
        </w:rPr>
        <w:t xml:space="preserve">    </w:t>
      </w:r>
      <w:r w:rsidRPr="00250CE6">
        <w:rPr>
          <w:rFonts w:ascii="Consolas" w:eastAsia="Times New Roman" w:hAnsi="Consolas" w:cs="Times New Roman"/>
          <w:color w:val="C586C0"/>
          <w:sz w:val="21"/>
          <w:szCs w:val="21"/>
          <w:lang w:val="en-GB" w:eastAsia="en-GB"/>
        </w:rPr>
        <w:t>for</w:t>
      </w:r>
      <w:r w:rsidRPr="00250CE6">
        <w:rPr>
          <w:rFonts w:ascii="Consolas" w:eastAsia="Times New Roman" w:hAnsi="Consolas" w:cs="Times New Roman"/>
          <w:color w:val="CCCCCC"/>
          <w:sz w:val="21"/>
          <w:szCs w:val="21"/>
          <w:lang w:val="en-GB" w:eastAsia="en-GB"/>
        </w:rPr>
        <w:t xml:space="preserve"> </w:t>
      </w:r>
      <w:proofErr w:type="spellStart"/>
      <w:r w:rsidRPr="00250CE6">
        <w:rPr>
          <w:rFonts w:ascii="Consolas" w:eastAsia="Times New Roman" w:hAnsi="Consolas" w:cs="Times New Roman"/>
          <w:color w:val="9CDCFE"/>
          <w:sz w:val="21"/>
          <w:szCs w:val="21"/>
          <w:lang w:val="en-GB" w:eastAsia="en-GB"/>
        </w:rPr>
        <w:t>lineIndex</w:t>
      </w:r>
      <w:proofErr w:type="spellEnd"/>
      <w:r w:rsidRPr="00250CE6">
        <w:rPr>
          <w:rFonts w:ascii="Consolas" w:eastAsia="Times New Roman" w:hAnsi="Consolas" w:cs="Times New Roman"/>
          <w:color w:val="CCCCCC"/>
          <w:sz w:val="21"/>
          <w:szCs w:val="21"/>
          <w:lang w:val="en-GB" w:eastAsia="en-GB"/>
        </w:rPr>
        <w:t xml:space="preserve"> </w:t>
      </w:r>
      <w:r w:rsidRPr="00250CE6">
        <w:rPr>
          <w:rFonts w:ascii="Consolas" w:eastAsia="Times New Roman" w:hAnsi="Consolas" w:cs="Times New Roman"/>
          <w:color w:val="C586C0"/>
          <w:sz w:val="21"/>
          <w:szCs w:val="21"/>
          <w:lang w:val="en-GB" w:eastAsia="en-GB"/>
        </w:rPr>
        <w:t>in</w:t>
      </w:r>
      <w:r w:rsidRPr="00250CE6">
        <w:rPr>
          <w:rFonts w:ascii="Consolas" w:eastAsia="Times New Roman" w:hAnsi="Consolas" w:cs="Times New Roman"/>
          <w:color w:val="CCCCCC"/>
          <w:sz w:val="21"/>
          <w:szCs w:val="21"/>
          <w:lang w:val="en-GB" w:eastAsia="en-GB"/>
        </w:rPr>
        <w:t xml:space="preserve"> </w:t>
      </w:r>
      <w:proofErr w:type="gramStart"/>
      <w:r w:rsidRPr="00250CE6">
        <w:rPr>
          <w:rFonts w:ascii="Consolas" w:eastAsia="Times New Roman" w:hAnsi="Consolas" w:cs="Times New Roman"/>
          <w:color w:val="4EC9B0"/>
          <w:sz w:val="21"/>
          <w:szCs w:val="21"/>
          <w:lang w:val="en-GB" w:eastAsia="en-GB"/>
        </w:rPr>
        <w:t>range</w:t>
      </w:r>
      <w:r w:rsidRPr="00250CE6">
        <w:rPr>
          <w:rFonts w:ascii="Consolas" w:eastAsia="Times New Roman" w:hAnsi="Consolas" w:cs="Times New Roman"/>
          <w:color w:val="CCCCCC"/>
          <w:sz w:val="21"/>
          <w:szCs w:val="21"/>
          <w:lang w:val="en-GB" w:eastAsia="en-GB"/>
        </w:rPr>
        <w:t>(</w:t>
      </w:r>
      <w:proofErr w:type="gramEnd"/>
      <w:r w:rsidRPr="00250CE6">
        <w:rPr>
          <w:rFonts w:ascii="Consolas" w:eastAsia="Times New Roman" w:hAnsi="Consolas" w:cs="Times New Roman"/>
          <w:color w:val="DCDCAA"/>
          <w:sz w:val="21"/>
          <w:szCs w:val="21"/>
          <w:lang w:val="en-GB" w:eastAsia="en-GB"/>
        </w:rPr>
        <w:t>min</w:t>
      </w:r>
      <w:r w:rsidRPr="00250CE6">
        <w:rPr>
          <w:rFonts w:ascii="Consolas" w:eastAsia="Times New Roman" w:hAnsi="Consolas" w:cs="Times New Roman"/>
          <w:color w:val="CCCCCC"/>
          <w:sz w:val="21"/>
          <w:szCs w:val="21"/>
          <w:lang w:val="en-GB" w:eastAsia="en-GB"/>
        </w:rPr>
        <w:t>(</w:t>
      </w:r>
      <w:r w:rsidRPr="00250CE6">
        <w:rPr>
          <w:rFonts w:ascii="Consolas" w:eastAsia="Times New Roman" w:hAnsi="Consolas" w:cs="Times New Roman"/>
          <w:color w:val="B5CEA8"/>
          <w:sz w:val="21"/>
          <w:szCs w:val="21"/>
          <w:lang w:val="en-GB" w:eastAsia="en-GB"/>
        </w:rPr>
        <w:t>10</w:t>
      </w:r>
      <w:r w:rsidRPr="00250CE6">
        <w:rPr>
          <w:rFonts w:ascii="Consolas" w:eastAsia="Times New Roman" w:hAnsi="Consolas" w:cs="Times New Roman"/>
          <w:color w:val="CCCCCC"/>
          <w:sz w:val="21"/>
          <w:szCs w:val="21"/>
          <w:lang w:val="en-GB" w:eastAsia="en-GB"/>
        </w:rPr>
        <w:t xml:space="preserve">, </w:t>
      </w:r>
      <w:proofErr w:type="spellStart"/>
      <w:r w:rsidRPr="00250CE6">
        <w:rPr>
          <w:rFonts w:ascii="Consolas" w:eastAsia="Times New Roman" w:hAnsi="Consolas" w:cs="Times New Roman"/>
          <w:color w:val="DCDCAA"/>
          <w:sz w:val="21"/>
          <w:szCs w:val="21"/>
          <w:lang w:val="en-GB" w:eastAsia="en-GB"/>
        </w:rPr>
        <w:t>len</w:t>
      </w:r>
      <w:proofErr w:type="spellEnd"/>
      <w:r w:rsidRPr="00250CE6">
        <w:rPr>
          <w:rFonts w:ascii="Consolas" w:eastAsia="Times New Roman" w:hAnsi="Consolas" w:cs="Times New Roman"/>
          <w:color w:val="CCCCCC"/>
          <w:sz w:val="21"/>
          <w:szCs w:val="21"/>
          <w:lang w:val="en-GB" w:eastAsia="en-GB"/>
        </w:rPr>
        <w:t>(</w:t>
      </w:r>
      <w:proofErr w:type="spellStart"/>
      <w:r w:rsidRPr="00250CE6">
        <w:rPr>
          <w:rFonts w:ascii="Consolas" w:eastAsia="Times New Roman" w:hAnsi="Consolas" w:cs="Times New Roman"/>
          <w:color w:val="9CDCFE"/>
          <w:sz w:val="21"/>
          <w:szCs w:val="21"/>
          <w:lang w:val="en-GB" w:eastAsia="en-GB"/>
        </w:rPr>
        <w:t>fileLines</w:t>
      </w:r>
      <w:proofErr w:type="spellEnd"/>
      <w:r w:rsidRPr="00250CE6">
        <w:rPr>
          <w:rFonts w:ascii="Consolas" w:eastAsia="Times New Roman" w:hAnsi="Consolas" w:cs="Times New Roman"/>
          <w:color w:val="CCCCCC"/>
          <w:sz w:val="21"/>
          <w:szCs w:val="21"/>
          <w:lang w:val="en-GB" w:eastAsia="en-GB"/>
        </w:rPr>
        <w:t>))):</w:t>
      </w:r>
    </w:p>
    <w:p w14:paraId="76FD1EE3" w14:textId="77777777" w:rsidR="00250CE6" w:rsidRPr="00250CE6" w:rsidRDefault="00250CE6" w:rsidP="00250CE6">
      <w:pPr>
        <w:shd w:val="clear" w:color="auto" w:fill="1F1F1F"/>
        <w:spacing w:line="285" w:lineRule="atLeast"/>
        <w:ind w:left="720"/>
        <w:rPr>
          <w:rFonts w:ascii="Consolas" w:eastAsia="Times New Roman" w:hAnsi="Consolas" w:cs="Times New Roman"/>
          <w:color w:val="CCCCCC"/>
          <w:sz w:val="21"/>
          <w:szCs w:val="21"/>
          <w:lang w:val="en-GB" w:eastAsia="en-GB"/>
        </w:rPr>
      </w:pPr>
      <w:r w:rsidRPr="00250CE6">
        <w:rPr>
          <w:rFonts w:ascii="Consolas" w:eastAsia="Times New Roman" w:hAnsi="Consolas" w:cs="Times New Roman"/>
          <w:color w:val="CCCCCC"/>
          <w:sz w:val="21"/>
          <w:szCs w:val="21"/>
          <w:lang w:val="en-GB" w:eastAsia="en-GB"/>
        </w:rPr>
        <w:t xml:space="preserve">        </w:t>
      </w:r>
      <w:r w:rsidRPr="00250CE6">
        <w:rPr>
          <w:rFonts w:ascii="Consolas" w:eastAsia="Times New Roman" w:hAnsi="Consolas" w:cs="Times New Roman"/>
          <w:color w:val="DCDCAA"/>
          <w:sz w:val="21"/>
          <w:szCs w:val="21"/>
          <w:lang w:val="en-GB" w:eastAsia="en-GB"/>
        </w:rPr>
        <w:t>print</w:t>
      </w:r>
      <w:r w:rsidRPr="00250CE6">
        <w:rPr>
          <w:rFonts w:ascii="Consolas" w:eastAsia="Times New Roman" w:hAnsi="Consolas" w:cs="Times New Roman"/>
          <w:color w:val="CCCCCC"/>
          <w:sz w:val="21"/>
          <w:szCs w:val="21"/>
          <w:lang w:val="en-GB" w:eastAsia="en-GB"/>
        </w:rPr>
        <w:t>(</w:t>
      </w:r>
      <w:proofErr w:type="spellStart"/>
      <w:r w:rsidRPr="00250CE6">
        <w:rPr>
          <w:rFonts w:ascii="Consolas" w:eastAsia="Times New Roman" w:hAnsi="Consolas" w:cs="Times New Roman"/>
          <w:color w:val="9CDCFE"/>
          <w:sz w:val="21"/>
          <w:szCs w:val="21"/>
          <w:lang w:val="en-GB" w:eastAsia="en-GB"/>
        </w:rPr>
        <w:t>fileLines</w:t>
      </w:r>
      <w:proofErr w:type="spellEnd"/>
      <w:r w:rsidRPr="00250CE6">
        <w:rPr>
          <w:rFonts w:ascii="Consolas" w:eastAsia="Times New Roman" w:hAnsi="Consolas" w:cs="Times New Roman"/>
          <w:color w:val="CCCCCC"/>
          <w:sz w:val="21"/>
          <w:szCs w:val="21"/>
          <w:lang w:val="en-GB" w:eastAsia="en-GB"/>
        </w:rPr>
        <w:t>[</w:t>
      </w:r>
      <w:proofErr w:type="spellStart"/>
      <w:r w:rsidRPr="00250CE6">
        <w:rPr>
          <w:rFonts w:ascii="Consolas" w:eastAsia="Times New Roman" w:hAnsi="Consolas" w:cs="Times New Roman"/>
          <w:color w:val="9CDCFE"/>
          <w:sz w:val="21"/>
          <w:szCs w:val="21"/>
          <w:lang w:val="en-GB" w:eastAsia="en-GB"/>
        </w:rPr>
        <w:t>lineIndex</w:t>
      </w:r>
      <w:proofErr w:type="spellEnd"/>
      <w:r w:rsidRPr="00250CE6">
        <w:rPr>
          <w:rFonts w:ascii="Consolas" w:eastAsia="Times New Roman" w:hAnsi="Consolas" w:cs="Times New Roman"/>
          <w:color w:val="CCCCCC"/>
          <w:sz w:val="21"/>
          <w:szCs w:val="21"/>
          <w:lang w:val="en-GB" w:eastAsia="en-GB"/>
        </w:rPr>
        <w:t>])</w:t>
      </w:r>
    </w:p>
    <w:p w14:paraId="2F89782C" w14:textId="77777777" w:rsidR="002C7BBF" w:rsidRPr="00C97F29" w:rsidRDefault="002C7BBF" w:rsidP="002C7BBF">
      <w:pPr>
        <w:pStyle w:val="ListParagraph"/>
        <w:numPr>
          <w:ilvl w:val="0"/>
          <w:numId w:val="44"/>
        </w:numPr>
        <w:spacing w:after="160" w:line="259" w:lineRule="auto"/>
        <w:rPr>
          <w:rFonts w:cstheme="minorHAnsi"/>
          <w:b/>
          <w:bCs/>
        </w:rPr>
      </w:pPr>
      <w:r w:rsidRPr="00C97F29">
        <w:rPr>
          <w:rFonts w:cstheme="minorHAnsi"/>
          <w:b/>
          <w:bCs/>
        </w:rPr>
        <w:lastRenderedPageBreak/>
        <w:t>Doet de code wat het moet doen? En is de code duidelijk in wat het doet? In hoeverre komt het overeen met hoe jij het hebt opgelost?</w:t>
      </w:r>
    </w:p>
    <w:p w14:paraId="47D3F285" w14:textId="77777777" w:rsidR="002C7BBF" w:rsidRPr="00C97F29" w:rsidRDefault="002C7BBF" w:rsidP="002C7BBF">
      <w:pPr>
        <w:pStyle w:val="ListParagraph"/>
        <w:rPr>
          <w:rFonts w:cstheme="minorHAnsi"/>
          <w:b/>
          <w:bCs/>
        </w:rPr>
      </w:pPr>
    </w:p>
    <w:p w14:paraId="290BBD8C" w14:textId="77777777" w:rsidR="002C7BBF" w:rsidRPr="00C97F29" w:rsidRDefault="002C7BBF" w:rsidP="002C7BBF">
      <w:pPr>
        <w:pStyle w:val="ListParagraph"/>
        <w:rPr>
          <w:rFonts w:cstheme="minorHAnsi"/>
        </w:rPr>
      </w:pPr>
      <w:r w:rsidRPr="00C97F29">
        <w:rPr>
          <w:rFonts w:cstheme="minorHAnsi"/>
        </w:rPr>
        <w:t>De code werkt alleen wanneer het bestand wat je wilt openen in de ‘root’ van je context zit.</w:t>
      </w:r>
    </w:p>
    <w:p w14:paraId="4273668C" w14:textId="4EC84CF4" w:rsidR="002C7BBF" w:rsidRPr="00C97F29" w:rsidRDefault="1FB08D22" w:rsidP="0D27FB3C">
      <w:pPr>
        <w:pStyle w:val="ListParagraph"/>
      </w:pPr>
      <w:r w:rsidRPr="1FB08D22">
        <w:t>Een oplossing hiervoor is om het pad van het Python bestand te combineren met de naam van het bestand.</w:t>
      </w:r>
    </w:p>
    <w:p w14:paraId="6031D5A9" w14:textId="77777777" w:rsidR="002C7BBF" w:rsidRPr="00C97F29" w:rsidRDefault="002C7BBF" w:rsidP="002C7BBF">
      <w:pPr>
        <w:pStyle w:val="ListParagraph"/>
        <w:rPr>
          <w:rFonts w:cstheme="minorHAnsi"/>
        </w:rPr>
      </w:pPr>
      <w:r w:rsidRPr="00C97F29">
        <w:rPr>
          <w:rFonts w:cstheme="minorHAnsi"/>
        </w:rPr>
        <w:t>‘</w:t>
      </w:r>
      <w:proofErr w:type="spellStart"/>
      <w:proofErr w:type="gramStart"/>
      <w:r w:rsidRPr="00C97F29">
        <w:rPr>
          <w:rFonts w:cstheme="minorHAnsi"/>
        </w:rPr>
        <w:t>with</w:t>
      </w:r>
      <w:proofErr w:type="spellEnd"/>
      <w:proofErr w:type="gramEnd"/>
      <w:r w:rsidRPr="00C97F29">
        <w:rPr>
          <w:rFonts w:cstheme="minorHAnsi"/>
        </w:rPr>
        <w:t xml:space="preserve"> open(</w:t>
      </w:r>
      <w:proofErr w:type="spellStart"/>
      <w:r w:rsidRPr="00C97F29">
        <w:rPr>
          <w:rFonts w:cstheme="minorHAnsi"/>
        </w:rPr>
        <w:t>file_name</w:t>
      </w:r>
      <w:proofErr w:type="spellEnd"/>
      <w:r w:rsidRPr="00C97F29">
        <w:rPr>
          <w:rFonts w:cstheme="minorHAnsi"/>
        </w:rPr>
        <w:t>, 'r') as file:’ =&gt; ‘</w:t>
      </w:r>
      <w:proofErr w:type="spellStart"/>
      <w:r w:rsidRPr="00C97F29">
        <w:rPr>
          <w:rFonts w:cstheme="minorHAnsi"/>
        </w:rPr>
        <w:t>with</w:t>
      </w:r>
      <w:proofErr w:type="spellEnd"/>
      <w:r w:rsidRPr="00C97F29">
        <w:rPr>
          <w:rFonts w:cstheme="minorHAnsi"/>
        </w:rPr>
        <w:t xml:space="preserve"> open(</w:t>
      </w:r>
      <w:proofErr w:type="spellStart"/>
      <w:r w:rsidRPr="00C97F29">
        <w:rPr>
          <w:rFonts w:cstheme="minorHAnsi"/>
        </w:rPr>
        <w:t>os.path.join</w:t>
      </w:r>
      <w:proofErr w:type="spellEnd"/>
      <w:r w:rsidRPr="00C97F29">
        <w:rPr>
          <w:rFonts w:cstheme="minorHAnsi"/>
        </w:rPr>
        <w:t>(</w:t>
      </w:r>
      <w:proofErr w:type="spellStart"/>
      <w:r w:rsidRPr="00C97F29">
        <w:rPr>
          <w:rFonts w:cstheme="minorHAnsi"/>
        </w:rPr>
        <w:t>sys.path</w:t>
      </w:r>
      <w:proofErr w:type="spellEnd"/>
      <w:r w:rsidRPr="00C97F29">
        <w:rPr>
          <w:rFonts w:cstheme="minorHAnsi"/>
        </w:rPr>
        <w:t>[0],  </w:t>
      </w:r>
      <w:proofErr w:type="spellStart"/>
      <w:r w:rsidRPr="00C97F29">
        <w:rPr>
          <w:rFonts w:cstheme="minorHAnsi"/>
        </w:rPr>
        <w:t>file_name</w:t>
      </w:r>
      <w:proofErr w:type="spellEnd"/>
      <w:r w:rsidRPr="00C97F29">
        <w:rPr>
          <w:rFonts w:cstheme="minorHAnsi"/>
        </w:rPr>
        <w:t>), 'r') as file:’</w:t>
      </w:r>
      <w:r w:rsidRPr="00C97F29">
        <w:rPr>
          <w:rFonts w:cstheme="minorHAnsi"/>
        </w:rPr>
        <w:tab/>
      </w:r>
    </w:p>
    <w:p w14:paraId="72DE9533" w14:textId="67BEB80E" w:rsidR="00F10C64" w:rsidRDefault="00F10C64">
      <w:pPr>
        <w:spacing w:after="160" w:line="259" w:lineRule="auto"/>
        <w:rPr>
          <w:rFonts w:cstheme="minorHAnsi"/>
        </w:rPr>
      </w:pPr>
    </w:p>
    <w:p w14:paraId="600EB971" w14:textId="77777777" w:rsidR="002C7BBF" w:rsidRPr="00C97F29" w:rsidRDefault="002C7BBF" w:rsidP="002C7BBF">
      <w:pPr>
        <w:pStyle w:val="ListParagraph"/>
        <w:numPr>
          <w:ilvl w:val="0"/>
          <w:numId w:val="44"/>
        </w:numPr>
        <w:spacing w:after="160" w:line="259" w:lineRule="auto"/>
        <w:rPr>
          <w:rFonts w:cstheme="minorHAnsi"/>
          <w:b/>
          <w:bCs/>
        </w:rPr>
      </w:pPr>
      <w:r w:rsidRPr="00C97F29">
        <w:rPr>
          <w:rFonts w:cstheme="minorHAnsi"/>
          <w:b/>
          <w:bCs/>
        </w:rPr>
        <w:t xml:space="preserve">Hoe zien de </w:t>
      </w:r>
      <w:proofErr w:type="spellStart"/>
      <w:r w:rsidRPr="00C97F29">
        <w:rPr>
          <w:rFonts w:cstheme="minorHAnsi"/>
          <w:b/>
          <w:bCs/>
        </w:rPr>
        <w:t>if</w:t>
      </w:r>
      <w:proofErr w:type="spellEnd"/>
      <w:r w:rsidRPr="00C97F29">
        <w:rPr>
          <w:rFonts w:cstheme="minorHAnsi"/>
          <w:b/>
          <w:bCs/>
        </w:rPr>
        <w:t>/</w:t>
      </w:r>
      <w:proofErr w:type="spellStart"/>
      <w:r w:rsidRPr="00C97F29">
        <w:rPr>
          <w:rFonts w:cstheme="minorHAnsi"/>
          <w:b/>
          <w:bCs/>
        </w:rPr>
        <w:t>while</w:t>
      </w:r>
      <w:proofErr w:type="spellEnd"/>
      <w:r w:rsidRPr="00C97F29">
        <w:rPr>
          <w:rFonts w:cstheme="minorHAnsi"/>
          <w:b/>
          <w:bCs/>
        </w:rPr>
        <w:t xml:space="preserve"> statements eruit? (Denk aan: duidelijk/clean, zijn er overbodige statements?) In hoeverre komt het overeen met hoe jij het hebt opgelost?</w:t>
      </w:r>
    </w:p>
    <w:p w14:paraId="2FECFDE4" w14:textId="77777777" w:rsidR="002C7BBF" w:rsidRPr="00C97F29" w:rsidRDefault="002C7BBF" w:rsidP="002C7BBF">
      <w:pPr>
        <w:pStyle w:val="ListParagraph"/>
        <w:rPr>
          <w:rFonts w:cstheme="minorHAnsi"/>
        </w:rPr>
      </w:pPr>
    </w:p>
    <w:p w14:paraId="31D4E580" w14:textId="77777777" w:rsidR="002C7BBF" w:rsidRPr="00C97F29" w:rsidRDefault="002C7BBF" w:rsidP="002C7BBF">
      <w:pPr>
        <w:pStyle w:val="ListParagraph"/>
        <w:rPr>
          <w:rFonts w:cstheme="minorHAnsi"/>
        </w:rPr>
      </w:pPr>
      <w:r w:rsidRPr="00C97F29">
        <w:rPr>
          <w:rFonts w:cstheme="minorHAnsi"/>
        </w:rPr>
        <w:t xml:space="preserve">Er zijn weinig </w:t>
      </w:r>
      <w:proofErr w:type="spellStart"/>
      <w:r w:rsidRPr="00C97F29">
        <w:rPr>
          <w:rFonts w:cstheme="minorHAnsi"/>
        </w:rPr>
        <w:t>if</w:t>
      </w:r>
      <w:proofErr w:type="spellEnd"/>
      <w:r w:rsidRPr="00C97F29">
        <w:rPr>
          <w:rFonts w:cstheme="minorHAnsi"/>
        </w:rPr>
        <w:t>/</w:t>
      </w:r>
      <w:proofErr w:type="spellStart"/>
      <w:r w:rsidRPr="00C97F29">
        <w:rPr>
          <w:rFonts w:cstheme="minorHAnsi"/>
        </w:rPr>
        <w:t>while</w:t>
      </w:r>
      <w:proofErr w:type="spellEnd"/>
      <w:r w:rsidRPr="00C97F29">
        <w:rPr>
          <w:rFonts w:cstheme="minorHAnsi"/>
        </w:rPr>
        <w:t xml:space="preserve"> statements gebruikt, maar degene die zijn gebruikt waren nodig.</w:t>
      </w:r>
      <w:r w:rsidRPr="00C97F29">
        <w:rPr>
          <w:rFonts w:cstheme="minorHAnsi"/>
        </w:rPr>
        <w:tab/>
      </w:r>
    </w:p>
    <w:p w14:paraId="4F7538E4" w14:textId="77777777" w:rsidR="002C7BBF" w:rsidRPr="00C97F29" w:rsidRDefault="002C7BBF" w:rsidP="002C7BBF">
      <w:pPr>
        <w:pStyle w:val="ListParagraph"/>
        <w:rPr>
          <w:rFonts w:cstheme="minorHAnsi"/>
        </w:rPr>
      </w:pPr>
      <w:r w:rsidRPr="00C97F29">
        <w:rPr>
          <w:rFonts w:cstheme="minorHAnsi"/>
        </w:rPr>
        <w:t>Ook waren ze compact en duidelijk.</w:t>
      </w:r>
    </w:p>
    <w:p w14:paraId="5F14510D" w14:textId="77777777" w:rsidR="002C7BBF" w:rsidRPr="00C97F29" w:rsidRDefault="002C7BBF" w:rsidP="002C7BBF">
      <w:pPr>
        <w:pStyle w:val="ListParagraph"/>
        <w:rPr>
          <w:rFonts w:cstheme="minorHAnsi"/>
        </w:rPr>
      </w:pPr>
    </w:p>
    <w:p w14:paraId="297651D7" w14:textId="77777777" w:rsidR="002C7BBF" w:rsidRPr="00C97F29" w:rsidRDefault="002C7BBF" w:rsidP="002C7BBF">
      <w:pPr>
        <w:pStyle w:val="ListParagraph"/>
        <w:numPr>
          <w:ilvl w:val="0"/>
          <w:numId w:val="44"/>
        </w:numPr>
        <w:spacing w:after="160" w:line="259" w:lineRule="auto"/>
        <w:ind w:left="708"/>
        <w:rPr>
          <w:rFonts w:cstheme="minorHAnsi"/>
        </w:rPr>
      </w:pPr>
      <w:r w:rsidRPr="00C97F29">
        <w:rPr>
          <w:rFonts w:cstheme="minorHAnsi"/>
          <w:b/>
          <w:bCs/>
        </w:rPr>
        <w:t xml:space="preserve">Zijn de PEP8 </w:t>
      </w:r>
      <w:proofErr w:type="spellStart"/>
      <w:r w:rsidRPr="00C97F29">
        <w:rPr>
          <w:rFonts w:cstheme="minorHAnsi"/>
          <w:b/>
          <w:bCs/>
        </w:rPr>
        <w:t>guidelines</w:t>
      </w:r>
      <w:proofErr w:type="spellEnd"/>
      <w:r w:rsidRPr="00C97F29">
        <w:rPr>
          <w:rFonts w:cstheme="minorHAnsi"/>
          <w:b/>
          <w:bCs/>
        </w:rPr>
        <w:t xml:space="preserve"> voor Python toegepast? Waar gaat dat goed? Waar kan het beter?</w:t>
      </w:r>
    </w:p>
    <w:p w14:paraId="3B2E7115" w14:textId="77777777" w:rsidR="002C7BBF" w:rsidRPr="00C97F29" w:rsidRDefault="002C7BBF" w:rsidP="002C7BBF">
      <w:pPr>
        <w:pStyle w:val="ListParagraph"/>
        <w:ind w:left="708"/>
        <w:rPr>
          <w:rFonts w:cstheme="minorHAnsi"/>
          <w:b/>
          <w:bCs/>
        </w:rPr>
      </w:pPr>
    </w:p>
    <w:p w14:paraId="7FB51382" w14:textId="77777777" w:rsidR="002C7BBF" w:rsidRPr="00C97F29" w:rsidRDefault="002C7BBF" w:rsidP="002C7BBF">
      <w:pPr>
        <w:pStyle w:val="ListParagraph"/>
        <w:ind w:left="708"/>
        <w:rPr>
          <w:rFonts w:cstheme="minorHAnsi"/>
        </w:rPr>
      </w:pPr>
      <w:r w:rsidRPr="00C97F29">
        <w:rPr>
          <w:rFonts w:cstheme="minorHAnsi"/>
        </w:rPr>
        <w:t xml:space="preserve">De </w:t>
      </w:r>
      <w:proofErr w:type="spellStart"/>
      <w:r w:rsidRPr="00C97F29">
        <w:rPr>
          <w:rFonts w:cstheme="minorHAnsi"/>
        </w:rPr>
        <w:t>guidelines</w:t>
      </w:r>
      <w:proofErr w:type="spellEnd"/>
      <w:r w:rsidRPr="00C97F29">
        <w:rPr>
          <w:rFonts w:cstheme="minorHAnsi"/>
        </w:rPr>
        <w:t xml:space="preserve"> van PEP8 zijn toegepast.</w:t>
      </w:r>
    </w:p>
    <w:p w14:paraId="60BA5D1B" w14:textId="77777777" w:rsidR="002C7BBF" w:rsidRPr="00C97F29" w:rsidRDefault="002C7BBF" w:rsidP="002C7BBF">
      <w:pPr>
        <w:pStyle w:val="ListParagraph"/>
        <w:ind w:left="708"/>
        <w:rPr>
          <w:rFonts w:cstheme="minorHAnsi"/>
        </w:rPr>
      </w:pPr>
      <w:r w:rsidRPr="00C97F29">
        <w:rPr>
          <w:rFonts w:cstheme="minorHAnsi"/>
        </w:rPr>
        <w:t>Dit is te zien aan namen van variabelen, functies en netheid van de code.</w:t>
      </w:r>
    </w:p>
    <w:p w14:paraId="6892D0D0" w14:textId="77777777" w:rsidR="002C7BBF" w:rsidRPr="00C97F29" w:rsidRDefault="002C7BBF" w:rsidP="002C7BBF">
      <w:pPr>
        <w:pStyle w:val="ListParagraph"/>
        <w:rPr>
          <w:rFonts w:cstheme="minorHAnsi"/>
        </w:rPr>
      </w:pPr>
    </w:p>
    <w:p w14:paraId="6361AD01" w14:textId="77777777" w:rsidR="002C7BBF" w:rsidRPr="00C97F29" w:rsidRDefault="002C7BBF" w:rsidP="002C7BBF">
      <w:pPr>
        <w:pStyle w:val="ListParagraph"/>
        <w:numPr>
          <w:ilvl w:val="0"/>
          <w:numId w:val="44"/>
        </w:numPr>
        <w:spacing w:after="160" w:line="259" w:lineRule="auto"/>
        <w:rPr>
          <w:rFonts w:cstheme="minorHAnsi"/>
          <w:b/>
          <w:bCs/>
        </w:rPr>
      </w:pPr>
      <w:r w:rsidRPr="00C97F29">
        <w:rPr>
          <w:rFonts w:cstheme="minorHAnsi"/>
          <w:b/>
          <w:bCs/>
        </w:rPr>
        <w:t>Kan de oplossing simpeler? Vergelijk de code van je medestudent met je eigen code van deze opdracht. Wat valt je op?</w:t>
      </w:r>
    </w:p>
    <w:p w14:paraId="3536D95A" w14:textId="77777777" w:rsidR="002C7BBF" w:rsidRPr="00C97F29" w:rsidRDefault="002C7BBF" w:rsidP="002C7BBF">
      <w:pPr>
        <w:pStyle w:val="ListParagraph"/>
        <w:rPr>
          <w:rFonts w:cstheme="minorHAnsi"/>
        </w:rPr>
      </w:pPr>
    </w:p>
    <w:p w14:paraId="143D314F" w14:textId="77777777" w:rsidR="002C7BBF" w:rsidRPr="00C97F29" w:rsidRDefault="002C7BBF" w:rsidP="002C7BBF">
      <w:pPr>
        <w:pStyle w:val="ListParagraph"/>
        <w:rPr>
          <w:rFonts w:cstheme="minorHAnsi"/>
        </w:rPr>
      </w:pPr>
      <w:r w:rsidRPr="00C97F29">
        <w:rPr>
          <w:rFonts w:cstheme="minorHAnsi"/>
        </w:rPr>
        <w:t>Wanneer een bestand geopend wordt is de standaard mode ‘r’, dit hoeft dus niet nog een keer expliciet meegegeven te worden aan de open functie</w:t>
      </w:r>
    </w:p>
    <w:p w14:paraId="0A994E7D" w14:textId="77777777" w:rsidR="002C7BBF" w:rsidRPr="00C97F29" w:rsidRDefault="002C7BBF" w:rsidP="002C7BB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C586C0"/>
          <w:sz w:val="21"/>
          <w:szCs w:val="21"/>
        </w:rPr>
        <w:t>with</w:t>
      </w:r>
      <w:proofErr w:type="spellEnd"/>
      <w:proofErr w:type="gramEnd"/>
      <w:r w:rsidRPr="00C97F29">
        <w:rPr>
          <w:rFonts w:eastAsia="Times New Roman" w:cstheme="minorHAnsi"/>
          <w:color w:val="CCCCCC"/>
          <w:sz w:val="21"/>
          <w:szCs w:val="21"/>
        </w:rPr>
        <w:t xml:space="preserve"> </w:t>
      </w:r>
      <w:r w:rsidRPr="00C97F29">
        <w:rPr>
          <w:rFonts w:eastAsia="Times New Roman" w:cstheme="minorHAnsi"/>
          <w:color w:val="DCDCAA"/>
          <w:sz w:val="21"/>
          <w:szCs w:val="21"/>
        </w:rPr>
        <w:t>open</w:t>
      </w:r>
      <w:r w:rsidRPr="00C97F29">
        <w:rPr>
          <w:rFonts w:eastAsia="Times New Roman" w:cstheme="minorHAnsi"/>
          <w:color w:val="CCCCCC"/>
          <w:sz w:val="21"/>
          <w:szCs w:val="21"/>
        </w:rPr>
        <w:t>(</w:t>
      </w:r>
      <w:proofErr w:type="spellStart"/>
      <w:r w:rsidRPr="00C97F29">
        <w:rPr>
          <w:rFonts w:eastAsia="Times New Roman" w:cstheme="minorHAnsi"/>
          <w:color w:val="9CDCFE"/>
          <w:sz w:val="21"/>
          <w:szCs w:val="21"/>
        </w:rPr>
        <w:t>file_name</w:t>
      </w:r>
      <w:proofErr w:type="spellEnd"/>
      <w:r w:rsidRPr="00C97F29">
        <w:rPr>
          <w:rFonts w:eastAsia="Times New Roman" w:cstheme="minorHAnsi"/>
          <w:color w:val="CCCCCC"/>
          <w:sz w:val="21"/>
          <w:szCs w:val="21"/>
        </w:rPr>
        <w:t xml:space="preserve">, </w:t>
      </w:r>
      <w:r w:rsidRPr="00C97F29">
        <w:rPr>
          <w:rFonts w:eastAsia="Times New Roman" w:cstheme="minorHAnsi"/>
          <w:color w:val="CE9178"/>
          <w:sz w:val="21"/>
          <w:szCs w:val="21"/>
        </w:rPr>
        <w:t>'r'</w:t>
      </w:r>
      <w:r w:rsidRPr="00C97F29">
        <w:rPr>
          <w:rFonts w:eastAsia="Times New Roman" w:cstheme="minorHAnsi"/>
          <w:color w:val="CCCCCC"/>
          <w:sz w:val="21"/>
          <w:szCs w:val="21"/>
        </w:rPr>
        <w:t xml:space="preserve">) </w:t>
      </w:r>
      <w:r w:rsidRPr="00C97F29">
        <w:rPr>
          <w:rFonts w:eastAsia="Times New Roman" w:cstheme="minorHAnsi"/>
          <w:color w:val="C586C0"/>
          <w:sz w:val="21"/>
          <w:szCs w:val="21"/>
        </w:rPr>
        <w:t>as</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file</w:t>
      </w:r>
      <w:r w:rsidRPr="00C97F29">
        <w:rPr>
          <w:rFonts w:eastAsia="Times New Roman" w:cstheme="minorHAnsi"/>
          <w:color w:val="CCCCCC"/>
          <w:sz w:val="21"/>
          <w:szCs w:val="21"/>
        </w:rPr>
        <w:t>:</w:t>
      </w:r>
    </w:p>
    <w:p w14:paraId="3664BA06" w14:textId="77777777" w:rsidR="002C7BBF" w:rsidRPr="00C97F29" w:rsidRDefault="002C7BBF" w:rsidP="002C7BBF">
      <w:pPr>
        <w:pStyle w:val="ListParagraph"/>
        <w:rPr>
          <w:rFonts w:cstheme="minorHAnsi"/>
        </w:rPr>
      </w:pPr>
    </w:p>
    <w:p w14:paraId="51413CE3" w14:textId="77777777" w:rsidR="002C7BBF" w:rsidRPr="00C97F29" w:rsidRDefault="002C7BBF" w:rsidP="002C7BBF">
      <w:pPr>
        <w:rPr>
          <w:rFonts w:cstheme="minorHAnsi"/>
        </w:rPr>
      </w:pPr>
    </w:p>
    <w:p w14:paraId="4EC9BFF5" w14:textId="77777777" w:rsidR="002C7BBF" w:rsidRPr="00C97F29" w:rsidRDefault="002C7BBF" w:rsidP="002C7BBF">
      <w:pPr>
        <w:pStyle w:val="ListParagraph"/>
        <w:numPr>
          <w:ilvl w:val="0"/>
          <w:numId w:val="44"/>
        </w:numPr>
        <w:spacing w:after="160" w:line="259" w:lineRule="auto"/>
        <w:rPr>
          <w:rFonts w:cstheme="minorHAnsi"/>
          <w:b/>
          <w:bCs/>
        </w:rPr>
      </w:pPr>
      <w:r w:rsidRPr="00C97F29">
        <w:rPr>
          <w:rFonts w:cstheme="minorHAnsi"/>
          <w:b/>
          <w:bCs/>
        </w:rPr>
        <w:t>Wordt eventuele verkeerde input afgevangen?</w:t>
      </w:r>
    </w:p>
    <w:p w14:paraId="2CD5FEA2" w14:textId="77777777" w:rsidR="002C7BBF" w:rsidRPr="00C97F29" w:rsidRDefault="002C7BBF" w:rsidP="002C7BBF">
      <w:pPr>
        <w:pStyle w:val="ListParagraph"/>
        <w:rPr>
          <w:rFonts w:cstheme="minorHAnsi"/>
          <w:b/>
          <w:bCs/>
        </w:rPr>
      </w:pPr>
    </w:p>
    <w:p w14:paraId="28966485" w14:textId="4C40C99A" w:rsidR="002C7BBF" w:rsidRPr="00C97F29" w:rsidRDefault="1FB08D22" w:rsidP="0D27FB3C">
      <w:pPr>
        <w:pStyle w:val="ListParagraph"/>
      </w:pPr>
      <w:r w:rsidRPr="1FB08D22">
        <w:t>Verkeerde input wordt goed afgevangen.</w:t>
      </w:r>
      <w:r w:rsidR="002C7BBF">
        <w:br/>
      </w:r>
      <w:r w:rsidRPr="1FB08D22">
        <w:t>Er wordt gekeken of ik een argument heb meegegeven bij het starten van het script.</w:t>
      </w:r>
    </w:p>
    <w:p w14:paraId="2C9B09B9" w14:textId="77777777" w:rsidR="002C7BBF" w:rsidRPr="00C97F29" w:rsidRDefault="002C7BBF" w:rsidP="002C7BB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C586C0"/>
          <w:sz w:val="21"/>
          <w:szCs w:val="21"/>
        </w:rPr>
        <w:t>if</w:t>
      </w:r>
      <w:proofErr w:type="spellEnd"/>
      <w:proofErr w:type="gramEnd"/>
      <w:r w:rsidRPr="00C97F29">
        <w:rPr>
          <w:rFonts w:eastAsia="Times New Roman" w:cstheme="minorHAnsi"/>
          <w:color w:val="CCCCCC"/>
          <w:sz w:val="21"/>
          <w:szCs w:val="21"/>
        </w:rPr>
        <w:t xml:space="preserve"> </w:t>
      </w:r>
      <w:proofErr w:type="spellStart"/>
      <w:r w:rsidRPr="00C97F29">
        <w:rPr>
          <w:rFonts w:eastAsia="Times New Roman" w:cstheme="minorHAnsi"/>
          <w:color w:val="DCDCAA"/>
          <w:sz w:val="21"/>
          <w:szCs w:val="21"/>
        </w:rPr>
        <w:t>len</w:t>
      </w:r>
      <w:proofErr w:type="spellEnd"/>
      <w:r w:rsidRPr="00C97F29">
        <w:rPr>
          <w:rFonts w:eastAsia="Times New Roman" w:cstheme="minorHAnsi"/>
          <w:color w:val="CCCCCC"/>
          <w:sz w:val="21"/>
          <w:szCs w:val="21"/>
        </w:rPr>
        <w:t>(</w:t>
      </w:r>
      <w:proofErr w:type="spellStart"/>
      <w:r w:rsidRPr="00C97F29">
        <w:rPr>
          <w:rFonts w:eastAsia="Times New Roman" w:cstheme="minorHAnsi"/>
          <w:color w:val="4EC9B0"/>
          <w:sz w:val="21"/>
          <w:szCs w:val="21"/>
        </w:rPr>
        <w:t>sys</w:t>
      </w:r>
      <w:r w:rsidRPr="00C97F29">
        <w:rPr>
          <w:rFonts w:eastAsia="Times New Roman" w:cstheme="minorHAnsi"/>
          <w:color w:val="CCCCCC"/>
          <w:sz w:val="21"/>
          <w:szCs w:val="21"/>
        </w:rPr>
        <w:t>.</w:t>
      </w:r>
      <w:r w:rsidRPr="00C97F29">
        <w:rPr>
          <w:rFonts w:eastAsia="Times New Roman" w:cstheme="minorHAnsi"/>
          <w:color w:val="9CDCFE"/>
          <w:sz w:val="21"/>
          <w:szCs w:val="21"/>
        </w:rPr>
        <w:t>argv</w:t>
      </w:r>
      <w:proofErr w:type="spellEnd"/>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r w:rsidRPr="00C97F29">
        <w:rPr>
          <w:rFonts w:eastAsia="Times New Roman" w:cstheme="minorHAnsi"/>
          <w:color w:val="B5CEA8"/>
          <w:sz w:val="21"/>
          <w:szCs w:val="21"/>
        </w:rPr>
        <w:t>2</w:t>
      </w:r>
      <w:r w:rsidRPr="00C97F29">
        <w:rPr>
          <w:rFonts w:eastAsia="Times New Roman" w:cstheme="minorHAnsi"/>
          <w:color w:val="CCCCCC"/>
          <w:sz w:val="21"/>
          <w:szCs w:val="21"/>
        </w:rPr>
        <w:t>:</w:t>
      </w:r>
    </w:p>
    <w:p w14:paraId="52D0DC04" w14:textId="77777777" w:rsidR="002C7BBF" w:rsidRPr="00C97F29" w:rsidRDefault="002C7BBF" w:rsidP="002C7BB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gramStart"/>
      <w:r w:rsidRPr="00C97F29">
        <w:rPr>
          <w:rFonts w:eastAsia="Times New Roman" w:cstheme="minorHAnsi"/>
          <w:color w:val="DCDCAA"/>
          <w:sz w:val="21"/>
          <w:szCs w:val="21"/>
        </w:rPr>
        <w:t>print</w:t>
      </w:r>
      <w:r w:rsidRPr="00C97F29">
        <w:rPr>
          <w:rFonts w:eastAsia="Times New Roman" w:cstheme="minorHAnsi"/>
          <w:color w:val="CCCCCC"/>
          <w:sz w:val="21"/>
          <w:szCs w:val="21"/>
        </w:rPr>
        <w:t>(</w:t>
      </w:r>
      <w:proofErr w:type="gramEnd"/>
      <w:r w:rsidRPr="00C97F29">
        <w:rPr>
          <w:rFonts w:eastAsia="Times New Roman" w:cstheme="minorHAnsi"/>
          <w:color w:val="CE9178"/>
          <w:sz w:val="21"/>
          <w:szCs w:val="21"/>
        </w:rPr>
        <w:t>"</w:t>
      </w:r>
      <w:proofErr w:type="spellStart"/>
      <w:r w:rsidRPr="00C97F29">
        <w:rPr>
          <w:rFonts w:eastAsia="Times New Roman" w:cstheme="minorHAnsi"/>
          <w:color w:val="CE9178"/>
          <w:sz w:val="21"/>
          <w:szCs w:val="21"/>
        </w:rPr>
        <w:t>Usage</w:t>
      </w:r>
      <w:proofErr w:type="spellEnd"/>
      <w:r w:rsidRPr="00C97F29">
        <w:rPr>
          <w:rFonts w:eastAsia="Times New Roman" w:cstheme="minorHAnsi"/>
          <w:color w:val="CE9178"/>
          <w:sz w:val="21"/>
          <w:szCs w:val="21"/>
        </w:rPr>
        <w:t>: python3 tail.py &lt;</w:t>
      </w:r>
      <w:proofErr w:type="spellStart"/>
      <w:r w:rsidRPr="00C97F29">
        <w:rPr>
          <w:rFonts w:eastAsia="Times New Roman" w:cstheme="minorHAnsi"/>
          <w:color w:val="CE9178"/>
          <w:sz w:val="21"/>
          <w:szCs w:val="21"/>
        </w:rPr>
        <w:t>filename</w:t>
      </w:r>
      <w:proofErr w:type="spellEnd"/>
      <w:r w:rsidRPr="00C97F29">
        <w:rPr>
          <w:rFonts w:eastAsia="Times New Roman" w:cstheme="minorHAnsi"/>
          <w:color w:val="CE9178"/>
          <w:sz w:val="21"/>
          <w:szCs w:val="21"/>
        </w:rPr>
        <w:t>&gt;"</w:t>
      </w:r>
      <w:r w:rsidRPr="00C97F29">
        <w:rPr>
          <w:rFonts w:eastAsia="Times New Roman" w:cstheme="minorHAnsi"/>
          <w:color w:val="CCCCCC"/>
          <w:sz w:val="21"/>
          <w:szCs w:val="21"/>
        </w:rPr>
        <w:t>)</w:t>
      </w:r>
    </w:p>
    <w:p w14:paraId="31956F2E" w14:textId="77777777" w:rsidR="002C7BBF" w:rsidRPr="00C97F29" w:rsidRDefault="002C7BBF" w:rsidP="002C7BBF">
      <w:pPr>
        <w:pStyle w:val="ListParagraph"/>
        <w:rPr>
          <w:rFonts w:cstheme="minorHAnsi"/>
        </w:rPr>
      </w:pPr>
    </w:p>
    <w:p w14:paraId="4CD6F680" w14:textId="77777777" w:rsidR="002C7BBF" w:rsidRPr="00C97F29" w:rsidRDefault="002C7BBF" w:rsidP="002C7BBF">
      <w:pPr>
        <w:pStyle w:val="ListParagraph"/>
        <w:rPr>
          <w:rFonts w:cstheme="minorHAnsi"/>
        </w:rPr>
      </w:pPr>
    </w:p>
    <w:p w14:paraId="6DBB6E94" w14:textId="77777777" w:rsidR="002C7BBF" w:rsidRPr="00C97F29" w:rsidRDefault="002C7BBF" w:rsidP="002C7BBF">
      <w:pPr>
        <w:pStyle w:val="ListParagraph"/>
        <w:rPr>
          <w:rFonts w:cstheme="minorHAnsi"/>
        </w:rPr>
      </w:pPr>
      <w:r w:rsidRPr="00C97F29">
        <w:rPr>
          <w:rFonts w:cstheme="minorHAnsi"/>
        </w:rPr>
        <w:t xml:space="preserve">Bij het openen van het bestand kan er een error ontstaan indien het script een bestand niet kan openen of vinden. Om de functie zit een </w:t>
      </w:r>
      <w:proofErr w:type="spellStart"/>
      <w:r w:rsidRPr="00C97F29">
        <w:rPr>
          <w:rFonts w:cstheme="minorHAnsi"/>
        </w:rPr>
        <w:t>exception</w:t>
      </w:r>
      <w:proofErr w:type="spellEnd"/>
      <w:r w:rsidRPr="00C97F29">
        <w:rPr>
          <w:rFonts w:cstheme="minorHAnsi"/>
        </w:rPr>
        <w:t xml:space="preserve"> </w:t>
      </w:r>
      <w:proofErr w:type="spellStart"/>
      <w:r w:rsidRPr="00C97F29">
        <w:rPr>
          <w:rFonts w:cstheme="minorHAnsi"/>
        </w:rPr>
        <w:t>handler</w:t>
      </w:r>
      <w:proofErr w:type="spellEnd"/>
      <w:r w:rsidRPr="00C97F29">
        <w:rPr>
          <w:rFonts w:cstheme="minorHAnsi"/>
        </w:rPr>
        <w:t>, maar die mist “</w:t>
      </w:r>
      <w:proofErr w:type="spellStart"/>
      <w:r w:rsidRPr="00C97F29">
        <w:rPr>
          <w:rFonts w:cstheme="minorHAnsi"/>
        </w:rPr>
        <w:t>PermissionError</w:t>
      </w:r>
      <w:proofErr w:type="spellEnd"/>
      <w:r w:rsidRPr="00C97F29">
        <w:rPr>
          <w:rFonts w:cstheme="minorHAnsi"/>
        </w:rPr>
        <w:t>”.</w:t>
      </w:r>
    </w:p>
    <w:p w14:paraId="4A8E1B0D" w14:textId="78A72DD1" w:rsidR="002C7BBF" w:rsidRPr="00C97F29" w:rsidRDefault="002C7BBF" w:rsidP="0D27FB3C">
      <w:pPr>
        <w:pStyle w:val="ListParagraph"/>
      </w:pPr>
      <w:r w:rsidRPr="0D27FB3C">
        <w:t>Ook is het beter dat er eerst gevalideerd wordt of het bestand bestaat en geopend mag worden</w:t>
      </w:r>
      <w:r w:rsidR="00BD2FE4">
        <w:t>,</w:t>
      </w:r>
      <w:r w:rsidRPr="0D27FB3C">
        <w:t xml:space="preserve"> voordat het bestand echt geopend wordt met gebruik van ‘</w:t>
      </w:r>
      <w:proofErr w:type="spellStart"/>
      <w:proofErr w:type="gramStart"/>
      <w:r w:rsidRPr="0D27FB3C">
        <w:t>os.path</w:t>
      </w:r>
      <w:proofErr w:type="gramEnd"/>
      <w:r w:rsidRPr="0D27FB3C">
        <w:t>.isfile</w:t>
      </w:r>
      <w:proofErr w:type="spellEnd"/>
      <w:r w:rsidRPr="0D27FB3C">
        <w:t>()’ en ‘</w:t>
      </w:r>
      <w:proofErr w:type="spellStart"/>
      <w:r w:rsidRPr="0D27FB3C">
        <w:t>os.access</w:t>
      </w:r>
      <w:proofErr w:type="spellEnd"/>
      <w:r w:rsidRPr="0D27FB3C">
        <w:t>()’</w:t>
      </w:r>
    </w:p>
    <w:p w14:paraId="48B0A228" w14:textId="77777777" w:rsidR="002C7BBF" w:rsidRPr="00C97F29" w:rsidRDefault="002C7BBF" w:rsidP="002C7BBF">
      <w:pPr>
        <w:spacing w:after="160" w:line="259" w:lineRule="auto"/>
        <w:rPr>
          <w:rFonts w:eastAsia="Times New Roman" w:cstheme="minorHAnsi"/>
          <w:color w:val="242424"/>
          <w:lang w:eastAsia="nl-NL"/>
        </w:rPr>
      </w:pPr>
      <w:r w:rsidRPr="00C97F29">
        <w:rPr>
          <w:rFonts w:cstheme="minorHAnsi"/>
          <w:color w:val="242424"/>
        </w:rPr>
        <w:br w:type="page"/>
      </w:r>
    </w:p>
    <w:p w14:paraId="368C6E6F" w14:textId="77777777" w:rsidR="00812B23" w:rsidRPr="00D02190" w:rsidRDefault="00812B23" w:rsidP="00812B23">
      <w:pPr>
        <w:pStyle w:val="NormalWeb"/>
        <w:shd w:val="clear" w:color="auto" w:fill="FFFFFF" w:themeFill="background1"/>
        <w:spacing w:before="0" w:beforeAutospacing="0" w:after="0" w:afterAutospacing="0"/>
        <w:rPr>
          <w:rFonts w:asciiTheme="minorHAnsi" w:hAnsiTheme="minorHAnsi" w:cstheme="minorHAnsi"/>
          <w:color w:val="242424"/>
          <w:sz w:val="22"/>
          <w:szCs w:val="22"/>
          <w:lang w:val="en-GB"/>
        </w:rPr>
      </w:pPr>
    </w:p>
    <w:p w14:paraId="69A8E5CE" w14:textId="77777777" w:rsidR="00812B23" w:rsidRPr="00C97F29" w:rsidRDefault="00812B23" w:rsidP="00812B23">
      <w:pPr>
        <w:pStyle w:val="NormalWeb"/>
        <w:shd w:val="clear" w:color="auto" w:fill="FFFFFF" w:themeFill="background1"/>
        <w:spacing w:before="0" w:beforeAutospacing="0" w:after="0" w:afterAutospacing="0"/>
        <w:rPr>
          <w:rFonts w:asciiTheme="minorHAnsi" w:hAnsiTheme="minorHAnsi" w:cstheme="minorHAnsi"/>
          <w:color w:val="242424"/>
          <w:sz w:val="22"/>
          <w:szCs w:val="22"/>
        </w:rPr>
      </w:pPr>
      <w:r w:rsidRPr="00C97F29">
        <w:rPr>
          <w:rFonts w:asciiTheme="minorHAnsi" w:hAnsiTheme="minorHAnsi" w:cstheme="minorHAnsi"/>
          <w:color w:val="242424"/>
          <w:sz w:val="22"/>
          <w:szCs w:val="22"/>
        </w:rPr>
        <w:t>1.9    Zelfevaluatie: eindconclusie – week 13/14</w:t>
      </w:r>
    </w:p>
    <w:p w14:paraId="60C25D1A" w14:textId="77777777" w:rsidR="00353DCA" w:rsidRPr="001B2243" w:rsidRDefault="00353DCA" w:rsidP="00353DCA">
      <w:pPr>
        <w:spacing w:line="240" w:lineRule="auto"/>
        <w:rPr>
          <w:rFonts w:eastAsia="Times New Roman" w:cstheme="minorHAnsi"/>
          <w:b/>
          <w:bCs/>
          <w:color w:val="000000" w:themeColor="text1"/>
          <w:sz w:val="28"/>
          <w:szCs w:val="28"/>
        </w:rPr>
      </w:pPr>
    </w:p>
    <w:p w14:paraId="1B7A86DD" w14:textId="77777777" w:rsidR="00353DCA" w:rsidRPr="001B2243" w:rsidRDefault="00353DCA" w:rsidP="00353DCA">
      <w:pPr>
        <w:pStyle w:val="ListParagraph"/>
        <w:numPr>
          <w:ilvl w:val="0"/>
          <w:numId w:val="48"/>
        </w:numPr>
        <w:spacing w:line="240" w:lineRule="auto"/>
        <w:ind w:left="426" w:hanging="426"/>
        <w:rPr>
          <w:rFonts w:eastAsia="Times New Roman" w:cstheme="minorHAnsi"/>
          <w:b/>
          <w:bCs/>
          <w:color w:val="000000" w:themeColor="text1"/>
          <w:sz w:val="28"/>
          <w:szCs w:val="28"/>
        </w:rPr>
      </w:pPr>
      <w:r w:rsidRPr="001B2243">
        <w:rPr>
          <w:rFonts w:eastAsia="Times New Roman" w:cstheme="minorHAnsi"/>
          <w:b/>
          <w:bCs/>
          <w:color w:val="000000" w:themeColor="text1"/>
          <w:sz w:val="28"/>
          <w:szCs w:val="28"/>
        </w:rPr>
        <w:t>Evaluatie leerdoelen</w:t>
      </w:r>
    </w:p>
    <w:p w14:paraId="63E2F548" w14:textId="77777777" w:rsidR="00353DCA" w:rsidRPr="001B2243" w:rsidRDefault="00353DCA" w:rsidP="00353DCA">
      <w:pPr>
        <w:pStyle w:val="NormalWeb"/>
        <w:rPr>
          <w:rFonts w:asciiTheme="minorHAnsi" w:hAnsiTheme="minorHAnsi" w:cstheme="minorHAnsi"/>
          <w:b/>
          <w:bCs/>
          <w:color w:val="000000"/>
        </w:rPr>
      </w:pPr>
      <w:r w:rsidRPr="001B2243">
        <w:rPr>
          <w:rFonts w:asciiTheme="minorHAnsi" w:hAnsiTheme="minorHAnsi" w:cstheme="minorHAnsi"/>
          <w:b/>
          <w:bCs/>
          <w:color w:val="000000"/>
        </w:rPr>
        <w:t>Professionele Skills</w:t>
      </w:r>
    </w:p>
    <w:p w14:paraId="14E8C55E" w14:textId="77777777" w:rsidR="00353DCA" w:rsidRPr="00E9545F" w:rsidRDefault="00353DCA" w:rsidP="00353DCA">
      <w:pPr>
        <w:pStyle w:val="NormalWeb"/>
        <w:contextualSpacing/>
        <w:rPr>
          <w:rFonts w:asciiTheme="minorHAnsi" w:eastAsiaTheme="minorEastAsia" w:hAnsiTheme="minorHAnsi" w:cstheme="minorHAnsi"/>
          <w:b/>
          <w:bCs/>
          <w:sz w:val="22"/>
          <w:szCs w:val="22"/>
        </w:rPr>
      </w:pPr>
      <w:r w:rsidRPr="00E9545F">
        <w:rPr>
          <w:rFonts w:asciiTheme="minorHAnsi" w:eastAsiaTheme="minorEastAsia" w:hAnsiTheme="minorHAnsi" w:cstheme="minorHAnsi"/>
          <w:b/>
          <w:bCs/>
          <w:sz w:val="22"/>
          <w:szCs w:val="22"/>
        </w:rPr>
        <w:t>Benoem hier nog jouw beide leerdoelen voor professional skills (het gehele SMART leerdoel):</w:t>
      </w:r>
    </w:p>
    <w:p w14:paraId="40E86471" w14:textId="77777777" w:rsidR="00353DCA" w:rsidRPr="001B2243" w:rsidRDefault="00353DCA" w:rsidP="00353DCA">
      <w:pPr>
        <w:pStyle w:val="NormalWeb"/>
        <w:contextualSpacing/>
        <w:rPr>
          <w:rFonts w:asciiTheme="minorHAnsi" w:eastAsiaTheme="minorEastAsia" w:hAnsiTheme="minorHAnsi" w:cstheme="minorHAnsi"/>
          <w:sz w:val="22"/>
          <w:szCs w:val="22"/>
        </w:rPr>
      </w:pPr>
    </w:p>
    <w:p w14:paraId="630934D2" w14:textId="77777777" w:rsidR="00262650" w:rsidRPr="00262650" w:rsidRDefault="00353DCA" w:rsidP="00262650">
      <w:pPr>
        <w:pStyle w:val="NormalWeb"/>
        <w:numPr>
          <w:ilvl w:val="0"/>
          <w:numId w:val="53"/>
        </w:numPr>
        <w:contextualSpacing/>
        <w:rPr>
          <w:rFonts w:asciiTheme="minorHAnsi" w:eastAsiaTheme="minorEastAsia" w:hAnsiTheme="minorHAnsi" w:cstheme="minorHAnsi"/>
          <w:sz w:val="22"/>
          <w:szCs w:val="22"/>
        </w:rPr>
      </w:pPr>
      <w:r w:rsidRPr="001B2243">
        <w:rPr>
          <w:rFonts w:asciiTheme="minorHAnsi" w:eastAsiaTheme="minorEastAsia" w:hAnsiTheme="minorHAnsi" w:cstheme="minorHAnsi"/>
          <w:sz w:val="22"/>
          <w:szCs w:val="22"/>
        </w:rPr>
        <w:t>Leerdoel week 6:</w:t>
      </w:r>
      <w:r w:rsidR="00262650">
        <w:rPr>
          <w:rFonts w:asciiTheme="minorHAnsi" w:eastAsiaTheme="minorEastAsia" w:hAnsiTheme="minorHAnsi" w:cstheme="minorHAnsi"/>
          <w:sz w:val="22"/>
          <w:szCs w:val="22"/>
        </w:rPr>
        <w:t xml:space="preserve"> </w:t>
      </w:r>
      <w:r w:rsidR="00262650" w:rsidRPr="00262650">
        <w:rPr>
          <w:rFonts w:asciiTheme="minorHAnsi" w:eastAsiaTheme="minorEastAsia" w:hAnsiTheme="minorHAnsi" w:cstheme="minorHAnsi"/>
          <w:sz w:val="22"/>
          <w:szCs w:val="22"/>
        </w:rPr>
        <w:t>In arch 2 wil ik tijdens elke les maandag aantekeningen maken om mijn concentratie erbij te houden.</w:t>
      </w:r>
    </w:p>
    <w:p w14:paraId="2E620CDB" w14:textId="733C5033" w:rsidR="00353DCA" w:rsidRDefault="00262650" w:rsidP="00262650">
      <w:pPr>
        <w:pStyle w:val="NormalWeb"/>
        <w:ind w:left="360"/>
        <w:contextualSpacing/>
        <w:rPr>
          <w:rFonts w:asciiTheme="minorHAnsi" w:eastAsiaTheme="minorEastAsia" w:hAnsiTheme="minorHAnsi" w:cstheme="minorHAnsi"/>
          <w:sz w:val="22"/>
          <w:szCs w:val="22"/>
        </w:rPr>
      </w:pPr>
      <w:r w:rsidRPr="00262650">
        <w:rPr>
          <w:rFonts w:asciiTheme="minorHAnsi" w:eastAsiaTheme="minorEastAsia" w:hAnsiTheme="minorHAnsi" w:cstheme="minorHAnsi"/>
          <w:sz w:val="22"/>
          <w:szCs w:val="22"/>
        </w:rPr>
        <w:t>Na de les maak ik er een samenvatting van en deel ik deze naar mijn leerteam.</w:t>
      </w:r>
    </w:p>
    <w:p w14:paraId="24975629" w14:textId="77777777" w:rsidR="00262650" w:rsidRPr="001B2243" w:rsidRDefault="00262650" w:rsidP="00262650">
      <w:pPr>
        <w:pStyle w:val="NormalWeb"/>
        <w:ind w:left="360"/>
        <w:contextualSpacing/>
        <w:rPr>
          <w:rFonts w:asciiTheme="minorHAnsi" w:eastAsiaTheme="minorEastAsia" w:hAnsiTheme="minorHAnsi" w:cstheme="minorHAnsi"/>
          <w:sz w:val="22"/>
          <w:szCs w:val="22"/>
        </w:rPr>
      </w:pPr>
    </w:p>
    <w:p w14:paraId="0294042E" w14:textId="77777777" w:rsidR="00353DCA" w:rsidRPr="001B2243" w:rsidRDefault="00353DCA" w:rsidP="00353DCA">
      <w:pPr>
        <w:pStyle w:val="NormalWeb"/>
        <w:numPr>
          <w:ilvl w:val="0"/>
          <w:numId w:val="53"/>
        </w:numPr>
        <w:contextualSpacing/>
        <w:rPr>
          <w:rFonts w:asciiTheme="minorHAnsi" w:eastAsiaTheme="minorEastAsia" w:hAnsiTheme="minorHAnsi" w:cstheme="minorHAnsi"/>
          <w:sz w:val="22"/>
          <w:szCs w:val="22"/>
        </w:rPr>
      </w:pPr>
      <w:r w:rsidRPr="001B2243">
        <w:rPr>
          <w:rFonts w:asciiTheme="minorHAnsi" w:eastAsiaTheme="minorEastAsia" w:hAnsiTheme="minorHAnsi" w:cstheme="minorHAnsi"/>
          <w:sz w:val="22"/>
          <w:szCs w:val="22"/>
        </w:rPr>
        <w:t>Leerdoel week 11: Ik wil in arch 3 oefenen met het vinden van betrouwbare technische bronnen. Ik ga elke vrijdag één uur besteden aan het zoeken van bronnen op basis van de op maandag behandelde lesstof.</w:t>
      </w:r>
    </w:p>
    <w:p w14:paraId="03710B4B" w14:textId="77777777" w:rsidR="00353DCA" w:rsidRPr="001B2243" w:rsidRDefault="00353DCA" w:rsidP="00353DCA">
      <w:pPr>
        <w:pStyle w:val="NormalWeb"/>
        <w:rPr>
          <w:rFonts w:asciiTheme="minorHAnsi" w:eastAsiaTheme="minorEastAsia" w:hAnsiTheme="minorHAnsi" w:cstheme="minorHAnsi"/>
          <w:sz w:val="22"/>
          <w:szCs w:val="22"/>
        </w:rPr>
      </w:pPr>
    </w:p>
    <w:p w14:paraId="22CAE0AA" w14:textId="77777777" w:rsidR="00353DCA" w:rsidRPr="00E9545F" w:rsidRDefault="00353DCA" w:rsidP="00353DCA">
      <w:pPr>
        <w:pStyle w:val="NormalWeb"/>
        <w:rPr>
          <w:rFonts w:asciiTheme="minorHAnsi" w:eastAsiaTheme="minorEastAsia" w:hAnsiTheme="minorHAnsi" w:cstheme="minorHAnsi"/>
          <w:b/>
          <w:bCs/>
          <w:sz w:val="22"/>
          <w:szCs w:val="22"/>
          <w:u w:val="single"/>
        </w:rPr>
      </w:pPr>
      <w:r w:rsidRPr="00E9545F">
        <w:rPr>
          <w:rFonts w:asciiTheme="minorHAnsi" w:eastAsiaTheme="minorEastAsia" w:hAnsiTheme="minorHAnsi" w:cstheme="minorHAnsi"/>
          <w:b/>
          <w:bCs/>
          <w:sz w:val="22"/>
          <w:szCs w:val="22"/>
        </w:rPr>
        <w:t xml:space="preserve">We willen graag een goed beeld krijgen van je ontwikkeling met betrekking tot </w:t>
      </w:r>
      <w:r w:rsidRPr="00E9545F">
        <w:rPr>
          <w:rFonts w:asciiTheme="minorHAnsi" w:eastAsiaTheme="minorEastAsia" w:hAnsiTheme="minorHAnsi" w:cstheme="minorHAnsi"/>
          <w:b/>
          <w:bCs/>
          <w:i/>
          <w:iCs/>
          <w:sz w:val="22"/>
          <w:szCs w:val="22"/>
        </w:rPr>
        <w:t>professional skills</w:t>
      </w:r>
      <w:r w:rsidRPr="00E9545F">
        <w:rPr>
          <w:rFonts w:asciiTheme="minorHAnsi" w:eastAsiaTheme="minorEastAsia" w:hAnsiTheme="minorHAnsi" w:cstheme="minorHAnsi"/>
          <w:b/>
          <w:bCs/>
          <w:sz w:val="22"/>
          <w:szCs w:val="22"/>
        </w:rPr>
        <w:t xml:space="preserve">. Beantwoord de onderstaande vragen. Zorg voor goede bewijzen. </w:t>
      </w:r>
      <w:r w:rsidRPr="00E9545F">
        <w:rPr>
          <w:rFonts w:asciiTheme="minorHAnsi" w:eastAsiaTheme="minorEastAsia" w:hAnsiTheme="minorHAnsi" w:cstheme="minorHAnsi"/>
          <w:b/>
          <w:bCs/>
          <w:sz w:val="22"/>
          <w:szCs w:val="22"/>
          <w:u w:val="single"/>
        </w:rPr>
        <w:t>Geef minimaal 1, maximaal 2 bewijzen die jouw ontwikkeling ondersteunen.</w:t>
      </w:r>
    </w:p>
    <w:p w14:paraId="5C19AEDE" w14:textId="77777777" w:rsidR="00353DCA" w:rsidRPr="00E9545F" w:rsidRDefault="00353DCA" w:rsidP="00353DCA">
      <w:pPr>
        <w:pStyle w:val="NormalWeb"/>
        <w:numPr>
          <w:ilvl w:val="0"/>
          <w:numId w:val="51"/>
        </w:numPr>
        <w:contextualSpacing/>
        <w:rPr>
          <w:rFonts w:asciiTheme="minorHAnsi" w:eastAsiaTheme="minorEastAsia" w:hAnsiTheme="minorHAnsi" w:cstheme="minorHAnsi"/>
          <w:b/>
          <w:bCs/>
          <w:sz w:val="22"/>
          <w:szCs w:val="22"/>
        </w:rPr>
      </w:pPr>
      <w:r w:rsidRPr="00E9545F">
        <w:rPr>
          <w:rFonts w:asciiTheme="minorHAnsi" w:eastAsiaTheme="minorEastAsia" w:hAnsiTheme="minorHAnsi" w:cstheme="minorHAnsi"/>
          <w:b/>
          <w:bCs/>
          <w:sz w:val="22"/>
          <w:szCs w:val="22"/>
        </w:rPr>
        <w:t>Als je kijkt naar je leerdoelen met betrekking tot professional skills, hoe heb je je dan ontwikkeld op deze leerdoelen? Welke resultaten heb je bereikt? Wat is gelukt en wat niet (helemaal)? Wat is er merkbaar/zichtbaar verbeterd en/of veranderd voor jezelf en anderen?</w:t>
      </w:r>
    </w:p>
    <w:p w14:paraId="6056526D" w14:textId="77777777" w:rsidR="00353DCA" w:rsidRDefault="00353DCA" w:rsidP="00B965B8">
      <w:pPr>
        <w:pStyle w:val="NormalWeb"/>
        <w:ind w:left="360"/>
        <w:contextualSpacing/>
        <w:rPr>
          <w:rFonts w:asciiTheme="minorHAnsi" w:eastAsiaTheme="minorEastAsia" w:hAnsiTheme="minorHAnsi" w:cstheme="minorHAnsi"/>
          <w:sz w:val="22"/>
          <w:szCs w:val="22"/>
        </w:rPr>
      </w:pPr>
    </w:p>
    <w:p w14:paraId="13B7C532" w14:textId="48487CEA" w:rsidR="008F3B05" w:rsidRDefault="1FB08D22" w:rsidP="0D27FB3C">
      <w:pPr>
        <w:pStyle w:val="NormalWeb"/>
        <w:ind w:left="360"/>
        <w:contextualSpacing/>
        <w:rPr>
          <w:rFonts w:asciiTheme="minorHAnsi" w:eastAsiaTheme="minorEastAsia" w:hAnsiTheme="minorHAnsi" w:cstheme="minorBidi"/>
          <w:sz w:val="22"/>
          <w:szCs w:val="22"/>
        </w:rPr>
      </w:pPr>
      <w:r w:rsidRPr="1FB08D22">
        <w:rPr>
          <w:rFonts w:asciiTheme="minorHAnsi" w:eastAsiaTheme="minorEastAsia" w:hAnsiTheme="minorHAnsi" w:cstheme="minorBidi"/>
          <w:sz w:val="22"/>
          <w:szCs w:val="22"/>
        </w:rPr>
        <w:t>Ik heb het gevoel dat door aantekeningen te maken tijdens de lessen, ik de lesstof beter kan onthouden en dat daarnaast ook mijn concentratie een stuk verbeterd is.</w:t>
      </w:r>
    </w:p>
    <w:p w14:paraId="5D8985D4" w14:textId="0B439837" w:rsidR="008F3B05" w:rsidRDefault="1FB08D22" w:rsidP="0D27FB3C">
      <w:pPr>
        <w:pStyle w:val="NormalWeb"/>
        <w:ind w:left="360"/>
        <w:contextualSpacing/>
        <w:rPr>
          <w:rFonts w:asciiTheme="minorHAnsi" w:eastAsiaTheme="minorEastAsia" w:hAnsiTheme="minorHAnsi" w:cstheme="minorBidi"/>
          <w:sz w:val="22"/>
          <w:szCs w:val="22"/>
        </w:rPr>
      </w:pPr>
      <w:r w:rsidRPr="1FB08D22">
        <w:rPr>
          <w:rFonts w:asciiTheme="minorHAnsi" w:eastAsiaTheme="minorEastAsia" w:hAnsiTheme="minorHAnsi" w:cstheme="minorBidi"/>
          <w:sz w:val="22"/>
          <w:szCs w:val="22"/>
        </w:rPr>
        <w:t xml:space="preserve">De samenvattingen die ik heb gemaakt zijn ook nuttig voor mijn leerteam, omdat sommigen soms wat meer moeite hebben met programmeren en een samenvatting een </w:t>
      </w:r>
      <w:r w:rsidR="00995341">
        <w:rPr>
          <w:rFonts w:asciiTheme="minorHAnsi" w:eastAsiaTheme="minorEastAsia" w:hAnsiTheme="minorHAnsi" w:cstheme="minorBidi"/>
          <w:sz w:val="22"/>
          <w:szCs w:val="22"/>
        </w:rPr>
        <w:t>goede</w:t>
      </w:r>
      <w:r w:rsidRPr="1FB08D22">
        <w:rPr>
          <w:rFonts w:asciiTheme="minorHAnsi" w:eastAsiaTheme="minorEastAsia" w:hAnsiTheme="minorHAnsi" w:cstheme="minorBidi"/>
          <w:sz w:val="22"/>
          <w:szCs w:val="22"/>
        </w:rPr>
        <w:t xml:space="preserve"> ondersteuning kan zijn.</w:t>
      </w:r>
    </w:p>
    <w:p w14:paraId="148BA7F0" w14:textId="4CB657FC" w:rsidR="00693D48" w:rsidRDefault="008F3B05" w:rsidP="00693D48">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Doordat ik samenvattingen heb gemaakt kan ik bij onduidelijkheid zelf ook makkelijker terugzoeken in de lesstof.</w:t>
      </w:r>
      <w:r w:rsidR="003D7C38">
        <w:rPr>
          <w:rFonts w:asciiTheme="minorHAnsi" w:eastAsiaTheme="minorEastAsia" w:hAnsiTheme="minorHAnsi" w:cstheme="minorHAnsi"/>
          <w:sz w:val="22"/>
          <w:szCs w:val="22"/>
        </w:rPr>
        <w:t xml:space="preserve"> </w:t>
      </w:r>
    </w:p>
    <w:p w14:paraId="0C9B526E" w14:textId="77777777" w:rsidR="003D7C38" w:rsidRDefault="003D7C38" w:rsidP="003D7C38">
      <w:pPr>
        <w:pStyle w:val="NormalWeb"/>
        <w:ind w:left="360"/>
        <w:contextualSpacing/>
        <w:rPr>
          <w:rFonts w:asciiTheme="minorHAnsi" w:eastAsiaTheme="minorEastAsia" w:hAnsiTheme="minorHAnsi" w:cstheme="minorHAnsi"/>
          <w:sz w:val="22"/>
          <w:szCs w:val="22"/>
        </w:rPr>
      </w:pPr>
    </w:p>
    <w:p w14:paraId="0B84F477" w14:textId="67644C8D" w:rsidR="003D7C38" w:rsidRDefault="1FB08D22" w:rsidP="0D27FB3C">
      <w:pPr>
        <w:pStyle w:val="NormalWeb"/>
        <w:ind w:left="360"/>
        <w:contextualSpacing/>
        <w:rPr>
          <w:rFonts w:asciiTheme="minorHAnsi" w:eastAsiaTheme="minorEastAsia" w:hAnsiTheme="minorHAnsi" w:cstheme="minorBidi"/>
          <w:sz w:val="22"/>
          <w:szCs w:val="22"/>
        </w:rPr>
      </w:pPr>
      <w:r w:rsidRPr="1FB08D22">
        <w:rPr>
          <w:rFonts w:asciiTheme="minorHAnsi" w:eastAsiaTheme="minorEastAsia" w:hAnsiTheme="minorHAnsi" w:cstheme="minorBidi"/>
          <w:sz w:val="22"/>
          <w:szCs w:val="22"/>
        </w:rPr>
        <w:t>Ik heb wel gemerkt dat het niet altijd lukt om op maandag na de les de samenvatting te maken, maar hoe langer ik ermee wacht, hoe lastiger het is om alles nog volledig terug te halen, waardoor de samenvatting waarschijnlijk minder uitgebreid is. Het is dus belangrijk om de samenvatting zo snel mogelijk te maken, wanneer de stof nog vers in het geheugen zit.</w:t>
      </w:r>
    </w:p>
    <w:p w14:paraId="3C3CDC99" w14:textId="2751FDEF" w:rsidR="008F3B05" w:rsidRDefault="008F3B05" w:rsidP="00B965B8">
      <w:pPr>
        <w:pStyle w:val="NormalWeb"/>
        <w:ind w:left="360"/>
        <w:contextualSpacing/>
        <w:rPr>
          <w:rFonts w:asciiTheme="minorHAnsi" w:eastAsiaTheme="minorEastAsia" w:hAnsiTheme="minorHAnsi" w:cstheme="minorHAnsi"/>
          <w:sz w:val="22"/>
          <w:szCs w:val="22"/>
        </w:rPr>
      </w:pPr>
    </w:p>
    <w:p w14:paraId="576C5120" w14:textId="77777777" w:rsidR="00693D48" w:rsidRDefault="00693D48" w:rsidP="00B965B8">
      <w:pPr>
        <w:pStyle w:val="NormalWeb"/>
        <w:ind w:left="360"/>
        <w:contextualSpacing/>
        <w:rPr>
          <w:rFonts w:asciiTheme="minorHAnsi" w:eastAsiaTheme="minorEastAsia" w:hAnsiTheme="minorHAnsi" w:cstheme="minorHAnsi"/>
          <w:b/>
          <w:bCs/>
          <w:sz w:val="22"/>
          <w:szCs w:val="22"/>
        </w:rPr>
      </w:pPr>
    </w:p>
    <w:p w14:paraId="083A9C6D" w14:textId="7816F129" w:rsidR="003D7C38" w:rsidRDefault="00693D48" w:rsidP="00B965B8">
      <w:pPr>
        <w:pStyle w:val="NormalWeb"/>
        <w:ind w:left="360"/>
        <w:contextualSpacing/>
        <w:rPr>
          <w:rFonts w:asciiTheme="minorHAnsi" w:eastAsiaTheme="minorEastAsia" w:hAnsiTheme="minorHAnsi" w:cstheme="minorHAnsi"/>
          <w:b/>
          <w:bCs/>
          <w:sz w:val="22"/>
          <w:szCs w:val="22"/>
        </w:rPr>
      </w:pPr>
      <w:r>
        <w:rPr>
          <w:rFonts w:asciiTheme="minorHAnsi" w:eastAsiaTheme="minorEastAsia" w:hAnsiTheme="minorHAnsi" w:cstheme="minorHAnsi"/>
          <w:b/>
          <w:bCs/>
          <w:sz w:val="22"/>
          <w:szCs w:val="22"/>
        </w:rPr>
        <w:t>Voorbeeld van een samenvatting:</w:t>
      </w:r>
    </w:p>
    <w:p w14:paraId="0E7C5823" w14:textId="6DEEFD6E" w:rsidR="00693D48" w:rsidRPr="00693D48" w:rsidRDefault="00693D48" w:rsidP="00B965B8">
      <w:pPr>
        <w:pStyle w:val="NormalWeb"/>
        <w:ind w:left="360"/>
        <w:contextualSpacing/>
        <w:rPr>
          <w:rFonts w:asciiTheme="minorHAnsi" w:eastAsiaTheme="minorEastAsia" w:hAnsiTheme="minorHAnsi" w:cstheme="minorHAnsi"/>
          <w:b/>
          <w:bCs/>
          <w:sz w:val="22"/>
          <w:szCs w:val="22"/>
        </w:rPr>
      </w:pPr>
      <w:r w:rsidRPr="00693D48">
        <w:rPr>
          <w:rFonts w:asciiTheme="minorHAnsi" w:eastAsiaTheme="minorEastAsia" w:hAnsiTheme="minorHAnsi" w:cstheme="minorHAnsi"/>
          <w:b/>
          <w:bCs/>
          <w:sz w:val="22"/>
          <w:szCs w:val="22"/>
        </w:rPr>
        <w:lastRenderedPageBreak/>
        <w:drawing>
          <wp:inline distT="0" distB="0" distL="0" distR="0" wp14:anchorId="047D6312" wp14:editId="0D41935A">
            <wp:extent cx="4076700" cy="4923115"/>
            <wp:effectExtent l="0" t="0" r="0" b="0"/>
            <wp:docPr id="62484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48465" name=""/>
                    <pic:cNvPicPr/>
                  </pic:nvPicPr>
                  <pic:blipFill>
                    <a:blip r:embed="rId11"/>
                    <a:stretch>
                      <a:fillRect/>
                    </a:stretch>
                  </pic:blipFill>
                  <pic:spPr>
                    <a:xfrm>
                      <a:off x="0" y="0"/>
                      <a:ext cx="4089135" cy="4938132"/>
                    </a:xfrm>
                    <a:prstGeom prst="rect">
                      <a:avLst/>
                    </a:prstGeom>
                  </pic:spPr>
                </pic:pic>
              </a:graphicData>
            </a:graphic>
          </wp:inline>
        </w:drawing>
      </w:r>
    </w:p>
    <w:p w14:paraId="3010CAA3" w14:textId="77777777" w:rsidR="00693D48" w:rsidRDefault="00693D48" w:rsidP="00B965B8">
      <w:pPr>
        <w:pStyle w:val="NormalWeb"/>
        <w:ind w:left="360"/>
        <w:contextualSpacing/>
        <w:rPr>
          <w:rFonts w:asciiTheme="minorHAnsi" w:eastAsiaTheme="minorEastAsia" w:hAnsiTheme="minorHAnsi" w:cstheme="minorHAnsi"/>
          <w:sz w:val="22"/>
          <w:szCs w:val="22"/>
        </w:rPr>
      </w:pPr>
    </w:p>
    <w:p w14:paraId="5C46A138" w14:textId="14A9A88C" w:rsidR="003D7C38" w:rsidRDefault="00626658" w:rsidP="00B965B8">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Het onderzoeken hoe ik het beste technische bronnen kan vinden vond ik wat moeilijker.</w:t>
      </w:r>
    </w:p>
    <w:p w14:paraId="4C29C797" w14:textId="5611C36D" w:rsidR="00626658" w:rsidRDefault="00626658" w:rsidP="00B965B8">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Ik heb de lesstof van een van de lessen genomen en ben hier verschillende zoektermen voor gaan proberen om te kijken welke de beste resultaten gaven.</w:t>
      </w:r>
    </w:p>
    <w:p w14:paraId="009044C3" w14:textId="77777777" w:rsidR="00335A69" w:rsidRDefault="00335A69" w:rsidP="00B965B8">
      <w:pPr>
        <w:pStyle w:val="NormalWeb"/>
        <w:ind w:left="360"/>
        <w:contextualSpacing/>
        <w:rPr>
          <w:rFonts w:asciiTheme="minorHAnsi" w:eastAsiaTheme="minorEastAsia" w:hAnsiTheme="minorHAnsi" w:cstheme="minorHAnsi"/>
          <w:sz w:val="22"/>
          <w:szCs w:val="22"/>
        </w:rPr>
      </w:pPr>
    </w:p>
    <w:p w14:paraId="64497BF5" w14:textId="44473EEA" w:rsidR="00335A69" w:rsidRDefault="00335A69" w:rsidP="00B965B8">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De zoektermen die de beste resultaten gaven waren in het algemeen korte steekwoorden gerelateerd aan het onderwerp. Kort</w:t>
      </w:r>
      <w:r w:rsidR="009E6A8A">
        <w:rPr>
          <w:rFonts w:asciiTheme="minorHAnsi" w:eastAsiaTheme="minorEastAsia" w:hAnsiTheme="minorHAnsi" w:cstheme="minorHAnsi"/>
          <w:sz w:val="22"/>
          <w:szCs w:val="22"/>
        </w:rPr>
        <w:t xml:space="preserve"> </w:t>
      </w:r>
      <w:r w:rsidR="0061451B">
        <w:rPr>
          <w:rFonts w:asciiTheme="minorHAnsi" w:eastAsiaTheme="minorEastAsia" w:hAnsiTheme="minorHAnsi" w:cstheme="minorHAnsi"/>
          <w:sz w:val="22"/>
          <w:szCs w:val="22"/>
        </w:rPr>
        <w:t>maar</w:t>
      </w:r>
      <w:r>
        <w:rPr>
          <w:rFonts w:asciiTheme="minorHAnsi" w:eastAsiaTheme="minorEastAsia" w:hAnsiTheme="minorHAnsi" w:cstheme="minorHAnsi"/>
          <w:sz w:val="22"/>
          <w:szCs w:val="22"/>
        </w:rPr>
        <w:t xml:space="preserve"> krachtig</w:t>
      </w:r>
      <w:r w:rsidR="009E6A8A">
        <w:rPr>
          <w:rFonts w:asciiTheme="minorHAnsi" w:eastAsiaTheme="minorEastAsia" w:hAnsiTheme="minorHAnsi" w:cstheme="minorHAnsi"/>
          <w:sz w:val="22"/>
          <w:szCs w:val="22"/>
        </w:rPr>
        <w:t>,</w:t>
      </w:r>
      <w:r>
        <w:rPr>
          <w:rFonts w:asciiTheme="minorHAnsi" w:eastAsiaTheme="minorEastAsia" w:hAnsiTheme="minorHAnsi" w:cstheme="minorHAnsi"/>
          <w:sz w:val="22"/>
          <w:szCs w:val="22"/>
        </w:rPr>
        <w:t xml:space="preserve"> blijkt dus.</w:t>
      </w:r>
    </w:p>
    <w:p w14:paraId="634DA428" w14:textId="77777777" w:rsidR="00335A69" w:rsidRDefault="00335A69" w:rsidP="00B965B8">
      <w:pPr>
        <w:pStyle w:val="NormalWeb"/>
        <w:ind w:left="360"/>
        <w:contextualSpacing/>
        <w:rPr>
          <w:rFonts w:asciiTheme="minorHAnsi" w:eastAsiaTheme="minorEastAsia" w:hAnsiTheme="minorHAnsi" w:cstheme="minorHAnsi"/>
          <w:sz w:val="22"/>
          <w:szCs w:val="22"/>
        </w:rPr>
      </w:pPr>
    </w:p>
    <w:p w14:paraId="62DA270F" w14:textId="0AF471CE" w:rsidR="00626658" w:rsidRDefault="00626658" w:rsidP="0D27FB3C">
      <w:pPr>
        <w:pStyle w:val="NormalWeb"/>
        <w:ind w:left="360"/>
        <w:contextualSpacing/>
        <w:rPr>
          <w:ins w:id="1" w:author="Caroline Rietdijk" w:date="2025-01-02T13:36:00Z"/>
          <w:rFonts w:asciiTheme="minorHAnsi" w:eastAsiaTheme="minorEastAsia" w:hAnsiTheme="minorHAnsi" w:cstheme="minorBidi"/>
          <w:sz w:val="22"/>
          <w:szCs w:val="22"/>
        </w:rPr>
      </w:pPr>
      <w:r w:rsidRPr="0D27FB3C">
        <w:rPr>
          <w:rFonts w:asciiTheme="minorHAnsi" w:eastAsiaTheme="minorEastAsia" w:hAnsiTheme="minorHAnsi" w:cstheme="minorBidi"/>
          <w:sz w:val="22"/>
          <w:szCs w:val="22"/>
        </w:rPr>
        <w:t xml:space="preserve">Hierbij heb ik gelet op: </w:t>
      </w:r>
    </w:p>
    <w:p w14:paraId="1964481F" w14:textId="309767D2" w:rsidR="00626658" w:rsidRDefault="1FB08D22" w:rsidP="1FB08D22">
      <w:pPr>
        <w:pStyle w:val="NormalWeb"/>
        <w:numPr>
          <w:ilvl w:val="0"/>
          <w:numId w:val="1"/>
        </w:numPr>
        <w:contextualSpacing/>
        <w:rPr>
          <w:rFonts w:asciiTheme="minorHAnsi" w:eastAsiaTheme="minorEastAsia" w:hAnsiTheme="minorHAnsi" w:cstheme="minorBidi"/>
          <w:sz w:val="22"/>
          <w:szCs w:val="22"/>
        </w:rPr>
      </w:pPr>
      <w:r w:rsidRPr="1FB08D22">
        <w:rPr>
          <w:rFonts w:asciiTheme="minorHAnsi" w:eastAsiaTheme="minorEastAsia" w:hAnsiTheme="minorHAnsi" w:cstheme="minorBidi"/>
          <w:sz w:val="22"/>
          <w:szCs w:val="22"/>
        </w:rPr>
        <w:t>Betrouwbaarheid van de schrijver</w:t>
      </w:r>
    </w:p>
    <w:p w14:paraId="2D8BE2BD" w14:textId="79670146" w:rsidR="00626658" w:rsidRDefault="1FB08D22" w:rsidP="1FB08D22">
      <w:pPr>
        <w:pStyle w:val="NormalWeb"/>
        <w:numPr>
          <w:ilvl w:val="0"/>
          <w:numId w:val="1"/>
        </w:numPr>
        <w:contextualSpacing/>
        <w:rPr>
          <w:rFonts w:asciiTheme="minorHAnsi" w:eastAsiaTheme="minorEastAsia" w:hAnsiTheme="minorHAnsi" w:cstheme="minorBidi"/>
          <w:sz w:val="22"/>
          <w:szCs w:val="22"/>
        </w:rPr>
      </w:pPr>
      <w:r w:rsidRPr="1FB08D22">
        <w:rPr>
          <w:rFonts w:asciiTheme="minorHAnsi" w:eastAsiaTheme="minorEastAsia" w:hAnsiTheme="minorHAnsi" w:cstheme="minorBidi"/>
          <w:sz w:val="22"/>
          <w:szCs w:val="22"/>
        </w:rPr>
        <w:t xml:space="preserve">Actualiteit van de bron </w:t>
      </w:r>
    </w:p>
    <w:p w14:paraId="76F12FFD" w14:textId="11369565" w:rsidR="00626658" w:rsidRDefault="1FB08D22" w:rsidP="1FB08D22">
      <w:pPr>
        <w:pStyle w:val="NormalWeb"/>
        <w:numPr>
          <w:ilvl w:val="0"/>
          <w:numId w:val="1"/>
        </w:numPr>
        <w:contextualSpacing/>
        <w:rPr>
          <w:rFonts w:asciiTheme="minorHAnsi" w:eastAsiaTheme="minorEastAsia" w:hAnsiTheme="minorHAnsi" w:cstheme="minorBidi"/>
          <w:sz w:val="22"/>
          <w:szCs w:val="22"/>
        </w:rPr>
      </w:pPr>
      <w:r w:rsidRPr="1FB08D22">
        <w:rPr>
          <w:rFonts w:asciiTheme="minorHAnsi" w:eastAsiaTheme="minorEastAsia" w:hAnsiTheme="minorHAnsi" w:cstheme="minorBidi"/>
          <w:sz w:val="22"/>
          <w:szCs w:val="22"/>
        </w:rPr>
        <w:t xml:space="preserve">Of de inhoud nuttig is voor mij </w:t>
      </w:r>
    </w:p>
    <w:p w14:paraId="05974427" w14:textId="30EDF95E" w:rsidR="0D27FB3C" w:rsidRDefault="0D27FB3C" w:rsidP="0D27FB3C">
      <w:pPr>
        <w:pStyle w:val="NormalWeb"/>
        <w:ind w:left="360"/>
        <w:contextualSpacing/>
        <w:rPr>
          <w:rFonts w:asciiTheme="minorHAnsi" w:eastAsiaTheme="minorEastAsia" w:hAnsiTheme="minorHAnsi" w:cstheme="minorBidi"/>
          <w:sz w:val="22"/>
          <w:szCs w:val="22"/>
        </w:rPr>
      </w:pPr>
    </w:p>
    <w:p w14:paraId="744D1B08" w14:textId="196B383F" w:rsidR="00626658" w:rsidRDefault="00626658" w:rsidP="001008EA">
      <w:pPr>
        <w:pStyle w:val="NormalWeb"/>
        <w:ind w:left="360"/>
        <w:contextualSpacing/>
        <w:rPr>
          <w:rFonts w:asciiTheme="minorHAnsi" w:eastAsiaTheme="minorEastAsia" w:hAnsiTheme="minorHAnsi" w:cstheme="minorBidi"/>
          <w:sz w:val="22"/>
          <w:szCs w:val="22"/>
        </w:rPr>
      </w:pPr>
      <w:r w:rsidRPr="0D27FB3C">
        <w:rPr>
          <w:rFonts w:asciiTheme="minorHAnsi" w:eastAsiaTheme="minorEastAsia" w:hAnsiTheme="minorHAnsi" w:cstheme="minorBidi"/>
          <w:sz w:val="22"/>
          <w:szCs w:val="22"/>
        </w:rPr>
        <w:t xml:space="preserve">Door het oefenen hiermee is het makkelijker geworden om goede bronnen te herkennen </w:t>
      </w:r>
      <w:r w:rsidR="009E6A8A">
        <w:rPr>
          <w:rFonts w:asciiTheme="minorHAnsi" w:eastAsiaTheme="minorEastAsia" w:hAnsiTheme="minorHAnsi" w:cstheme="minorBidi"/>
          <w:sz w:val="22"/>
          <w:szCs w:val="22"/>
        </w:rPr>
        <w:t xml:space="preserve">en deze snel door te scannen zonder dat </w:t>
      </w:r>
      <w:r w:rsidRPr="0D27FB3C">
        <w:rPr>
          <w:rFonts w:asciiTheme="minorHAnsi" w:eastAsiaTheme="minorEastAsia" w:hAnsiTheme="minorHAnsi" w:cstheme="minorBidi"/>
          <w:sz w:val="22"/>
          <w:szCs w:val="22"/>
        </w:rPr>
        <w:t>ik de</w:t>
      </w:r>
      <w:r w:rsidR="009E6A8A">
        <w:rPr>
          <w:rFonts w:asciiTheme="minorHAnsi" w:eastAsiaTheme="minorEastAsia" w:hAnsiTheme="minorHAnsi" w:cstheme="minorBidi"/>
          <w:sz w:val="22"/>
          <w:szCs w:val="22"/>
        </w:rPr>
        <w:t xml:space="preserve"> inhoud volledig heb hoeven lezen</w:t>
      </w:r>
      <w:r w:rsidRPr="0D27FB3C">
        <w:rPr>
          <w:rFonts w:asciiTheme="minorHAnsi" w:eastAsiaTheme="minorEastAsia" w:hAnsiTheme="minorHAnsi" w:cstheme="minorBidi"/>
          <w:sz w:val="22"/>
          <w:szCs w:val="22"/>
        </w:rPr>
        <w:t>.</w:t>
      </w:r>
    </w:p>
    <w:p w14:paraId="30A24768" w14:textId="77777777" w:rsidR="009E6A8A" w:rsidRDefault="009E6A8A" w:rsidP="001008EA">
      <w:pPr>
        <w:pStyle w:val="NormalWeb"/>
        <w:ind w:left="360"/>
        <w:contextualSpacing/>
        <w:rPr>
          <w:rFonts w:asciiTheme="minorHAnsi" w:eastAsiaTheme="minorEastAsia" w:hAnsiTheme="minorHAnsi" w:cstheme="minorBidi"/>
          <w:sz w:val="22"/>
          <w:szCs w:val="22"/>
        </w:rPr>
      </w:pPr>
    </w:p>
    <w:p w14:paraId="28287A33" w14:textId="2B8B915A" w:rsidR="009E6A8A" w:rsidRDefault="009E6A8A" w:rsidP="009E6A8A">
      <w:pPr>
        <w:pStyle w:val="NormalWeb"/>
        <w:ind w:left="360"/>
        <w:contextualSpacing/>
        <w:rPr>
          <w:ins w:id="2" w:author="Caroline Rietdijk" w:date="2025-01-02T13:37:00Z"/>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Voornamelijk de inhoud criterium bleek voor mij het beste te werken omdat </w:t>
      </w:r>
      <w:r>
        <w:rPr>
          <w:rFonts w:asciiTheme="minorHAnsi" w:eastAsiaTheme="minorEastAsia" w:hAnsiTheme="minorHAnsi" w:cstheme="minorBidi"/>
          <w:sz w:val="22"/>
          <w:szCs w:val="22"/>
        </w:rPr>
        <w:t>sommige bronnen erg theoretisch te ver de diepte in gaan en een bron met bijvoorbeeld tutorials of praktische voorbeelden veel makkelijker te snappen zijn.</w:t>
      </w:r>
    </w:p>
    <w:p w14:paraId="2409D476" w14:textId="77777777" w:rsidR="009E6A8A" w:rsidRDefault="009E6A8A" w:rsidP="001008EA">
      <w:pPr>
        <w:pStyle w:val="NormalWeb"/>
        <w:ind w:left="360"/>
        <w:contextualSpacing/>
        <w:rPr>
          <w:rFonts w:asciiTheme="minorHAnsi" w:eastAsiaTheme="minorEastAsia" w:hAnsiTheme="minorHAnsi" w:cstheme="minorBidi"/>
          <w:sz w:val="22"/>
          <w:szCs w:val="22"/>
        </w:rPr>
      </w:pPr>
    </w:p>
    <w:p w14:paraId="6161738A" w14:textId="77777777" w:rsidR="005B262B" w:rsidRDefault="005B262B" w:rsidP="001008EA">
      <w:pPr>
        <w:pStyle w:val="NormalWeb"/>
        <w:ind w:left="360"/>
        <w:contextualSpacing/>
        <w:rPr>
          <w:rFonts w:asciiTheme="minorHAnsi" w:eastAsiaTheme="minorEastAsia" w:hAnsiTheme="minorHAnsi" w:cstheme="minorBidi"/>
          <w:sz w:val="22"/>
          <w:szCs w:val="22"/>
        </w:rPr>
      </w:pPr>
    </w:p>
    <w:p w14:paraId="25A92E90" w14:textId="263D683A" w:rsidR="005B262B" w:rsidRDefault="005B262B" w:rsidP="001008EA">
      <w:pPr>
        <w:pStyle w:val="NormalWeb"/>
        <w:ind w:left="360"/>
        <w:contextualSpacing/>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Voorbeeld van bron onderzoek:</w:t>
      </w:r>
    </w:p>
    <w:p w14:paraId="1DB0A162" w14:textId="6BEB8292" w:rsidR="005B262B" w:rsidRPr="005B262B" w:rsidRDefault="005B262B" w:rsidP="001008EA">
      <w:pPr>
        <w:pStyle w:val="NormalWeb"/>
        <w:ind w:left="360"/>
        <w:contextualSpacing/>
        <w:rPr>
          <w:rFonts w:asciiTheme="minorHAnsi" w:eastAsiaTheme="minorEastAsia" w:hAnsiTheme="minorHAnsi" w:cstheme="minorBidi"/>
          <w:b/>
          <w:bCs/>
          <w:sz w:val="22"/>
          <w:szCs w:val="22"/>
        </w:rPr>
      </w:pPr>
      <w:r w:rsidRPr="005B262B">
        <w:rPr>
          <w:rFonts w:asciiTheme="minorHAnsi" w:eastAsiaTheme="minorEastAsia" w:hAnsiTheme="minorHAnsi" w:cstheme="minorBidi"/>
          <w:b/>
          <w:bCs/>
          <w:sz w:val="22"/>
          <w:szCs w:val="22"/>
        </w:rPr>
        <w:lastRenderedPageBreak/>
        <w:drawing>
          <wp:inline distT="0" distB="0" distL="0" distR="0" wp14:anchorId="44FD14DF" wp14:editId="4EDD0D16">
            <wp:extent cx="4667250" cy="2631986"/>
            <wp:effectExtent l="0" t="0" r="0" b="0"/>
            <wp:docPr id="36142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24086" name=""/>
                    <pic:cNvPicPr/>
                  </pic:nvPicPr>
                  <pic:blipFill>
                    <a:blip r:embed="rId12"/>
                    <a:stretch>
                      <a:fillRect/>
                    </a:stretch>
                  </pic:blipFill>
                  <pic:spPr>
                    <a:xfrm>
                      <a:off x="0" y="0"/>
                      <a:ext cx="4677193" cy="2637593"/>
                    </a:xfrm>
                    <a:prstGeom prst="rect">
                      <a:avLst/>
                    </a:prstGeom>
                  </pic:spPr>
                </pic:pic>
              </a:graphicData>
            </a:graphic>
          </wp:inline>
        </w:drawing>
      </w:r>
    </w:p>
    <w:p w14:paraId="6AA50499" w14:textId="77777777" w:rsidR="00353DCA" w:rsidRPr="00E9545F" w:rsidRDefault="00353DCA" w:rsidP="00353DCA">
      <w:pPr>
        <w:pStyle w:val="NormalWeb"/>
        <w:numPr>
          <w:ilvl w:val="0"/>
          <w:numId w:val="51"/>
        </w:numPr>
        <w:contextualSpacing/>
        <w:rPr>
          <w:rFonts w:asciiTheme="minorHAnsi" w:eastAsiaTheme="minorEastAsia" w:hAnsiTheme="minorHAnsi" w:cstheme="minorHAnsi"/>
          <w:b/>
          <w:bCs/>
          <w:sz w:val="22"/>
          <w:szCs w:val="22"/>
        </w:rPr>
      </w:pPr>
      <w:r w:rsidRPr="00E9545F">
        <w:rPr>
          <w:rFonts w:asciiTheme="minorHAnsi" w:eastAsiaTheme="minorEastAsia" w:hAnsiTheme="minorHAnsi" w:cstheme="minorHAnsi"/>
          <w:b/>
          <w:bCs/>
          <w:sz w:val="22"/>
          <w:szCs w:val="22"/>
        </w:rPr>
        <w:t>In hoeverre was je aanpak effectief? Wat had je (met je huidige inzicht) kunnen verbeteren in je aanpak?</w:t>
      </w:r>
    </w:p>
    <w:p w14:paraId="57AE5C17" w14:textId="77777777" w:rsidR="00353DCA" w:rsidRDefault="00353DCA" w:rsidP="0034003C">
      <w:pPr>
        <w:pStyle w:val="NormalWeb"/>
        <w:ind w:left="360"/>
        <w:contextualSpacing/>
        <w:rPr>
          <w:rFonts w:asciiTheme="minorHAnsi" w:eastAsiaTheme="minorEastAsia" w:hAnsiTheme="minorHAnsi" w:cstheme="minorHAnsi"/>
          <w:sz w:val="22"/>
          <w:szCs w:val="22"/>
        </w:rPr>
      </w:pPr>
    </w:p>
    <w:p w14:paraId="3D19E302" w14:textId="766680C2" w:rsidR="0034003C" w:rsidRDefault="1FB08D22" w:rsidP="0D27FB3C">
      <w:pPr>
        <w:pStyle w:val="NormalWeb"/>
        <w:ind w:left="360"/>
        <w:contextualSpacing/>
        <w:rPr>
          <w:rFonts w:asciiTheme="minorHAnsi" w:eastAsiaTheme="minorEastAsia" w:hAnsiTheme="minorHAnsi" w:cstheme="minorBidi"/>
          <w:sz w:val="22"/>
          <w:szCs w:val="22"/>
        </w:rPr>
      </w:pPr>
      <w:r w:rsidRPr="1FB08D22">
        <w:rPr>
          <w:rFonts w:asciiTheme="minorHAnsi" w:eastAsiaTheme="minorEastAsia" w:hAnsiTheme="minorHAnsi" w:cstheme="minorBidi"/>
          <w:sz w:val="22"/>
          <w:szCs w:val="22"/>
        </w:rPr>
        <w:t xml:space="preserve">Door het maken van aantekeningen en samenvattingen is de lesstof beter blijven hangen en kan ik onderdelen makkelijker </w:t>
      </w:r>
      <w:r w:rsidR="00E94497" w:rsidRPr="1FB08D22">
        <w:rPr>
          <w:rFonts w:asciiTheme="minorHAnsi" w:eastAsiaTheme="minorEastAsia" w:hAnsiTheme="minorHAnsi" w:cstheme="minorBidi"/>
          <w:sz w:val="22"/>
          <w:szCs w:val="22"/>
        </w:rPr>
        <w:t>terugzoeken</w:t>
      </w:r>
      <w:r w:rsidRPr="1FB08D22">
        <w:rPr>
          <w:rFonts w:asciiTheme="minorHAnsi" w:eastAsiaTheme="minorEastAsia" w:hAnsiTheme="minorHAnsi" w:cstheme="minorBidi"/>
          <w:sz w:val="22"/>
          <w:szCs w:val="22"/>
        </w:rPr>
        <w:t>.</w:t>
      </w:r>
    </w:p>
    <w:p w14:paraId="5521593A" w14:textId="59D04737" w:rsidR="0034003C" w:rsidRDefault="1FB08D22" w:rsidP="0D27FB3C">
      <w:pPr>
        <w:pStyle w:val="NormalWeb"/>
        <w:ind w:left="360"/>
        <w:contextualSpacing/>
        <w:rPr>
          <w:rFonts w:asciiTheme="minorHAnsi" w:eastAsiaTheme="minorEastAsia" w:hAnsiTheme="minorHAnsi" w:cstheme="minorBidi"/>
          <w:sz w:val="22"/>
          <w:szCs w:val="22"/>
        </w:rPr>
      </w:pPr>
      <w:r w:rsidRPr="1FB08D22">
        <w:rPr>
          <w:rFonts w:asciiTheme="minorHAnsi" w:eastAsiaTheme="minorEastAsia" w:hAnsiTheme="minorHAnsi" w:cstheme="minorBidi"/>
          <w:sz w:val="22"/>
          <w:szCs w:val="22"/>
        </w:rPr>
        <w:t>Een verbeterpunt in de aanpak is vooral de samenvatting zo snel mogelijk te maken.</w:t>
      </w:r>
    </w:p>
    <w:p w14:paraId="5800BBE9" w14:textId="4FB6734F" w:rsidR="0034003C" w:rsidRDefault="008D2D0B" w:rsidP="0D27FB3C">
      <w:pPr>
        <w:pStyle w:val="NormalWeb"/>
        <w:ind w:left="360"/>
        <w:contextualSpacing/>
        <w:rPr>
          <w:rFonts w:asciiTheme="minorHAnsi" w:eastAsiaTheme="minorEastAsia" w:hAnsiTheme="minorHAnsi" w:cstheme="minorBidi"/>
          <w:sz w:val="22"/>
          <w:szCs w:val="22"/>
        </w:rPr>
      </w:pPr>
      <w:r w:rsidRPr="0D27FB3C">
        <w:rPr>
          <w:rFonts w:asciiTheme="minorHAnsi" w:eastAsiaTheme="minorEastAsia" w:hAnsiTheme="minorHAnsi" w:cstheme="minorBidi"/>
          <w:sz w:val="22"/>
          <w:szCs w:val="22"/>
        </w:rPr>
        <w:t>Ook moet ik een manier vinden aantekeningen en samenvattingen op een overzichtelijke manier op te slaan</w:t>
      </w:r>
      <w:r w:rsidR="00C508BC">
        <w:rPr>
          <w:rFonts w:asciiTheme="minorHAnsi" w:eastAsiaTheme="minorEastAsia" w:hAnsiTheme="minorHAnsi" w:cstheme="minorBidi"/>
          <w:sz w:val="22"/>
          <w:szCs w:val="22"/>
        </w:rPr>
        <w:t xml:space="preserve"> en te categoriseren op onderwerp</w:t>
      </w:r>
      <w:r w:rsidR="005B262B">
        <w:rPr>
          <w:rFonts w:asciiTheme="minorHAnsi" w:eastAsiaTheme="minorEastAsia" w:hAnsiTheme="minorHAnsi" w:cstheme="minorBidi"/>
          <w:sz w:val="22"/>
          <w:szCs w:val="22"/>
        </w:rPr>
        <w:t>,</w:t>
      </w:r>
      <w:r w:rsidRPr="0D27FB3C">
        <w:rPr>
          <w:rFonts w:asciiTheme="minorHAnsi" w:eastAsiaTheme="minorEastAsia" w:hAnsiTheme="minorHAnsi" w:cstheme="minorBidi"/>
          <w:sz w:val="22"/>
          <w:szCs w:val="22"/>
        </w:rPr>
        <w:t xml:space="preserve"> zodat deze ook makkelijk te vinden zijn tijdens de rest van de opleiding.</w:t>
      </w:r>
    </w:p>
    <w:p w14:paraId="55A3889E" w14:textId="77777777" w:rsidR="008D2D0B" w:rsidRDefault="008D2D0B" w:rsidP="0034003C">
      <w:pPr>
        <w:pStyle w:val="NormalWeb"/>
        <w:ind w:left="360"/>
        <w:contextualSpacing/>
        <w:rPr>
          <w:rFonts w:asciiTheme="minorHAnsi" w:eastAsiaTheme="minorEastAsia" w:hAnsiTheme="minorHAnsi" w:cstheme="minorHAnsi"/>
          <w:sz w:val="22"/>
          <w:szCs w:val="22"/>
        </w:rPr>
      </w:pPr>
    </w:p>
    <w:p w14:paraId="5391D013" w14:textId="77777777" w:rsidR="008D2D0B" w:rsidRDefault="008D2D0B" w:rsidP="0034003C">
      <w:pPr>
        <w:pStyle w:val="NormalWeb"/>
        <w:ind w:left="360"/>
        <w:contextualSpacing/>
        <w:rPr>
          <w:rFonts w:asciiTheme="minorHAnsi" w:eastAsiaTheme="minorEastAsia" w:hAnsiTheme="minorHAnsi" w:cstheme="minorHAnsi"/>
          <w:sz w:val="22"/>
          <w:szCs w:val="22"/>
        </w:rPr>
      </w:pPr>
    </w:p>
    <w:p w14:paraId="1ECBA3B8" w14:textId="32F74D3B" w:rsidR="0034003C" w:rsidRDefault="0034003C" w:rsidP="0034003C">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 xml:space="preserve">Wat betreft de bronnen </w:t>
      </w:r>
      <w:r w:rsidR="008D2D0B">
        <w:rPr>
          <w:rFonts w:asciiTheme="minorHAnsi" w:eastAsiaTheme="minorEastAsia" w:hAnsiTheme="minorHAnsi" w:cstheme="minorHAnsi"/>
          <w:sz w:val="22"/>
          <w:szCs w:val="22"/>
        </w:rPr>
        <w:t>is het gelukt hier een effectieve manier voor te vinden.</w:t>
      </w:r>
    </w:p>
    <w:p w14:paraId="5FDEC617" w14:textId="32C2A1EB" w:rsidR="00915A19" w:rsidRDefault="00915A19" w:rsidP="0D27FB3C">
      <w:pPr>
        <w:pStyle w:val="NormalWeb"/>
        <w:ind w:left="360"/>
        <w:contextualSpacing/>
        <w:rPr>
          <w:rFonts w:asciiTheme="minorHAnsi" w:eastAsiaTheme="minorEastAsia" w:hAnsiTheme="minorHAnsi" w:cstheme="minorBidi"/>
          <w:sz w:val="22"/>
          <w:szCs w:val="22"/>
        </w:rPr>
      </w:pPr>
      <w:r w:rsidRPr="0D27FB3C">
        <w:rPr>
          <w:rFonts w:asciiTheme="minorHAnsi" w:eastAsiaTheme="minorEastAsia" w:hAnsiTheme="minorHAnsi" w:cstheme="minorBidi"/>
          <w:sz w:val="22"/>
          <w:szCs w:val="22"/>
        </w:rPr>
        <w:t>Op Real Python staan veel bronnen en tutorials die handig zijn om te gebruiken</w:t>
      </w:r>
      <w:r w:rsidR="00C508BC">
        <w:rPr>
          <w:rFonts w:asciiTheme="minorHAnsi" w:eastAsiaTheme="minorEastAsia" w:hAnsiTheme="minorHAnsi" w:cstheme="minorBidi"/>
          <w:sz w:val="22"/>
          <w:szCs w:val="22"/>
        </w:rPr>
        <w:t>,</w:t>
      </w:r>
      <w:r w:rsidRPr="0D27FB3C">
        <w:rPr>
          <w:rFonts w:asciiTheme="minorHAnsi" w:eastAsiaTheme="minorEastAsia" w:hAnsiTheme="minorHAnsi" w:cstheme="minorBidi"/>
          <w:sz w:val="22"/>
          <w:szCs w:val="22"/>
        </w:rPr>
        <w:t xml:space="preserve"> omdat daar ook praktische voorbeelden in staan.</w:t>
      </w:r>
    </w:p>
    <w:p w14:paraId="11E2DE40" w14:textId="5F0E8AE6" w:rsidR="00915A19" w:rsidRDefault="00915A19" w:rsidP="00915A19">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Deze bronnen en tutorials staan duidelijk gecategoriseerd waardoor informatie snel te vinden is.</w:t>
      </w:r>
    </w:p>
    <w:p w14:paraId="36234704" w14:textId="52504C11" w:rsidR="008D2D0B" w:rsidRDefault="008D2D0B" w:rsidP="0034003C">
      <w:pPr>
        <w:pStyle w:val="NormalWeb"/>
        <w:ind w:left="360"/>
        <w:contextualSpacing/>
        <w:rPr>
          <w:rFonts w:asciiTheme="minorHAnsi" w:eastAsiaTheme="minorEastAsia" w:hAnsiTheme="minorHAnsi" w:cstheme="minorHAnsi"/>
          <w:sz w:val="22"/>
          <w:szCs w:val="22"/>
        </w:rPr>
      </w:pPr>
    </w:p>
    <w:p w14:paraId="21611A36" w14:textId="77777777" w:rsidR="0034003C" w:rsidRPr="001B2243" w:rsidRDefault="0034003C" w:rsidP="00353DCA">
      <w:pPr>
        <w:pStyle w:val="NormalWeb"/>
        <w:contextualSpacing/>
        <w:rPr>
          <w:rFonts w:asciiTheme="minorHAnsi" w:eastAsiaTheme="minorEastAsia" w:hAnsiTheme="minorHAnsi" w:cstheme="minorHAnsi"/>
          <w:sz w:val="22"/>
          <w:szCs w:val="22"/>
        </w:rPr>
      </w:pPr>
    </w:p>
    <w:p w14:paraId="570FB785" w14:textId="77777777" w:rsidR="00353DCA" w:rsidRPr="00E9545F" w:rsidRDefault="00353DCA" w:rsidP="00353DCA">
      <w:pPr>
        <w:pStyle w:val="NormalWeb"/>
        <w:numPr>
          <w:ilvl w:val="0"/>
          <w:numId w:val="51"/>
        </w:numPr>
        <w:contextualSpacing/>
        <w:rPr>
          <w:rFonts w:asciiTheme="minorHAnsi" w:eastAsiaTheme="minorEastAsia" w:hAnsiTheme="minorHAnsi" w:cstheme="minorHAnsi"/>
          <w:b/>
          <w:bCs/>
          <w:sz w:val="22"/>
          <w:szCs w:val="22"/>
        </w:rPr>
      </w:pPr>
      <w:r w:rsidRPr="00E9545F">
        <w:rPr>
          <w:rFonts w:asciiTheme="minorHAnsi" w:eastAsiaTheme="minorEastAsia" w:hAnsiTheme="minorHAnsi" w:cstheme="minorHAnsi"/>
          <w:b/>
          <w:bCs/>
          <w:sz w:val="22"/>
          <w:szCs w:val="22"/>
        </w:rPr>
        <w:t>Wat neem je mee van wat je geleerd hebt naar de toekomst? (</w:t>
      </w:r>
      <w:proofErr w:type="gramStart"/>
      <w:r w:rsidRPr="00E9545F">
        <w:rPr>
          <w:rFonts w:asciiTheme="minorHAnsi" w:eastAsiaTheme="minorEastAsia" w:hAnsiTheme="minorHAnsi" w:cstheme="minorHAnsi"/>
          <w:b/>
          <w:bCs/>
          <w:sz w:val="22"/>
          <w:szCs w:val="22"/>
        </w:rPr>
        <w:t>bijv.</w:t>
      </w:r>
      <w:proofErr w:type="gramEnd"/>
      <w:r w:rsidRPr="00E9545F">
        <w:rPr>
          <w:rFonts w:asciiTheme="minorHAnsi" w:eastAsiaTheme="minorEastAsia" w:hAnsiTheme="minorHAnsi" w:cstheme="minorHAnsi"/>
          <w:b/>
          <w:bCs/>
          <w:sz w:val="22"/>
          <w:szCs w:val="22"/>
        </w:rPr>
        <w:t xml:space="preserve"> naar het 2e semester?)</w:t>
      </w:r>
    </w:p>
    <w:p w14:paraId="11004901" w14:textId="77777777" w:rsidR="00353DCA" w:rsidRDefault="00353DCA" w:rsidP="00353DCA">
      <w:pPr>
        <w:pStyle w:val="NormalWeb"/>
        <w:spacing w:before="0" w:beforeAutospacing="0" w:after="0" w:afterAutospacing="0"/>
        <w:rPr>
          <w:rFonts w:asciiTheme="minorHAnsi" w:hAnsiTheme="minorHAnsi" w:cstheme="minorHAnsi"/>
          <w:b/>
          <w:bCs/>
          <w:color w:val="000000"/>
          <w:sz w:val="22"/>
          <w:szCs w:val="22"/>
        </w:rPr>
      </w:pPr>
    </w:p>
    <w:p w14:paraId="6AB22A32" w14:textId="182667EB" w:rsidR="0034003C" w:rsidRDefault="00A6650B" w:rsidP="0034003C">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 xml:space="preserve">Ik blijf </w:t>
      </w:r>
      <w:r w:rsidR="0034003C">
        <w:rPr>
          <w:rFonts w:asciiTheme="minorHAnsi" w:hAnsiTheme="minorHAnsi" w:cstheme="minorHAnsi"/>
          <w:color w:val="000000"/>
          <w:sz w:val="22"/>
          <w:szCs w:val="22"/>
        </w:rPr>
        <w:t>aantekeningen</w:t>
      </w:r>
      <w:r>
        <w:rPr>
          <w:rFonts w:asciiTheme="minorHAnsi" w:hAnsiTheme="minorHAnsi" w:cstheme="minorHAnsi"/>
          <w:color w:val="000000"/>
          <w:sz w:val="22"/>
          <w:szCs w:val="22"/>
        </w:rPr>
        <w:t xml:space="preserve"> maken tijdens de les</w:t>
      </w:r>
      <w:r w:rsidR="0034003C">
        <w:rPr>
          <w:rFonts w:asciiTheme="minorHAnsi" w:hAnsiTheme="minorHAnsi" w:cstheme="minorHAnsi"/>
          <w:color w:val="000000"/>
          <w:sz w:val="22"/>
          <w:szCs w:val="22"/>
        </w:rPr>
        <w:t xml:space="preserve"> en </w:t>
      </w:r>
      <w:r w:rsidR="00BB2747">
        <w:rPr>
          <w:rFonts w:asciiTheme="minorHAnsi" w:hAnsiTheme="minorHAnsi" w:cstheme="minorHAnsi"/>
          <w:color w:val="000000"/>
          <w:sz w:val="22"/>
          <w:szCs w:val="22"/>
        </w:rPr>
        <w:t xml:space="preserve">maak de </w:t>
      </w:r>
      <w:r w:rsidR="0034003C">
        <w:rPr>
          <w:rFonts w:asciiTheme="minorHAnsi" w:hAnsiTheme="minorHAnsi" w:cstheme="minorHAnsi"/>
          <w:color w:val="000000"/>
          <w:sz w:val="22"/>
          <w:szCs w:val="22"/>
        </w:rPr>
        <w:t>samenvatting</w:t>
      </w:r>
      <w:r w:rsidR="00BB2747">
        <w:rPr>
          <w:rFonts w:asciiTheme="minorHAnsi" w:hAnsiTheme="minorHAnsi" w:cstheme="minorHAnsi"/>
          <w:color w:val="000000"/>
          <w:sz w:val="22"/>
          <w:szCs w:val="22"/>
        </w:rPr>
        <w:t xml:space="preserve"> er</w:t>
      </w:r>
      <w:r w:rsidR="0034003C">
        <w:rPr>
          <w:rFonts w:asciiTheme="minorHAnsi" w:hAnsiTheme="minorHAnsi" w:cstheme="minorHAnsi"/>
          <w:color w:val="000000"/>
          <w:sz w:val="22"/>
          <w:szCs w:val="22"/>
        </w:rPr>
        <w:t xml:space="preserve"> zo snel mogelijk na</w:t>
      </w:r>
      <w:r>
        <w:rPr>
          <w:rFonts w:asciiTheme="minorHAnsi" w:hAnsiTheme="minorHAnsi" w:cstheme="minorHAnsi"/>
          <w:color w:val="000000"/>
          <w:sz w:val="22"/>
          <w:szCs w:val="22"/>
        </w:rPr>
        <w:t xml:space="preserve">. </w:t>
      </w:r>
    </w:p>
    <w:p w14:paraId="3CE32BA1" w14:textId="77777777" w:rsidR="0034003C" w:rsidRDefault="0034003C" w:rsidP="0034003C">
      <w:pPr>
        <w:pStyle w:val="NormalWeb"/>
        <w:spacing w:before="0" w:beforeAutospacing="0" w:after="0" w:afterAutospacing="0"/>
        <w:ind w:left="360"/>
        <w:rPr>
          <w:rFonts w:asciiTheme="minorHAnsi" w:hAnsiTheme="minorHAnsi" w:cstheme="minorHAnsi"/>
          <w:color w:val="000000"/>
          <w:sz w:val="22"/>
          <w:szCs w:val="22"/>
        </w:rPr>
      </w:pPr>
    </w:p>
    <w:p w14:paraId="0EA1F4D2" w14:textId="713CC7A3" w:rsidR="00915A19" w:rsidRDefault="1FB08D22" w:rsidP="0D27FB3C">
      <w:pPr>
        <w:pStyle w:val="NormalWeb"/>
        <w:spacing w:before="0" w:beforeAutospacing="0" w:after="0" w:afterAutospacing="0"/>
        <w:ind w:left="360"/>
        <w:rPr>
          <w:rFonts w:asciiTheme="minorHAnsi" w:hAnsiTheme="minorHAnsi" w:cstheme="minorBidi"/>
          <w:color w:val="000000"/>
          <w:sz w:val="22"/>
          <w:szCs w:val="22"/>
        </w:rPr>
      </w:pPr>
      <w:r w:rsidRPr="1FB08D22">
        <w:rPr>
          <w:rFonts w:asciiTheme="minorHAnsi" w:hAnsiTheme="minorHAnsi" w:cstheme="minorBidi"/>
          <w:color w:val="000000" w:themeColor="text1"/>
          <w:sz w:val="22"/>
          <w:szCs w:val="22"/>
        </w:rPr>
        <w:t xml:space="preserve">Ik ga op zoek naar een soortgelijke website van Real Python maar dan voor C#, omdat één website waarin heel veel informatie </w:t>
      </w:r>
      <w:r w:rsidRPr="1FB08D22">
        <w:rPr>
          <w:rFonts w:asciiTheme="minorHAnsi" w:eastAsiaTheme="minorEastAsia" w:hAnsiTheme="minorHAnsi" w:cstheme="minorBidi"/>
          <w:sz w:val="22"/>
          <w:szCs w:val="22"/>
        </w:rPr>
        <w:t xml:space="preserve">georganiseerd </w:t>
      </w:r>
      <w:r w:rsidRPr="1FB08D22">
        <w:rPr>
          <w:rFonts w:asciiTheme="minorHAnsi" w:hAnsiTheme="minorHAnsi" w:cstheme="minorBidi"/>
          <w:color w:val="000000" w:themeColor="text1"/>
          <w:sz w:val="22"/>
          <w:szCs w:val="22"/>
        </w:rPr>
        <w:t>staat handig en snel is.</w:t>
      </w:r>
    </w:p>
    <w:p w14:paraId="3CC7CDD1" w14:textId="77777777" w:rsidR="00915A19" w:rsidRDefault="00915A19" w:rsidP="0034003C">
      <w:pPr>
        <w:pStyle w:val="NormalWeb"/>
        <w:spacing w:before="0" w:beforeAutospacing="0" w:after="0" w:afterAutospacing="0"/>
        <w:ind w:left="360"/>
        <w:rPr>
          <w:rFonts w:asciiTheme="minorHAnsi" w:hAnsiTheme="minorHAnsi" w:cstheme="minorHAnsi"/>
          <w:color w:val="000000"/>
          <w:sz w:val="22"/>
          <w:szCs w:val="22"/>
        </w:rPr>
      </w:pPr>
    </w:p>
    <w:p w14:paraId="0F49F6FC" w14:textId="77777777" w:rsidR="0034003C" w:rsidRPr="0034003C" w:rsidRDefault="0034003C" w:rsidP="0034003C">
      <w:pPr>
        <w:pStyle w:val="NormalWeb"/>
        <w:spacing w:before="0" w:beforeAutospacing="0" w:after="0" w:afterAutospacing="0"/>
        <w:ind w:left="360"/>
        <w:rPr>
          <w:rFonts w:asciiTheme="minorHAnsi" w:hAnsiTheme="minorHAnsi" w:cstheme="minorHAnsi"/>
          <w:color w:val="000000"/>
          <w:sz w:val="22"/>
          <w:szCs w:val="22"/>
        </w:rPr>
      </w:pPr>
    </w:p>
    <w:p w14:paraId="11E66176" w14:textId="77777777" w:rsidR="0034003C" w:rsidRDefault="0034003C" w:rsidP="00353DCA">
      <w:pPr>
        <w:pStyle w:val="NormalWeb"/>
        <w:spacing w:before="0" w:beforeAutospacing="0" w:after="0" w:afterAutospacing="0"/>
        <w:rPr>
          <w:rFonts w:asciiTheme="minorHAnsi" w:hAnsiTheme="minorHAnsi" w:cstheme="minorHAnsi"/>
          <w:b/>
          <w:bCs/>
          <w:color w:val="000000"/>
          <w:sz w:val="22"/>
          <w:szCs w:val="22"/>
        </w:rPr>
      </w:pPr>
    </w:p>
    <w:p w14:paraId="0E34B741" w14:textId="77777777" w:rsidR="00626658" w:rsidRPr="001B2243" w:rsidRDefault="00626658" w:rsidP="00353DCA">
      <w:pPr>
        <w:pStyle w:val="NormalWeb"/>
        <w:spacing w:before="0" w:beforeAutospacing="0" w:after="0" w:afterAutospacing="0"/>
        <w:rPr>
          <w:rFonts w:asciiTheme="minorHAnsi" w:hAnsiTheme="minorHAnsi" w:cstheme="minorHAnsi"/>
          <w:b/>
          <w:bCs/>
          <w:color w:val="000000"/>
          <w:sz w:val="22"/>
          <w:szCs w:val="22"/>
        </w:rPr>
      </w:pPr>
    </w:p>
    <w:p w14:paraId="5CEA12C0" w14:textId="77777777" w:rsidR="00353DCA" w:rsidRPr="001B2243" w:rsidRDefault="00353DCA" w:rsidP="00353DCA">
      <w:pPr>
        <w:pStyle w:val="NormalWeb"/>
        <w:spacing w:before="0" w:beforeAutospacing="0" w:after="0" w:afterAutospacing="0"/>
        <w:rPr>
          <w:rFonts w:asciiTheme="minorHAnsi" w:hAnsiTheme="minorHAnsi" w:cstheme="minorHAnsi"/>
          <w:b/>
          <w:bCs/>
          <w:color w:val="000000"/>
        </w:rPr>
      </w:pPr>
      <w:r w:rsidRPr="001B2243">
        <w:rPr>
          <w:rFonts w:asciiTheme="minorHAnsi" w:hAnsiTheme="minorHAnsi" w:cstheme="minorHAnsi"/>
          <w:b/>
          <w:bCs/>
          <w:color w:val="000000"/>
        </w:rPr>
        <w:t>Programmeren</w:t>
      </w:r>
    </w:p>
    <w:p w14:paraId="1ADE3B33" w14:textId="77777777" w:rsidR="00353DCA" w:rsidRPr="001B2243" w:rsidRDefault="00353DCA" w:rsidP="00353DCA">
      <w:pPr>
        <w:pStyle w:val="NormalWeb"/>
        <w:contextualSpacing/>
        <w:rPr>
          <w:rFonts w:asciiTheme="minorHAnsi" w:eastAsiaTheme="minorEastAsia" w:hAnsiTheme="minorHAnsi" w:cstheme="minorHAnsi"/>
          <w:sz w:val="22"/>
          <w:szCs w:val="22"/>
        </w:rPr>
      </w:pPr>
    </w:p>
    <w:p w14:paraId="5A91D922" w14:textId="77777777" w:rsidR="00353DCA" w:rsidRPr="00E9545F" w:rsidRDefault="00353DCA" w:rsidP="00353DCA">
      <w:pPr>
        <w:pStyle w:val="NormalWeb"/>
        <w:contextualSpacing/>
        <w:rPr>
          <w:rFonts w:asciiTheme="minorHAnsi" w:eastAsiaTheme="minorEastAsia" w:hAnsiTheme="minorHAnsi" w:cstheme="minorHAnsi"/>
          <w:b/>
          <w:bCs/>
          <w:sz w:val="22"/>
          <w:szCs w:val="22"/>
        </w:rPr>
      </w:pPr>
      <w:r w:rsidRPr="00E9545F">
        <w:rPr>
          <w:rFonts w:asciiTheme="minorHAnsi" w:eastAsiaTheme="minorEastAsia" w:hAnsiTheme="minorHAnsi" w:cstheme="minorHAnsi"/>
          <w:b/>
          <w:bCs/>
          <w:sz w:val="22"/>
          <w:szCs w:val="22"/>
        </w:rPr>
        <w:t>Benoem hier nog jouw beide leerdoelen voor programmeren (het gehele SMART leerdoel):</w:t>
      </w:r>
    </w:p>
    <w:p w14:paraId="2843E3BD" w14:textId="77777777" w:rsidR="00353DCA" w:rsidRPr="001B2243" w:rsidRDefault="00353DCA" w:rsidP="00353DCA">
      <w:pPr>
        <w:pStyle w:val="NormalWeb"/>
        <w:contextualSpacing/>
        <w:rPr>
          <w:rFonts w:asciiTheme="minorHAnsi" w:eastAsiaTheme="minorEastAsia" w:hAnsiTheme="minorHAnsi" w:cstheme="minorHAnsi"/>
          <w:sz w:val="22"/>
          <w:szCs w:val="22"/>
        </w:rPr>
      </w:pPr>
    </w:p>
    <w:p w14:paraId="4F84A333" w14:textId="2711A730" w:rsidR="00353DCA" w:rsidRPr="001B2243" w:rsidRDefault="00353DCA" w:rsidP="00353DCA">
      <w:pPr>
        <w:pStyle w:val="NormalWeb"/>
        <w:numPr>
          <w:ilvl w:val="0"/>
          <w:numId w:val="54"/>
        </w:numPr>
        <w:contextualSpacing/>
        <w:rPr>
          <w:rFonts w:asciiTheme="minorHAnsi" w:eastAsiaTheme="minorEastAsia" w:hAnsiTheme="minorHAnsi" w:cstheme="minorHAnsi"/>
          <w:sz w:val="22"/>
          <w:szCs w:val="22"/>
        </w:rPr>
      </w:pPr>
      <w:r w:rsidRPr="001B2243">
        <w:rPr>
          <w:rFonts w:asciiTheme="minorHAnsi" w:eastAsiaTheme="minorEastAsia" w:hAnsiTheme="minorHAnsi" w:cstheme="minorHAnsi"/>
          <w:sz w:val="22"/>
          <w:szCs w:val="22"/>
        </w:rPr>
        <w:t>Leerdoel week 6:</w:t>
      </w:r>
      <w:r w:rsidR="00262650">
        <w:rPr>
          <w:rFonts w:asciiTheme="minorHAnsi" w:eastAsiaTheme="minorEastAsia" w:hAnsiTheme="minorHAnsi" w:cstheme="minorHAnsi"/>
          <w:sz w:val="22"/>
          <w:szCs w:val="22"/>
        </w:rPr>
        <w:t xml:space="preserve"> </w:t>
      </w:r>
      <w:r w:rsidR="00262650" w:rsidRPr="00262650">
        <w:rPr>
          <w:rFonts w:asciiTheme="minorHAnsi" w:eastAsiaTheme="minorEastAsia" w:hAnsiTheme="minorHAnsi" w:cstheme="minorHAnsi"/>
          <w:sz w:val="22"/>
          <w:szCs w:val="22"/>
        </w:rPr>
        <w:t>In arch 2 wil ik elke vrijdag een oude opdracht herzien om nieuw geleerde technieken toe te passen.</w:t>
      </w:r>
    </w:p>
    <w:p w14:paraId="2E75B7B1" w14:textId="4598CAD8" w:rsidR="00353DCA" w:rsidRPr="001B2243" w:rsidRDefault="00353DCA" w:rsidP="00353DCA">
      <w:pPr>
        <w:pStyle w:val="NormalWeb"/>
        <w:numPr>
          <w:ilvl w:val="0"/>
          <w:numId w:val="54"/>
        </w:numPr>
        <w:contextualSpacing/>
        <w:rPr>
          <w:rFonts w:asciiTheme="minorHAnsi" w:eastAsiaTheme="minorEastAsia" w:hAnsiTheme="minorHAnsi" w:cstheme="minorHAnsi"/>
          <w:sz w:val="22"/>
          <w:szCs w:val="22"/>
        </w:rPr>
      </w:pPr>
      <w:r w:rsidRPr="001B2243">
        <w:rPr>
          <w:rFonts w:asciiTheme="minorHAnsi" w:eastAsiaTheme="minorEastAsia" w:hAnsiTheme="minorHAnsi" w:cstheme="minorHAnsi"/>
          <w:sz w:val="22"/>
          <w:szCs w:val="22"/>
        </w:rPr>
        <w:t>Leerdoel week 11:</w:t>
      </w:r>
      <w:r w:rsidRPr="00C80D12">
        <w:t xml:space="preserve"> </w:t>
      </w:r>
      <w:r w:rsidRPr="00C80D12">
        <w:rPr>
          <w:rFonts w:asciiTheme="minorHAnsi" w:eastAsiaTheme="minorEastAsia" w:hAnsiTheme="minorHAnsi" w:cstheme="minorHAnsi"/>
          <w:sz w:val="22"/>
          <w:szCs w:val="22"/>
        </w:rPr>
        <w:t xml:space="preserve">Ik wil in arch 3 vaker unit tests schrijven. Elke vrijdag ga ik één uur besteden aan unit tests schrijven voor één </w:t>
      </w:r>
      <w:proofErr w:type="spellStart"/>
      <w:r w:rsidR="00D32F05" w:rsidRPr="00C80D12">
        <w:rPr>
          <w:rFonts w:asciiTheme="minorHAnsi" w:eastAsiaTheme="minorEastAsia" w:hAnsiTheme="minorHAnsi" w:cstheme="minorHAnsi"/>
          <w:sz w:val="22"/>
          <w:szCs w:val="22"/>
        </w:rPr>
        <w:t>problem</w:t>
      </w:r>
      <w:proofErr w:type="spellEnd"/>
      <w:r w:rsidRPr="00C80D12">
        <w:rPr>
          <w:rFonts w:asciiTheme="minorHAnsi" w:eastAsiaTheme="minorEastAsia" w:hAnsiTheme="minorHAnsi" w:cstheme="minorHAnsi"/>
          <w:sz w:val="22"/>
          <w:szCs w:val="22"/>
        </w:rPr>
        <w:t xml:space="preserve"> van de die week behandelde lesstof</w:t>
      </w:r>
      <w:r>
        <w:rPr>
          <w:rFonts w:asciiTheme="minorHAnsi" w:eastAsiaTheme="minorEastAsia" w:hAnsiTheme="minorHAnsi" w:cstheme="minorHAnsi"/>
          <w:sz w:val="22"/>
          <w:szCs w:val="22"/>
        </w:rPr>
        <w:t>.</w:t>
      </w:r>
    </w:p>
    <w:p w14:paraId="7514C4CF" w14:textId="77777777" w:rsidR="00353DCA" w:rsidRPr="001B2243" w:rsidRDefault="00353DCA" w:rsidP="00353DCA">
      <w:pPr>
        <w:pStyle w:val="NormalWeb"/>
        <w:rPr>
          <w:rFonts w:asciiTheme="minorHAnsi" w:eastAsiaTheme="minorEastAsia" w:hAnsiTheme="minorHAnsi" w:cstheme="minorHAnsi"/>
          <w:sz w:val="22"/>
          <w:szCs w:val="22"/>
        </w:rPr>
      </w:pPr>
    </w:p>
    <w:p w14:paraId="38CF2C4A" w14:textId="77777777" w:rsidR="00353DCA" w:rsidRPr="001B2243" w:rsidRDefault="00353DCA" w:rsidP="00353DCA">
      <w:pPr>
        <w:pStyle w:val="NormalWeb"/>
        <w:rPr>
          <w:rFonts w:asciiTheme="minorHAnsi" w:eastAsiaTheme="minorEastAsia" w:hAnsiTheme="minorHAnsi" w:cstheme="minorHAnsi"/>
          <w:sz w:val="22"/>
          <w:szCs w:val="22"/>
          <w:u w:val="single"/>
        </w:rPr>
      </w:pPr>
      <w:r w:rsidRPr="001B2243">
        <w:rPr>
          <w:rFonts w:asciiTheme="minorHAnsi" w:eastAsiaTheme="minorEastAsia" w:hAnsiTheme="minorHAnsi" w:cstheme="minorHAnsi"/>
          <w:sz w:val="22"/>
          <w:szCs w:val="22"/>
        </w:rPr>
        <w:lastRenderedPageBreak/>
        <w:t xml:space="preserve">We willen graag een goed beeld krijgen van je ontwikkeling met betrekking tot </w:t>
      </w:r>
      <w:r w:rsidRPr="001B2243">
        <w:rPr>
          <w:rFonts w:asciiTheme="minorHAnsi" w:eastAsiaTheme="minorEastAsia" w:hAnsiTheme="minorHAnsi" w:cstheme="minorHAnsi"/>
          <w:i/>
          <w:iCs/>
          <w:sz w:val="22"/>
          <w:szCs w:val="22"/>
        </w:rPr>
        <w:t>programmeren</w:t>
      </w:r>
      <w:r w:rsidRPr="001B2243">
        <w:rPr>
          <w:rFonts w:asciiTheme="minorHAnsi" w:eastAsiaTheme="minorEastAsia" w:hAnsiTheme="minorHAnsi" w:cstheme="minorHAnsi"/>
          <w:sz w:val="22"/>
          <w:szCs w:val="22"/>
        </w:rPr>
        <w:t xml:space="preserve">. Beantwoord de onderstaande vragen. Zorg voor goede bewijzen. </w:t>
      </w:r>
      <w:r w:rsidRPr="001B2243">
        <w:rPr>
          <w:rFonts w:asciiTheme="minorHAnsi" w:eastAsiaTheme="minorEastAsia" w:hAnsiTheme="minorHAnsi" w:cstheme="minorHAnsi"/>
          <w:sz w:val="22"/>
          <w:szCs w:val="22"/>
          <w:u w:val="single"/>
        </w:rPr>
        <w:t>Geef minimaal 1, maximaal 2 bewijzen die je ontwikkeling ondersteunen.</w:t>
      </w:r>
    </w:p>
    <w:p w14:paraId="7EE2ECB8" w14:textId="77777777" w:rsidR="00353DCA" w:rsidRDefault="00353DCA" w:rsidP="00353DCA">
      <w:pPr>
        <w:pStyle w:val="NormalWeb"/>
        <w:numPr>
          <w:ilvl w:val="0"/>
          <w:numId w:val="52"/>
        </w:numPr>
        <w:contextualSpacing/>
        <w:rPr>
          <w:rFonts w:asciiTheme="minorHAnsi" w:eastAsiaTheme="minorEastAsia" w:hAnsiTheme="minorHAnsi" w:cstheme="minorHAnsi"/>
          <w:b/>
          <w:bCs/>
          <w:sz w:val="22"/>
          <w:szCs w:val="22"/>
        </w:rPr>
      </w:pPr>
      <w:r w:rsidRPr="00E9545F">
        <w:rPr>
          <w:rFonts w:asciiTheme="minorHAnsi" w:eastAsiaTheme="minorEastAsia" w:hAnsiTheme="minorHAnsi" w:cstheme="minorHAnsi"/>
          <w:b/>
          <w:bCs/>
          <w:sz w:val="22"/>
          <w:szCs w:val="22"/>
        </w:rPr>
        <w:t>Als je kijkt naar je leerdoelen met betrekking tot programmeren, hoe heb je je dan ontwikkeld op deze leerdoelen? Welke resultaten heb je bereikt? Wat is gelukt en wat niet (helemaal)? Wat is er merkbaar/zichtbaar verbeterd en/of veranderd voor jezelf en anderen?</w:t>
      </w:r>
    </w:p>
    <w:p w14:paraId="3E57BE55" w14:textId="77777777" w:rsidR="00770DDF" w:rsidRDefault="00770DDF" w:rsidP="00770DDF">
      <w:pPr>
        <w:pStyle w:val="NormalWeb"/>
        <w:contextualSpacing/>
        <w:rPr>
          <w:rFonts w:asciiTheme="minorHAnsi" w:eastAsiaTheme="minorEastAsia" w:hAnsiTheme="minorHAnsi" w:cstheme="minorHAnsi"/>
          <w:b/>
          <w:bCs/>
          <w:sz w:val="22"/>
          <w:szCs w:val="22"/>
        </w:rPr>
      </w:pPr>
    </w:p>
    <w:p w14:paraId="790E8DB6" w14:textId="68014F9E" w:rsidR="00770DDF" w:rsidRDefault="00770DDF" w:rsidP="00770DDF">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 xml:space="preserve">Door nieuw geleerde technieken toe te passen op oude opdrachten heb ik geleerd dat ik niet te ingewikkeld moet denken en de code </w:t>
      </w:r>
      <w:r w:rsidR="005D3DAB">
        <w:rPr>
          <w:rFonts w:asciiTheme="minorHAnsi" w:eastAsiaTheme="minorEastAsia" w:hAnsiTheme="minorHAnsi" w:cstheme="minorHAnsi"/>
          <w:sz w:val="22"/>
          <w:szCs w:val="22"/>
        </w:rPr>
        <w:t xml:space="preserve">niet </w:t>
      </w:r>
      <w:r>
        <w:rPr>
          <w:rFonts w:asciiTheme="minorHAnsi" w:eastAsiaTheme="minorEastAsia" w:hAnsiTheme="minorHAnsi" w:cstheme="minorHAnsi"/>
          <w:sz w:val="22"/>
          <w:szCs w:val="22"/>
        </w:rPr>
        <w:t xml:space="preserve">te uitgebreid </w:t>
      </w:r>
      <w:r w:rsidR="005D3DAB">
        <w:rPr>
          <w:rFonts w:asciiTheme="minorHAnsi" w:eastAsiaTheme="minorEastAsia" w:hAnsiTheme="minorHAnsi" w:cstheme="minorHAnsi"/>
          <w:sz w:val="22"/>
          <w:szCs w:val="22"/>
        </w:rPr>
        <w:t xml:space="preserve">moet </w:t>
      </w:r>
      <w:r>
        <w:rPr>
          <w:rFonts w:asciiTheme="minorHAnsi" w:eastAsiaTheme="minorEastAsia" w:hAnsiTheme="minorHAnsi" w:cstheme="minorHAnsi"/>
          <w:sz w:val="22"/>
          <w:szCs w:val="22"/>
        </w:rPr>
        <w:t>maken.</w:t>
      </w:r>
    </w:p>
    <w:p w14:paraId="69276D5A" w14:textId="0B90DBEA" w:rsidR="00770DDF" w:rsidRDefault="00770DDF" w:rsidP="00770DDF">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Ik heb in veel oude codes de code simpeler kunnen maken door</w:t>
      </w:r>
      <w:r w:rsidR="00316A29">
        <w:rPr>
          <w:rFonts w:asciiTheme="minorHAnsi" w:eastAsiaTheme="minorEastAsia" w:hAnsiTheme="minorHAnsi" w:cstheme="minorHAnsi"/>
          <w:sz w:val="22"/>
          <w:szCs w:val="22"/>
        </w:rPr>
        <w:t xml:space="preserve"> bijvoorbeeld </w:t>
      </w:r>
      <w:proofErr w:type="spellStart"/>
      <w:r w:rsidR="00316A29">
        <w:rPr>
          <w:rFonts w:asciiTheme="minorHAnsi" w:eastAsiaTheme="minorEastAsia" w:hAnsiTheme="minorHAnsi" w:cstheme="minorHAnsi"/>
          <w:sz w:val="22"/>
          <w:szCs w:val="22"/>
        </w:rPr>
        <w:t>if</w:t>
      </w:r>
      <w:proofErr w:type="spellEnd"/>
      <w:r w:rsidR="00316A29">
        <w:rPr>
          <w:rFonts w:asciiTheme="minorHAnsi" w:eastAsiaTheme="minorEastAsia" w:hAnsiTheme="minorHAnsi" w:cstheme="minorHAnsi"/>
          <w:sz w:val="22"/>
          <w:szCs w:val="22"/>
        </w:rPr>
        <w:t xml:space="preserve"> statements te verkorten, waardoor het korter en duidelijker is</w:t>
      </w:r>
      <w:r>
        <w:rPr>
          <w:rFonts w:asciiTheme="minorHAnsi" w:eastAsiaTheme="minorEastAsia" w:hAnsiTheme="minorHAnsi" w:cstheme="minorHAnsi"/>
          <w:sz w:val="22"/>
          <w:szCs w:val="22"/>
        </w:rPr>
        <w:t xml:space="preserve">. </w:t>
      </w:r>
    </w:p>
    <w:p w14:paraId="29AC0721" w14:textId="31F3D2F9" w:rsidR="00EE2F7B" w:rsidRDefault="00EE2F7B" w:rsidP="00770DDF">
      <w:pPr>
        <w:pStyle w:val="NormalWeb"/>
        <w:ind w:left="360"/>
        <w:contextualSpacing/>
        <w:rPr>
          <w:rFonts w:asciiTheme="minorHAnsi" w:eastAsiaTheme="minorEastAsia" w:hAnsiTheme="minorHAnsi" w:cstheme="minorHAnsi"/>
          <w:b/>
          <w:bCs/>
          <w:sz w:val="22"/>
          <w:szCs w:val="22"/>
        </w:rPr>
      </w:pPr>
    </w:p>
    <w:p w14:paraId="03536937" w14:textId="576BBAC9" w:rsidR="00EE2F7B" w:rsidRPr="00EE2F7B" w:rsidRDefault="00EE2F7B" w:rsidP="00EE2F7B">
      <w:pPr>
        <w:pStyle w:val="NormalWeb"/>
        <w:ind w:left="360"/>
        <w:contextualSpacing/>
        <w:rPr>
          <w:rFonts w:asciiTheme="minorHAnsi" w:eastAsiaTheme="minorEastAsia" w:hAnsiTheme="minorHAnsi" w:cstheme="minorHAnsi"/>
          <w:b/>
          <w:bCs/>
          <w:sz w:val="22"/>
          <w:szCs w:val="22"/>
        </w:rPr>
      </w:pPr>
      <w:r>
        <w:rPr>
          <w:rFonts w:asciiTheme="minorHAnsi" w:eastAsiaTheme="minorEastAsia" w:hAnsiTheme="minorHAnsi" w:cstheme="minorHAnsi"/>
          <w:b/>
          <w:bCs/>
          <w:sz w:val="22"/>
          <w:szCs w:val="22"/>
        </w:rPr>
        <w:t>Voorbeeld van versimpelde code:</w:t>
      </w:r>
    </w:p>
    <w:p w14:paraId="14B6415D" w14:textId="7FCF4FC6" w:rsidR="00EE2F7B" w:rsidRDefault="00EE2F7B" w:rsidP="00770DDF">
      <w:pPr>
        <w:pStyle w:val="NormalWeb"/>
        <w:ind w:left="360"/>
        <w:contextualSpacing/>
        <w:rPr>
          <w:rFonts w:asciiTheme="minorHAnsi" w:eastAsiaTheme="minorEastAsia" w:hAnsiTheme="minorHAnsi" w:cstheme="minorHAnsi"/>
          <w:sz w:val="22"/>
          <w:szCs w:val="22"/>
        </w:rPr>
      </w:pPr>
      <w:r w:rsidRPr="00EE2F7B">
        <w:rPr>
          <w:rFonts w:asciiTheme="minorHAnsi" w:eastAsiaTheme="minorEastAsia" w:hAnsiTheme="minorHAnsi" w:cstheme="minorHAnsi"/>
          <w:sz w:val="22"/>
          <w:szCs w:val="22"/>
        </w:rPr>
        <w:drawing>
          <wp:inline distT="0" distB="0" distL="0" distR="0" wp14:anchorId="4F346D85" wp14:editId="1278D8C8">
            <wp:extent cx="3620584" cy="2933700"/>
            <wp:effectExtent l="0" t="0" r="0" b="0"/>
            <wp:docPr id="459014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14590" name=""/>
                    <pic:cNvPicPr/>
                  </pic:nvPicPr>
                  <pic:blipFill>
                    <a:blip r:embed="rId13"/>
                    <a:stretch>
                      <a:fillRect/>
                    </a:stretch>
                  </pic:blipFill>
                  <pic:spPr>
                    <a:xfrm>
                      <a:off x="0" y="0"/>
                      <a:ext cx="3628955" cy="2940483"/>
                    </a:xfrm>
                    <a:prstGeom prst="rect">
                      <a:avLst/>
                    </a:prstGeom>
                  </pic:spPr>
                </pic:pic>
              </a:graphicData>
            </a:graphic>
          </wp:inline>
        </w:drawing>
      </w:r>
    </w:p>
    <w:p w14:paraId="5C8D994D" w14:textId="77777777" w:rsidR="00770DDF" w:rsidRDefault="00770DDF" w:rsidP="00770DDF">
      <w:pPr>
        <w:pStyle w:val="NormalWeb"/>
        <w:ind w:left="360"/>
        <w:contextualSpacing/>
        <w:rPr>
          <w:rFonts w:asciiTheme="minorHAnsi" w:eastAsiaTheme="minorEastAsia" w:hAnsiTheme="minorHAnsi" w:cstheme="minorHAnsi"/>
          <w:sz w:val="22"/>
          <w:szCs w:val="22"/>
        </w:rPr>
      </w:pPr>
    </w:p>
    <w:p w14:paraId="4CDF6642" w14:textId="318430ED" w:rsidR="00836933" w:rsidRDefault="00195CC7" w:rsidP="00836933">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Ook heeft dit leerdoel heeft mij laten realiseren dat het soms handiger is om sommige functies volledig opnieuw te schrijven wanneer de opdracht te veel veranderd is, omdat het aanpassen van de oude code minder efficiënt, leesbaar en netjes zou zijn dan wanneer ik het opnieuw zou schrijven.  Ook duurt het aanpassen soms langer dan het opnieuw schrijven.</w:t>
      </w:r>
    </w:p>
    <w:p w14:paraId="76A592AE" w14:textId="77777777" w:rsidR="00770DDF" w:rsidRDefault="00770DDF" w:rsidP="00770DDF">
      <w:pPr>
        <w:pStyle w:val="NormalWeb"/>
        <w:ind w:left="360"/>
        <w:contextualSpacing/>
        <w:rPr>
          <w:rFonts w:asciiTheme="minorHAnsi" w:eastAsiaTheme="minorEastAsia" w:hAnsiTheme="minorHAnsi" w:cstheme="minorHAnsi"/>
          <w:sz w:val="22"/>
          <w:szCs w:val="22"/>
        </w:rPr>
      </w:pPr>
    </w:p>
    <w:p w14:paraId="7D75037E" w14:textId="1B255451" w:rsidR="005D3DAB" w:rsidRDefault="00836933" w:rsidP="00770DDF">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 xml:space="preserve">Het resultaat wat ik heb bereikt is dat ik unit </w:t>
      </w:r>
      <w:r w:rsidR="005D3DAB">
        <w:rPr>
          <w:rFonts w:asciiTheme="minorHAnsi" w:eastAsiaTheme="minorEastAsia" w:hAnsiTheme="minorHAnsi" w:cstheme="minorHAnsi"/>
          <w:sz w:val="22"/>
          <w:szCs w:val="22"/>
        </w:rPr>
        <w:t xml:space="preserve">tests </w:t>
      </w:r>
      <w:r>
        <w:rPr>
          <w:rFonts w:asciiTheme="minorHAnsi" w:eastAsiaTheme="minorEastAsia" w:hAnsiTheme="minorHAnsi" w:cstheme="minorHAnsi"/>
          <w:sz w:val="22"/>
          <w:szCs w:val="22"/>
        </w:rPr>
        <w:t xml:space="preserve">heb bedacht </w:t>
      </w:r>
      <w:r w:rsidR="005D3DAB">
        <w:rPr>
          <w:rFonts w:asciiTheme="minorHAnsi" w:eastAsiaTheme="minorEastAsia" w:hAnsiTheme="minorHAnsi" w:cstheme="minorHAnsi"/>
          <w:sz w:val="22"/>
          <w:szCs w:val="22"/>
        </w:rPr>
        <w:t xml:space="preserve">en </w:t>
      </w:r>
      <w:r>
        <w:rPr>
          <w:rFonts w:asciiTheme="minorHAnsi" w:eastAsiaTheme="minorEastAsia" w:hAnsiTheme="minorHAnsi" w:cstheme="minorHAnsi"/>
          <w:sz w:val="22"/>
          <w:szCs w:val="22"/>
        </w:rPr>
        <w:t>geschreven</w:t>
      </w:r>
      <w:r w:rsidR="005D3DAB">
        <w:rPr>
          <w:rFonts w:asciiTheme="minorHAnsi" w:eastAsiaTheme="minorEastAsia" w:hAnsiTheme="minorHAnsi" w:cstheme="minorHAnsi"/>
          <w:sz w:val="22"/>
          <w:szCs w:val="22"/>
        </w:rPr>
        <w:t xml:space="preserve">. </w:t>
      </w:r>
    </w:p>
    <w:p w14:paraId="66D00B63" w14:textId="1D7A69A1" w:rsidR="00836933" w:rsidRDefault="00836933" w:rsidP="0D27FB3C">
      <w:pPr>
        <w:pStyle w:val="NormalWeb"/>
        <w:ind w:left="360"/>
        <w:contextualSpacing/>
        <w:rPr>
          <w:rFonts w:asciiTheme="minorHAnsi" w:eastAsiaTheme="minorEastAsia" w:hAnsiTheme="minorHAnsi" w:cstheme="minorBidi"/>
          <w:sz w:val="22"/>
          <w:szCs w:val="22"/>
        </w:rPr>
      </w:pPr>
      <w:r w:rsidRPr="0D27FB3C">
        <w:rPr>
          <w:rFonts w:asciiTheme="minorHAnsi" w:eastAsiaTheme="minorEastAsia" w:hAnsiTheme="minorHAnsi" w:cstheme="minorBidi"/>
          <w:sz w:val="22"/>
          <w:szCs w:val="22"/>
        </w:rPr>
        <w:t>Het schrijven van de unit tests lukte goed voor weken 9 en 11, alleen is het bij d</w:t>
      </w:r>
      <w:r w:rsidR="005D3DAB" w:rsidRPr="0D27FB3C">
        <w:rPr>
          <w:rFonts w:asciiTheme="minorHAnsi" w:eastAsiaTheme="minorEastAsia" w:hAnsiTheme="minorHAnsi" w:cstheme="minorBidi"/>
          <w:sz w:val="22"/>
          <w:szCs w:val="22"/>
        </w:rPr>
        <w:t>e opdrachten van week 10</w:t>
      </w:r>
      <w:r w:rsidRPr="0D27FB3C">
        <w:rPr>
          <w:rFonts w:asciiTheme="minorHAnsi" w:eastAsiaTheme="minorEastAsia" w:hAnsiTheme="minorHAnsi" w:cstheme="minorBidi"/>
          <w:sz w:val="22"/>
          <w:szCs w:val="22"/>
        </w:rPr>
        <w:t xml:space="preserve"> niet gelukt</w:t>
      </w:r>
      <w:r w:rsidR="005D3DAB" w:rsidRPr="0D27FB3C">
        <w:rPr>
          <w:rFonts w:asciiTheme="minorHAnsi" w:eastAsiaTheme="minorEastAsia" w:hAnsiTheme="minorHAnsi" w:cstheme="minorBidi"/>
          <w:sz w:val="22"/>
          <w:szCs w:val="22"/>
        </w:rPr>
        <w:t xml:space="preserve">, omdat deze </w:t>
      </w:r>
      <w:r w:rsidR="00EE2F7B">
        <w:rPr>
          <w:rFonts w:asciiTheme="minorHAnsi" w:eastAsiaTheme="minorEastAsia" w:hAnsiTheme="minorHAnsi" w:cstheme="minorBidi"/>
          <w:sz w:val="22"/>
          <w:szCs w:val="22"/>
        </w:rPr>
        <w:t>geen functies hadden waarop unit tests uitgevoerd konden worden</w:t>
      </w:r>
      <w:r w:rsidRPr="0D27FB3C">
        <w:rPr>
          <w:rFonts w:asciiTheme="minorHAnsi" w:eastAsiaTheme="minorEastAsia" w:hAnsiTheme="minorHAnsi" w:cstheme="minorBidi"/>
          <w:sz w:val="22"/>
          <w:szCs w:val="22"/>
        </w:rPr>
        <w:t xml:space="preserve">. </w:t>
      </w:r>
      <w:r w:rsidR="00195CC7" w:rsidRPr="0D27FB3C">
        <w:rPr>
          <w:rFonts w:asciiTheme="minorHAnsi" w:eastAsiaTheme="minorEastAsia" w:hAnsiTheme="minorHAnsi" w:cstheme="minorBidi"/>
          <w:sz w:val="22"/>
          <w:szCs w:val="22"/>
        </w:rPr>
        <w:t>Toen ik aan Ditmar vroeg hoe dit moest</w:t>
      </w:r>
      <w:r w:rsidR="00EE2F7B">
        <w:rPr>
          <w:rFonts w:asciiTheme="minorHAnsi" w:eastAsiaTheme="minorEastAsia" w:hAnsiTheme="minorHAnsi" w:cstheme="minorBidi"/>
          <w:sz w:val="22"/>
          <w:szCs w:val="22"/>
        </w:rPr>
        <w:t>,</w:t>
      </w:r>
      <w:r w:rsidR="00195CC7" w:rsidRPr="0D27FB3C">
        <w:rPr>
          <w:rFonts w:asciiTheme="minorHAnsi" w:eastAsiaTheme="minorEastAsia" w:hAnsiTheme="minorHAnsi" w:cstheme="minorBidi"/>
          <w:sz w:val="22"/>
          <w:szCs w:val="22"/>
        </w:rPr>
        <w:t xml:space="preserve"> zei hij dat het geen unit tests waren</w:t>
      </w:r>
      <w:r w:rsidR="00EE2F7B">
        <w:rPr>
          <w:rFonts w:asciiTheme="minorHAnsi" w:eastAsiaTheme="minorEastAsia" w:hAnsiTheme="minorHAnsi" w:cstheme="minorBidi"/>
          <w:sz w:val="22"/>
          <w:szCs w:val="22"/>
        </w:rPr>
        <w:t>,</w:t>
      </w:r>
      <w:r w:rsidR="00195CC7" w:rsidRPr="0D27FB3C">
        <w:rPr>
          <w:rFonts w:asciiTheme="minorHAnsi" w:eastAsiaTheme="minorEastAsia" w:hAnsiTheme="minorHAnsi" w:cstheme="minorBidi"/>
          <w:sz w:val="22"/>
          <w:szCs w:val="22"/>
        </w:rPr>
        <w:t xml:space="preserve"> maar </w:t>
      </w:r>
      <w:proofErr w:type="spellStart"/>
      <w:r w:rsidR="00195CC7" w:rsidRPr="0D27FB3C">
        <w:rPr>
          <w:rFonts w:asciiTheme="minorHAnsi" w:eastAsiaTheme="minorEastAsia" w:hAnsiTheme="minorHAnsi" w:cstheme="minorBidi"/>
          <w:sz w:val="22"/>
          <w:szCs w:val="22"/>
        </w:rPr>
        <w:t>integration</w:t>
      </w:r>
      <w:proofErr w:type="spellEnd"/>
      <w:r w:rsidR="00195CC7" w:rsidRPr="0D27FB3C">
        <w:rPr>
          <w:rFonts w:asciiTheme="minorHAnsi" w:eastAsiaTheme="minorEastAsia" w:hAnsiTheme="minorHAnsi" w:cstheme="minorBidi"/>
          <w:sz w:val="22"/>
          <w:szCs w:val="22"/>
        </w:rPr>
        <w:t xml:space="preserve"> tests. Ik wist in grote lijnen wat een unit test was, maar niet in de diepte wat het allemaal precies in hield. Daarom had ik twee opdrachten van week 9 gedaan. </w:t>
      </w:r>
    </w:p>
    <w:p w14:paraId="1729A5D9" w14:textId="77777777" w:rsidR="00770DDF" w:rsidRDefault="00770DDF" w:rsidP="00770DDF">
      <w:pPr>
        <w:pStyle w:val="NormalWeb"/>
        <w:ind w:left="360"/>
        <w:contextualSpacing/>
        <w:rPr>
          <w:rFonts w:asciiTheme="minorHAnsi" w:eastAsiaTheme="minorEastAsia" w:hAnsiTheme="minorHAnsi" w:cstheme="minorHAnsi"/>
          <w:sz w:val="22"/>
          <w:szCs w:val="22"/>
        </w:rPr>
      </w:pPr>
    </w:p>
    <w:p w14:paraId="4C86AB56" w14:textId="26109E86" w:rsidR="00EE2F7B" w:rsidRDefault="00EE2F7B" w:rsidP="00770DDF">
      <w:pPr>
        <w:pStyle w:val="NormalWeb"/>
        <w:ind w:left="360"/>
        <w:contextualSpacing/>
        <w:rPr>
          <w:rFonts w:asciiTheme="minorHAnsi" w:eastAsiaTheme="minorEastAsia" w:hAnsiTheme="minorHAnsi" w:cstheme="minorHAnsi"/>
          <w:b/>
          <w:bCs/>
          <w:sz w:val="22"/>
          <w:szCs w:val="22"/>
        </w:rPr>
      </w:pPr>
      <w:r>
        <w:rPr>
          <w:rFonts w:asciiTheme="minorHAnsi" w:eastAsiaTheme="minorEastAsia" w:hAnsiTheme="minorHAnsi" w:cstheme="minorHAnsi"/>
          <w:b/>
          <w:bCs/>
          <w:sz w:val="22"/>
          <w:szCs w:val="22"/>
        </w:rPr>
        <w:t>Voorbeeld van unit tests:</w:t>
      </w:r>
    </w:p>
    <w:p w14:paraId="62906A53" w14:textId="7EF22B15" w:rsidR="00EE2F7B" w:rsidRPr="00EE2F7B" w:rsidRDefault="00EE2F7B" w:rsidP="00770DDF">
      <w:pPr>
        <w:pStyle w:val="NormalWeb"/>
        <w:ind w:left="360"/>
        <w:contextualSpacing/>
        <w:rPr>
          <w:rFonts w:asciiTheme="minorHAnsi" w:eastAsiaTheme="minorEastAsia" w:hAnsiTheme="minorHAnsi" w:cstheme="minorHAnsi"/>
          <w:b/>
          <w:bCs/>
          <w:sz w:val="22"/>
          <w:szCs w:val="22"/>
        </w:rPr>
      </w:pPr>
      <w:r w:rsidRPr="00EE2F7B">
        <w:rPr>
          <w:rFonts w:asciiTheme="minorHAnsi" w:eastAsiaTheme="minorEastAsia" w:hAnsiTheme="minorHAnsi" w:cstheme="minorHAnsi"/>
          <w:b/>
          <w:bCs/>
          <w:sz w:val="22"/>
          <w:szCs w:val="22"/>
        </w:rPr>
        <w:lastRenderedPageBreak/>
        <w:drawing>
          <wp:inline distT="0" distB="0" distL="0" distR="0" wp14:anchorId="2B6BC907" wp14:editId="7F78A421">
            <wp:extent cx="3532761" cy="3829050"/>
            <wp:effectExtent l="0" t="0" r="0" b="0"/>
            <wp:docPr id="83886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63841" name=""/>
                    <pic:cNvPicPr/>
                  </pic:nvPicPr>
                  <pic:blipFill>
                    <a:blip r:embed="rId14"/>
                    <a:stretch>
                      <a:fillRect/>
                    </a:stretch>
                  </pic:blipFill>
                  <pic:spPr>
                    <a:xfrm>
                      <a:off x="0" y="0"/>
                      <a:ext cx="3540413" cy="3837343"/>
                    </a:xfrm>
                    <a:prstGeom prst="rect">
                      <a:avLst/>
                    </a:prstGeom>
                  </pic:spPr>
                </pic:pic>
              </a:graphicData>
            </a:graphic>
          </wp:inline>
        </w:drawing>
      </w:r>
    </w:p>
    <w:p w14:paraId="070A0499" w14:textId="77777777" w:rsidR="00EE2F7B" w:rsidRPr="00770DDF" w:rsidRDefault="00EE2F7B" w:rsidP="00770DDF">
      <w:pPr>
        <w:pStyle w:val="NormalWeb"/>
        <w:ind w:left="360"/>
        <w:contextualSpacing/>
        <w:rPr>
          <w:rFonts w:asciiTheme="minorHAnsi" w:eastAsiaTheme="minorEastAsia" w:hAnsiTheme="minorHAnsi" w:cstheme="minorHAnsi"/>
          <w:sz w:val="22"/>
          <w:szCs w:val="22"/>
        </w:rPr>
      </w:pPr>
    </w:p>
    <w:p w14:paraId="39CBFF47" w14:textId="77777777" w:rsidR="00353DCA" w:rsidRPr="00E9545F" w:rsidRDefault="00353DCA" w:rsidP="00353DCA">
      <w:pPr>
        <w:pStyle w:val="NormalWeb"/>
        <w:numPr>
          <w:ilvl w:val="0"/>
          <w:numId w:val="52"/>
        </w:numPr>
        <w:contextualSpacing/>
        <w:rPr>
          <w:rFonts w:asciiTheme="minorHAnsi" w:eastAsiaTheme="minorEastAsia" w:hAnsiTheme="minorHAnsi" w:cstheme="minorHAnsi"/>
          <w:b/>
          <w:bCs/>
          <w:sz w:val="22"/>
          <w:szCs w:val="22"/>
        </w:rPr>
      </w:pPr>
      <w:r w:rsidRPr="00E9545F">
        <w:rPr>
          <w:rFonts w:asciiTheme="minorHAnsi" w:eastAsiaTheme="minorEastAsia" w:hAnsiTheme="minorHAnsi" w:cstheme="minorHAnsi"/>
          <w:b/>
          <w:bCs/>
          <w:sz w:val="22"/>
          <w:szCs w:val="22"/>
        </w:rPr>
        <w:t>In hoeverre was je aanpak effectief? Wat had je (met je huidige inzicht) kunnen verbeteren in je aanpak?</w:t>
      </w:r>
    </w:p>
    <w:p w14:paraId="73851555" w14:textId="77777777" w:rsidR="00195CC7" w:rsidRDefault="00195CC7" w:rsidP="00836933">
      <w:pPr>
        <w:pStyle w:val="NormalWeb"/>
        <w:ind w:left="360"/>
        <w:contextualSpacing/>
        <w:rPr>
          <w:rFonts w:asciiTheme="minorHAnsi" w:eastAsiaTheme="minorEastAsia" w:hAnsiTheme="minorHAnsi" w:cstheme="minorHAnsi"/>
          <w:sz w:val="22"/>
          <w:szCs w:val="22"/>
        </w:rPr>
      </w:pPr>
    </w:p>
    <w:p w14:paraId="4B53BFD5" w14:textId="77777777" w:rsidR="00EE2F7B" w:rsidRDefault="00195CC7" w:rsidP="00836933">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Door het toepassen van de nieuw geleerde technieken bij bestaande opdrachten heb ik deze kunnen verbeteren</w:t>
      </w:r>
      <w:r w:rsidR="00EE2F7B">
        <w:rPr>
          <w:rFonts w:asciiTheme="minorHAnsi" w:eastAsiaTheme="minorEastAsia" w:hAnsiTheme="minorHAnsi" w:cstheme="minorHAnsi"/>
          <w:sz w:val="22"/>
          <w:szCs w:val="22"/>
        </w:rPr>
        <w:t>.</w:t>
      </w:r>
    </w:p>
    <w:p w14:paraId="17BFB083" w14:textId="77777777" w:rsidR="00EE2F7B" w:rsidRDefault="00EE2F7B" w:rsidP="00836933">
      <w:pPr>
        <w:pStyle w:val="NormalWeb"/>
        <w:ind w:left="360"/>
        <w:contextualSpacing/>
        <w:rPr>
          <w:rFonts w:asciiTheme="minorHAnsi" w:eastAsiaTheme="minorEastAsia" w:hAnsiTheme="minorHAnsi" w:cstheme="minorHAnsi"/>
          <w:sz w:val="22"/>
          <w:szCs w:val="22"/>
        </w:rPr>
      </w:pPr>
    </w:p>
    <w:p w14:paraId="6E2C0472" w14:textId="132EDBFC" w:rsidR="00EE2F7B" w:rsidRDefault="00EE2F7B" w:rsidP="00836933">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Door dit te doen heb ik me gerealiseerd dat ik soms te complex</w:t>
      </w:r>
      <w:r w:rsidR="008379B6">
        <w:rPr>
          <w:rFonts w:asciiTheme="minorHAnsi" w:eastAsiaTheme="minorEastAsia" w:hAnsiTheme="minorHAnsi" w:cstheme="minorHAnsi"/>
          <w:sz w:val="22"/>
          <w:szCs w:val="22"/>
        </w:rPr>
        <w:t>e</w:t>
      </w:r>
      <w:r>
        <w:rPr>
          <w:rFonts w:asciiTheme="minorHAnsi" w:eastAsiaTheme="minorEastAsia" w:hAnsiTheme="minorHAnsi" w:cstheme="minorHAnsi"/>
          <w:sz w:val="22"/>
          <w:szCs w:val="22"/>
        </w:rPr>
        <w:t xml:space="preserve"> code schrijf.</w:t>
      </w:r>
    </w:p>
    <w:p w14:paraId="7B8A29FE" w14:textId="74FCCF80" w:rsidR="00EE2F7B" w:rsidRDefault="00EE2F7B" w:rsidP="00836933">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Dit resulteert erin dat het lastig te lezen is door iemand anders dan mijzelf.</w:t>
      </w:r>
    </w:p>
    <w:p w14:paraId="5AF1F13A" w14:textId="77777777" w:rsidR="00EE2F7B" w:rsidRDefault="00EE2F7B" w:rsidP="00836933">
      <w:pPr>
        <w:pStyle w:val="NormalWeb"/>
        <w:ind w:left="360"/>
        <w:contextualSpacing/>
        <w:rPr>
          <w:rFonts w:asciiTheme="minorHAnsi" w:eastAsiaTheme="minorEastAsia" w:hAnsiTheme="minorHAnsi" w:cstheme="minorHAnsi"/>
          <w:sz w:val="22"/>
          <w:szCs w:val="22"/>
        </w:rPr>
      </w:pPr>
    </w:p>
    <w:p w14:paraId="5D286931" w14:textId="4A5AAF08" w:rsidR="00EE2F7B" w:rsidRDefault="00EE2F7B" w:rsidP="00836933">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 xml:space="preserve">Dit was een goed leerdoel voor mij, omdat ik hier nieuwe inzichten uit heb kunnen halen, waardoor ik in de toekomst betere code </w:t>
      </w:r>
      <w:r w:rsidR="00C66066">
        <w:rPr>
          <w:rFonts w:asciiTheme="minorHAnsi" w:eastAsiaTheme="minorEastAsia" w:hAnsiTheme="minorHAnsi" w:cstheme="minorHAnsi"/>
          <w:sz w:val="22"/>
          <w:szCs w:val="22"/>
        </w:rPr>
        <w:t>kan schrijven. Alleen daardoor zou ik al zeggen dat de aanpak effectief was.</w:t>
      </w:r>
    </w:p>
    <w:p w14:paraId="7175DE77" w14:textId="77777777" w:rsidR="00195CC7" w:rsidRDefault="00195CC7" w:rsidP="00836933">
      <w:pPr>
        <w:pStyle w:val="NormalWeb"/>
        <w:ind w:left="360"/>
        <w:contextualSpacing/>
        <w:rPr>
          <w:rFonts w:asciiTheme="minorHAnsi" w:eastAsiaTheme="minorEastAsia" w:hAnsiTheme="minorHAnsi" w:cstheme="minorHAnsi"/>
          <w:sz w:val="22"/>
          <w:szCs w:val="22"/>
        </w:rPr>
      </w:pPr>
    </w:p>
    <w:p w14:paraId="620D22F4" w14:textId="160C26D8" w:rsidR="00353DCA" w:rsidRDefault="00195CC7" w:rsidP="00836933">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Wat betreft de unit tests</w:t>
      </w:r>
      <w:r w:rsidR="0050115B">
        <w:rPr>
          <w:rFonts w:asciiTheme="minorHAnsi" w:eastAsiaTheme="minorEastAsia" w:hAnsiTheme="minorHAnsi" w:cstheme="minorHAnsi"/>
          <w:sz w:val="22"/>
          <w:szCs w:val="22"/>
        </w:rPr>
        <w:t xml:space="preserve"> maken</w:t>
      </w:r>
      <w:r>
        <w:rPr>
          <w:rFonts w:asciiTheme="minorHAnsi" w:eastAsiaTheme="minorEastAsia" w:hAnsiTheme="minorHAnsi" w:cstheme="minorHAnsi"/>
          <w:sz w:val="22"/>
          <w:szCs w:val="22"/>
        </w:rPr>
        <w:t xml:space="preserve">, </w:t>
      </w:r>
      <w:r w:rsidR="0050115B">
        <w:rPr>
          <w:rFonts w:asciiTheme="minorHAnsi" w:eastAsiaTheme="minorEastAsia" w:hAnsiTheme="minorHAnsi" w:cstheme="minorHAnsi"/>
          <w:sz w:val="22"/>
          <w:szCs w:val="22"/>
        </w:rPr>
        <w:t xml:space="preserve">was de aanpak effectief. Ik zou wel </w:t>
      </w:r>
      <w:r>
        <w:rPr>
          <w:rFonts w:asciiTheme="minorHAnsi" w:eastAsiaTheme="minorEastAsia" w:hAnsiTheme="minorHAnsi" w:cstheme="minorHAnsi"/>
          <w:sz w:val="22"/>
          <w:szCs w:val="22"/>
        </w:rPr>
        <w:t>n</w:t>
      </w:r>
      <w:r w:rsidR="0050115B">
        <w:rPr>
          <w:rFonts w:asciiTheme="minorHAnsi" w:eastAsiaTheme="minorEastAsia" w:hAnsiTheme="minorHAnsi" w:cstheme="minorHAnsi"/>
          <w:sz w:val="22"/>
          <w:szCs w:val="22"/>
        </w:rPr>
        <w:t>og</w:t>
      </w:r>
      <w:r>
        <w:rPr>
          <w:rFonts w:asciiTheme="minorHAnsi" w:eastAsiaTheme="minorEastAsia" w:hAnsiTheme="minorHAnsi" w:cstheme="minorHAnsi"/>
          <w:sz w:val="22"/>
          <w:szCs w:val="22"/>
        </w:rPr>
        <w:t xml:space="preserve"> </w:t>
      </w:r>
      <w:proofErr w:type="spellStart"/>
      <w:r>
        <w:rPr>
          <w:rFonts w:asciiTheme="minorHAnsi" w:eastAsiaTheme="minorEastAsia" w:hAnsiTheme="minorHAnsi" w:cstheme="minorHAnsi"/>
          <w:sz w:val="22"/>
          <w:szCs w:val="22"/>
        </w:rPr>
        <w:t>integration</w:t>
      </w:r>
      <w:proofErr w:type="spellEnd"/>
      <w:r>
        <w:rPr>
          <w:rFonts w:asciiTheme="minorHAnsi" w:eastAsiaTheme="minorEastAsia" w:hAnsiTheme="minorHAnsi" w:cstheme="minorHAnsi"/>
          <w:sz w:val="22"/>
          <w:szCs w:val="22"/>
        </w:rPr>
        <w:t xml:space="preserve"> tests </w:t>
      </w:r>
      <w:r w:rsidR="0050115B">
        <w:rPr>
          <w:rFonts w:asciiTheme="minorHAnsi" w:eastAsiaTheme="minorEastAsia" w:hAnsiTheme="minorHAnsi" w:cstheme="minorHAnsi"/>
          <w:sz w:val="22"/>
          <w:szCs w:val="22"/>
        </w:rPr>
        <w:t xml:space="preserve">willen doen, </w:t>
      </w:r>
      <w:r>
        <w:rPr>
          <w:rFonts w:asciiTheme="minorHAnsi" w:eastAsiaTheme="minorEastAsia" w:hAnsiTheme="minorHAnsi" w:cstheme="minorHAnsi"/>
          <w:sz w:val="22"/>
          <w:szCs w:val="22"/>
        </w:rPr>
        <w:t>waarbij de output in de console ook gecheckt wordt. Zo hadden de opdrachten van week 10 getest kunnen worden, wat met unit tests niet kon.</w:t>
      </w:r>
    </w:p>
    <w:p w14:paraId="40C9BE06" w14:textId="77777777" w:rsidR="00836933" w:rsidRPr="001B2243" w:rsidRDefault="00836933" w:rsidP="00353DCA">
      <w:pPr>
        <w:pStyle w:val="NormalWeb"/>
        <w:contextualSpacing/>
        <w:rPr>
          <w:rFonts w:asciiTheme="minorHAnsi" w:eastAsiaTheme="minorEastAsia" w:hAnsiTheme="minorHAnsi" w:cstheme="minorHAnsi"/>
          <w:sz w:val="22"/>
          <w:szCs w:val="22"/>
        </w:rPr>
      </w:pPr>
    </w:p>
    <w:p w14:paraId="3659D61F" w14:textId="03C3090F" w:rsidR="00195CC7" w:rsidRPr="00195CC7" w:rsidRDefault="00353DCA" w:rsidP="00195CC7">
      <w:pPr>
        <w:pStyle w:val="NormalWeb"/>
        <w:numPr>
          <w:ilvl w:val="0"/>
          <w:numId w:val="52"/>
        </w:numPr>
        <w:contextualSpacing/>
        <w:rPr>
          <w:rFonts w:asciiTheme="minorHAnsi" w:eastAsiaTheme="minorEastAsia" w:hAnsiTheme="minorHAnsi" w:cstheme="minorHAnsi"/>
          <w:b/>
          <w:bCs/>
          <w:sz w:val="22"/>
          <w:szCs w:val="22"/>
        </w:rPr>
      </w:pPr>
      <w:r w:rsidRPr="00E9545F">
        <w:rPr>
          <w:rFonts w:asciiTheme="minorHAnsi" w:eastAsiaTheme="minorEastAsia" w:hAnsiTheme="minorHAnsi" w:cstheme="minorHAnsi"/>
          <w:b/>
          <w:bCs/>
          <w:sz w:val="22"/>
          <w:szCs w:val="22"/>
        </w:rPr>
        <w:t>Wat neem je mee van wat je geleerd hebt naar de toekomst? (</w:t>
      </w:r>
      <w:proofErr w:type="gramStart"/>
      <w:r w:rsidRPr="00E9545F">
        <w:rPr>
          <w:rFonts w:asciiTheme="minorHAnsi" w:eastAsiaTheme="minorEastAsia" w:hAnsiTheme="minorHAnsi" w:cstheme="minorHAnsi"/>
          <w:b/>
          <w:bCs/>
          <w:sz w:val="22"/>
          <w:szCs w:val="22"/>
        </w:rPr>
        <w:t>bijv.</w:t>
      </w:r>
      <w:proofErr w:type="gramEnd"/>
      <w:r w:rsidRPr="00E9545F">
        <w:rPr>
          <w:rFonts w:asciiTheme="minorHAnsi" w:eastAsiaTheme="minorEastAsia" w:hAnsiTheme="minorHAnsi" w:cstheme="minorHAnsi"/>
          <w:b/>
          <w:bCs/>
          <w:sz w:val="22"/>
          <w:szCs w:val="22"/>
        </w:rPr>
        <w:t xml:space="preserve"> naar het 2e semester?)</w:t>
      </w:r>
    </w:p>
    <w:p w14:paraId="323D2696" w14:textId="3ABF75A0" w:rsidR="00195CC7" w:rsidRDefault="00195CC7" w:rsidP="00836933">
      <w:pPr>
        <w:pStyle w:val="NormalWeb"/>
        <w:ind w:left="360"/>
        <w:contextualSpacing/>
        <w:rPr>
          <w:rFonts w:asciiTheme="minorHAnsi" w:eastAsiaTheme="minorEastAsia" w:hAnsiTheme="minorHAnsi" w:cstheme="minorHAnsi"/>
          <w:sz w:val="22"/>
          <w:szCs w:val="22"/>
        </w:rPr>
      </w:pPr>
      <w:bookmarkStart w:id="3" w:name="_Hlk186464195"/>
      <w:r>
        <w:rPr>
          <w:rFonts w:asciiTheme="minorHAnsi" w:eastAsiaTheme="minorEastAsia" w:hAnsiTheme="minorHAnsi" w:cstheme="minorHAnsi"/>
          <w:sz w:val="22"/>
          <w:szCs w:val="22"/>
        </w:rPr>
        <w:t>Ik heb geleerd dat ik codes soms minder ingewikkeld en uitgebreid kan maken. Ook zal ik eerder sommige functies volledig opnieuw schrijven dan aanpassen, omdat het aanpassen van een oude code soms de kwaliteit verlaagt en vaak ook meer tijd kost.</w:t>
      </w:r>
      <w:bookmarkEnd w:id="3"/>
    </w:p>
    <w:p w14:paraId="67B6CB0A" w14:textId="77777777" w:rsidR="00195CC7" w:rsidRDefault="00195CC7" w:rsidP="00836933">
      <w:pPr>
        <w:pStyle w:val="NormalWeb"/>
        <w:ind w:left="360"/>
        <w:contextualSpacing/>
        <w:rPr>
          <w:rFonts w:asciiTheme="minorHAnsi" w:eastAsiaTheme="minorEastAsia" w:hAnsiTheme="minorHAnsi" w:cstheme="minorHAnsi"/>
          <w:sz w:val="22"/>
          <w:szCs w:val="22"/>
        </w:rPr>
      </w:pPr>
    </w:p>
    <w:p w14:paraId="23C16E4D" w14:textId="5A7B3BC5" w:rsidR="00836933" w:rsidRDefault="00836933" w:rsidP="00836933">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 xml:space="preserve">Ik zie nu </w:t>
      </w:r>
      <w:r w:rsidR="0050115B">
        <w:rPr>
          <w:rFonts w:asciiTheme="minorHAnsi" w:eastAsiaTheme="minorEastAsia" w:hAnsiTheme="minorHAnsi" w:cstheme="minorHAnsi"/>
          <w:sz w:val="22"/>
          <w:szCs w:val="22"/>
        </w:rPr>
        <w:t>meer</w:t>
      </w:r>
      <w:r>
        <w:rPr>
          <w:rFonts w:asciiTheme="minorHAnsi" w:eastAsiaTheme="minorEastAsia" w:hAnsiTheme="minorHAnsi" w:cstheme="minorHAnsi"/>
          <w:sz w:val="22"/>
          <w:szCs w:val="22"/>
        </w:rPr>
        <w:t xml:space="preserve"> het nut van unit tests in en </w:t>
      </w:r>
      <w:r w:rsidR="0050115B">
        <w:rPr>
          <w:rFonts w:asciiTheme="minorHAnsi" w:eastAsiaTheme="minorEastAsia" w:hAnsiTheme="minorHAnsi" w:cstheme="minorHAnsi"/>
          <w:sz w:val="22"/>
          <w:szCs w:val="22"/>
        </w:rPr>
        <w:t xml:space="preserve">zal </w:t>
      </w:r>
      <w:r>
        <w:rPr>
          <w:rFonts w:asciiTheme="minorHAnsi" w:eastAsiaTheme="minorEastAsia" w:hAnsiTheme="minorHAnsi" w:cstheme="minorHAnsi"/>
          <w:sz w:val="22"/>
          <w:szCs w:val="22"/>
        </w:rPr>
        <w:t>ze ook vaker in mijn eigen projecten</w:t>
      </w:r>
      <w:r w:rsidR="0050115B">
        <w:rPr>
          <w:rFonts w:asciiTheme="minorHAnsi" w:eastAsiaTheme="minorEastAsia" w:hAnsiTheme="minorHAnsi" w:cstheme="minorHAnsi"/>
          <w:sz w:val="22"/>
          <w:szCs w:val="22"/>
        </w:rPr>
        <w:t xml:space="preserve"> gaan</w:t>
      </w:r>
      <w:r>
        <w:rPr>
          <w:rFonts w:asciiTheme="minorHAnsi" w:eastAsiaTheme="minorEastAsia" w:hAnsiTheme="minorHAnsi" w:cstheme="minorHAnsi"/>
          <w:sz w:val="22"/>
          <w:szCs w:val="22"/>
        </w:rPr>
        <w:t xml:space="preserve"> gebruiken.</w:t>
      </w:r>
      <w:r w:rsidR="0050115B">
        <w:rPr>
          <w:rFonts w:asciiTheme="minorHAnsi" w:eastAsiaTheme="minorEastAsia" w:hAnsiTheme="minorHAnsi" w:cstheme="minorHAnsi"/>
          <w:sz w:val="22"/>
          <w:szCs w:val="22"/>
        </w:rPr>
        <w:t xml:space="preserve"> Op mijn werk zal ik ook aanraden om dit te gebruiken, omdat het handig is als vangnet op de tester om zo fouten te ontdekken voordat het op de productie omgeving staat.</w:t>
      </w:r>
      <w:r>
        <w:rPr>
          <w:rFonts w:asciiTheme="minorHAnsi" w:eastAsiaTheme="minorEastAsia" w:hAnsiTheme="minorHAnsi" w:cstheme="minorHAnsi"/>
          <w:sz w:val="22"/>
          <w:szCs w:val="22"/>
        </w:rPr>
        <w:t xml:space="preserve"> </w:t>
      </w:r>
    </w:p>
    <w:p w14:paraId="609F98AE" w14:textId="77777777" w:rsidR="00353DCA" w:rsidRDefault="00353DCA" w:rsidP="00353DCA">
      <w:pPr>
        <w:pStyle w:val="ListParagraph"/>
        <w:ind w:left="360"/>
      </w:pPr>
    </w:p>
    <w:p w14:paraId="65B1250C" w14:textId="77777777" w:rsidR="00353DCA" w:rsidRPr="001B2243" w:rsidRDefault="00353DCA" w:rsidP="00353DCA">
      <w:pPr>
        <w:spacing w:line="240" w:lineRule="auto"/>
        <w:rPr>
          <w:rFonts w:cstheme="minorHAnsi"/>
        </w:rPr>
      </w:pPr>
      <w:r w:rsidRPr="001B2243">
        <w:rPr>
          <w:rFonts w:cstheme="minorHAnsi"/>
        </w:rPr>
        <w:br w:type="page"/>
      </w:r>
    </w:p>
    <w:p w14:paraId="24D4BF1F" w14:textId="6F65F854" w:rsidR="00353DCA" w:rsidRPr="003B2A11" w:rsidRDefault="00353DCA" w:rsidP="00353DCA">
      <w:pPr>
        <w:pStyle w:val="ListParagraph"/>
        <w:numPr>
          <w:ilvl w:val="0"/>
          <w:numId w:val="48"/>
        </w:numPr>
        <w:spacing w:line="240" w:lineRule="auto"/>
        <w:ind w:left="426" w:hanging="426"/>
        <w:contextualSpacing w:val="0"/>
        <w:rPr>
          <w:rFonts w:eastAsia="Times New Roman" w:cstheme="minorHAnsi"/>
          <w:b/>
          <w:bCs/>
          <w:color w:val="000000" w:themeColor="text1"/>
          <w:sz w:val="28"/>
          <w:szCs w:val="28"/>
        </w:rPr>
      </w:pPr>
      <w:r w:rsidRPr="001B2243">
        <w:rPr>
          <w:rFonts w:eastAsia="Times New Roman" w:cstheme="minorHAnsi"/>
          <w:b/>
          <w:bCs/>
          <w:color w:val="000000" w:themeColor="text1"/>
          <w:sz w:val="28"/>
          <w:szCs w:val="28"/>
        </w:rPr>
        <w:lastRenderedPageBreak/>
        <w:t>Evaluatie leeruitkomsten</w:t>
      </w:r>
    </w:p>
    <w:p w14:paraId="10B4D9CA" w14:textId="77777777" w:rsidR="00353DCA" w:rsidRPr="001B2243" w:rsidRDefault="00353DCA" w:rsidP="00353DCA">
      <w:pPr>
        <w:spacing w:line="240" w:lineRule="auto"/>
        <w:rPr>
          <w:rFonts w:eastAsia="Times New Roman" w:cstheme="minorHAnsi"/>
          <w:b/>
          <w:bCs/>
          <w:color w:val="000000" w:themeColor="text1"/>
          <w:sz w:val="28"/>
          <w:szCs w:val="28"/>
        </w:rPr>
      </w:pPr>
      <w:r w:rsidRPr="001B2243">
        <w:rPr>
          <w:rFonts w:eastAsia="Times New Roman" w:cstheme="minorHAnsi"/>
          <w:b/>
          <w:bCs/>
          <w:color w:val="000000" w:themeColor="text1"/>
          <w:sz w:val="28"/>
          <w:szCs w:val="28"/>
        </w:rPr>
        <w:t>Professionele Skills</w:t>
      </w:r>
    </w:p>
    <w:p w14:paraId="0513D67B" w14:textId="77777777" w:rsidR="00353DCA" w:rsidRPr="001B2243" w:rsidRDefault="00353DCA" w:rsidP="00353DCA">
      <w:pPr>
        <w:rPr>
          <w:rFonts w:eastAsia="Times New Roman" w:cstheme="minorHAnsi"/>
          <w:b/>
          <w:bCs/>
        </w:rPr>
      </w:pPr>
    </w:p>
    <w:p w14:paraId="6517D3B8" w14:textId="77777777" w:rsidR="00353DCA" w:rsidRPr="001B2243" w:rsidRDefault="00353DCA" w:rsidP="00353DCA">
      <w:pPr>
        <w:pStyle w:val="NormalWeb"/>
        <w:spacing w:before="0" w:beforeAutospacing="0" w:after="0" w:afterAutospacing="0"/>
        <w:rPr>
          <w:rFonts w:asciiTheme="minorHAnsi" w:hAnsiTheme="minorHAnsi" w:cstheme="minorHAnsi"/>
          <w:b/>
          <w:bCs/>
          <w:sz w:val="22"/>
          <w:szCs w:val="22"/>
        </w:rPr>
      </w:pPr>
      <w:r w:rsidRPr="001B2243">
        <w:rPr>
          <w:rFonts w:asciiTheme="minorHAnsi" w:hAnsiTheme="minorHAnsi" w:cstheme="minorHAnsi"/>
          <w:b/>
          <w:bCs/>
          <w:sz w:val="22"/>
          <w:szCs w:val="22"/>
        </w:rPr>
        <w:t>Student succes</w:t>
      </w:r>
    </w:p>
    <w:p w14:paraId="2FA586B4" w14:textId="47D2C684" w:rsidR="00EE5FD4" w:rsidRPr="00EE5FD4" w:rsidRDefault="00353DCA" w:rsidP="00EE5FD4">
      <w:pPr>
        <w:pStyle w:val="NormalWeb"/>
        <w:numPr>
          <w:ilvl w:val="0"/>
          <w:numId w:val="50"/>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al goed?</w:t>
      </w:r>
    </w:p>
    <w:p w14:paraId="34C14403" w14:textId="4E146EE5" w:rsidR="00EE5FD4" w:rsidRDefault="00EE5FD4" w:rsidP="00EE5FD4">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Het maken van aantekeningen tijdens de les en hiervan een samenvatting maken gaat mij inmiddels goed af. Door dit te doen is mijn concentratie tijdens de les flink toegenomen.</w:t>
      </w:r>
    </w:p>
    <w:p w14:paraId="762BDEB3" w14:textId="0C0B73C3" w:rsidR="005A3420" w:rsidRDefault="00EE5FD4" w:rsidP="005A3420">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Ook</w:t>
      </w:r>
      <w:r w:rsidR="00353DCA" w:rsidRPr="001B2243">
        <w:rPr>
          <w:rFonts w:asciiTheme="minorHAnsi" w:hAnsiTheme="minorHAnsi" w:cstheme="minorHAnsi"/>
          <w:color w:val="000000"/>
          <w:sz w:val="22"/>
          <w:szCs w:val="22"/>
        </w:rPr>
        <w:t xml:space="preserve"> vind</w:t>
      </w:r>
      <w:r>
        <w:rPr>
          <w:rFonts w:asciiTheme="minorHAnsi" w:hAnsiTheme="minorHAnsi" w:cstheme="minorHAnsi"/>
          <w:color w:val="000000"/>
          <w:sz w:val="22"/>
          <w:szCs w:val="22"/>
        </w:rPr>
        <w:t xml:space="preserve"> ik</w:t>
      </w:r>
      <w:r w:rsidR="00353DCA">
        <w:rPr>
          <w:rFonts w:asciiTheme="minorHAnsi" w:hAnsiTheme="minorHAnsi" w:cstheme="minorHAnsi"/>
          <w:color w:val="000000"/>
          <w:sz w:val="22"/>
          <w:szCs w:val="22"/>
        </w:rPr>
        <w:t xml:space="preserve"> </w:t>
      </w:r>
      <w:r w:rsidR="00353DCA" w:rsidRPr="001B2243">
        <w:rPr>
          <w:rFonts w:asciiTheme="minorHAnsi" w:hAnsiTheme="minorHAnsi" w:cstheme="minorHAnsi"/>
          <w:color w:val="000000"/>
          <w:sz w:val="22"/>
          <w:szCs w:val="22"/>
        </w:rPr>
        <w:t>dat</w:t>
      </w:r>
      <w:r w:rsidR="00353DCA">
        <w:rPr>
          <w:rFonts w:asciiTheme="minorHAnsi" w:hAnsiTheme="minorHAnsi" w:cstheme="minorHAnsi"/>
          <w:color w:val="000000"/>
          <w:sz w:val="22"/>
          <w:szCs w:val="22"/>
        </w:rPr>
        <w:t xml:space="preserve"> het plannen van de technische opdrachten goed gaat.</w:t>
      </w:r>
    </w:p>
    <w:p w14:paraId="098D92CC" w14:textId="77777777" w:rsidR="006B65F2" w:rsidRPr="001B2243" w:rsidRDefault="006B65F2" w:rsidP="005A3420">
      <w:pPr>
        <w:pStyle w:val="NormalWeb"/>
        <w:spacing w:before="0" w:beforeAutospacing="0" w:after="0" w:afterAutospacing="0"/>
        <w:ind w:left="360"/>
        <w:rPr>
          <w:rFonts w:asciiTheme="minorHAnsi" w:hAnsiTheme="minorHAnsi" w:cstheme="minorHAnsi"/>
          <w:color w:val="000000"/>
          <w:sz w:val="22"/>
          <w:szCs w:val="22"/>
        </w:rPr>
      </w:pPr>
    </w:p>
    <w:p w14:paraId="0113A2BF" w14:textId="77777777" w:rsidR="00353DCA" w:rsidRDefault="00353DCA" w:rsidP="00353DCA">
      <w:pPr>
        <w:pStyle w:val="NormalWeb"/>
        <w:spacing w:before="0" w:beforeAutospacing="0" w:after="0" w:afterAutospacing="0"/>
        <w:ind w:left="360"/>
        <w:rPr>
          <w:rFonts w:asciiTheme="minorHAnsi" w:hAnsiTheme="minorHAnsi" w:cstheme="minorHAnsi"/>
          <w:color w:val="000000"/>
          <w:sz w:val="22"/>
          <w:szCs w:val="22"/>
        </w:rPr>
      </w:pPr>
      <w:r w:rsidRPr="001B2243">
        <w:rPr>
          <w:rFonts w:asciiTheme="minorHAnsi" w:hAnsiTheme="minorHAnsi" w:cstheme="minorHAnsi"/>
          <w:color w:val="000000"/>
          <w:sz w:val="22"/>
          <w:szCs w:val="22"/>
        </w:rPr>
        <w:t>De programmeer</w:t>
      </w:r>
      <w:r>
        <w:rPr>
          <w:rFonts w:asciiTheme="minorHAnsi" w:hAnsiTheme="minorHAnsi" w:cstheme="minorHAnsi"/>
          <w:color w:val="000000"/>
          <w:sz w:val="22"/>
          <w:szCs w:val="22"/>
        </w:rPr>
        <w:t>o</w:t>
      </w:r>
      <w:r w:rsidRPr="001B2243">
        <w:rPr>
          <w:rFonts w:asciiTheme="minorHAnsi" w:hAnsiTheme="minorHAnsi" w:cstheme="minorHAnsi"/>
          <w:color w:val="000000"/>
          <w:sz w:val="22"/>
          <w:szCs w:val="22"/>
        </w:rPr>
        <w:t>pdrachten probeer ik altijd op de dag zelf te doen, dit lukt 90% van de tijd.</w:t>
      </w:r>
      <w:r w:rsidRPr="001B2243">
        <w:rPr>
          <w:rFonts w:asciiTheme="minorHAnsi" w:hAnsiTheme="minorHAnsi" w:cstheme="minorHAnsi"/>
          <w:color w:val="000000"/>
          <w:sz w:val="22"/>
          <w:szCs w:val="22"/>
        </w:rPr>
        <w:br/>
        <w:t>Als dat niet lukt doe ik dat op de vrijdag.</w:t>
      </w:r>
    </w:p>
    <w:p w14:paraId="695727EA" w14:textId="77777777" w:rsidR="00353DCA" w:rsidRDefault="00353DCA" w:rsidP="00353DCA">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 xml:space="preserve">Mijn motivatie ligt bij het programmeren, maar niet bij schrijfwerk, onderzoeken of andere niet-programmeer gerelateerde opdrachten. </w:t>
      </w:r>
    </w:p>
    <w:p w14:paraId="6B4DD8EB" w14:textId="77777777" w:rsidR="005A3420" w:rsidRPr="001B2243" w:rsidRDefault="005A3420" w:rsidP="00353DCA">
      <w:pPr>
        <w:pStyle w:val="NormalWeb"/>
        <w:spacing w:before="0" w:beforeAutospacing="0" w:after="0" w:afterAutospacing="0"/>
        <w:ind w:left="360"/>
        <w:rPr>
          <w:rFonts w:asciiTheme="minorHAnsi" w:hAnsiTheme="minorHAnsi" w:cstheme="minorHAnsi"/>
          <w:color w:val="000000"/>
          <w:sz w:val="22"/>
          <w:szCs w:val="22"/>
        </w:rPr>
      </w:pPr>
    </w:p>
    <w:p w14:paraId="4FA3347E" w14:textId="77777777" w:rsidR="00353DCA" w:rsidRPr="0075313A" w:rsidRDefault="00353DCA" w:rsidP="00353DCA">
      <w:pPr>
        <w:pStyle w:val="NormalWeb"/>
        <w:numPr>
          <w:ilvl w:val="0"/>
          <w:numId w:val="50"/>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nog verbeteren?</w:t>
      </w:r>
    </w:p>
    <w:p w14:paraId="4321AE13" w14:textId="77777777" w:rsidR="00353DCA" w:rsidRDefault="00353DCA" w:rsidP="00353DCA">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 xml:space="preserve">De planning van opdrachten waarin onderzoek of veel schrijfwerk in voor komt stel ik vaak tot de laatste week uit, dit zorgt ervoor dat ik in die laatste week er soms dagen tot middennacht aan zit. </w:t>
      </w:r>
    </w:p>
    <w:p w14:paraId="5344ABBE" w14:textId="77777777" w:rsidR="007F017E" w:rsidRDefault="007F017E" w:rsidP="00353DCA">
      <w:pPr>
        <w:pStyle w:val="NormalWeb"/>
        <w:spacing w:before="0" w:beforeAutospacing="0" w:after="0" w:afterAutospacing="0"/>
        <w:ind w:left="360"/>
        <w:rPr>
          <w:rFonts w:asciiTheme="minorHAnsi" w:hAnsiTheme="minorHAnsi" w:cstheme="minorHAnsi"/>
          <w:color w:val="000000"/>
          <w:sz w:val="22"/>
          <w:szCs w:val="22"/>
        </w:rPr>
      </w:pPr>
    </w:p>
    <w:p w14:paraId="7E1FE2BE" w14:textId="77777777" w:rsidR="00353DCA" w:rsidRDefault="00353DCA" w:rsidP="00353DCA">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Ook ben ik in het algemeen niet goed in schrijfwerk, een oorzaak hiervan is omdat ik begin met typen voordat concreet heb wat ik moet schrijven, daardoor verandert er veel en moet ik het meestal opnieuw schrijven.</w:t>
      </w:r>
    </w:p>
    <w:p w14:paraId="284A9D0B" w14:textId="77777777" w:rsidR="00353DCA" w:rsidRDefault="00353DCA" w:rsidP="00353DCA">
      <w:pPr>
        <w:pStyle w:val="NormalWeb"/>
        <w:spacing w:before="0" w:beforeAutospacing="0" w:after="0" w:afterAutospacing="0"/>
        <w:ind w:left="360"/>
        <w:rPr>
          <w:rFonts w:cstheme="minorHAnsi"/>
          <w:b/>
          <w:bCs/>
        </w:rPr>
      </w:pPr>
      <w:r>
        <w:rPr>
          <w:rFonts w:asciiTheme="minorHAnsi" w:hAnsiTheme="minorHAnsi" w:cstheme="minorHAnsi"/>
          <w:color w:val="000000"/>
          <w:sz w:val="22"/>
          <w:szCs w:val="22"/>
        </w:rPr>
        <w:t>Ondanks dit haal ik toch wel elke deadline.</w:t>
      </w:r>
    </w:p>
    <w:p w14:paraId="517778F3" w14:textId="77777777" w:rsidR="00353DCA" w:rsidRPr="00513174" w:rsidRDefault="00353DCA" w:rsidP="00353DCA">
      <w:pPr>
        <w:spacing w:line="240" w:lineRule="auto"/>
        <w:rPr>
          <w:rFonts w:eastAsia="Times New Roman" w:cstheme="minorHAnsi"/>
          <w:b/>
          <w:bCs/>
        </w:rPr>
      </w:pPr>
    </w:p>
    <w:p w14:paraId="6F67E6D4" w14:textId="77777777" w:rsidR="00353DCA" w:rsidRPr="001B2243" w:rsidRDefault="00353DCA" w:rsidP="00353DCA">
      <w:pPr>
        <w:spacing w:line="240" w:lineRule="auto"/>
        <w:rPr>
          <w:rFonts w:eastAsia="Times New Roman" w:cstheme="minorHAnsi"/>
          <w:b/>
          <w:bCs/>
        </w:rPr>
      </w:pPr>
    </w:p>
    <w:p w14:paraId="000F4A15" w14:textId="77777777" w:rsidR="00353DCA" w:rsidRPr="001B2243" w:rsidRDefault="00353DCA" w:rsidP="00353DCA">
      <w:pPr>
        <w:spacing w:line="240" w:lineRule="auto"/>
        <w:rPr>
          <w:rFonts w:eastAsia="Times New Roman" w:cstheme="minorHAnsi"/>
          <w:b/>
          <w:bCs/>
        </w:rPr>
      </w:pPr>
      <w:r w:rsidRPr="001B2243">
        <w:rPr>
          <w:rFonts w:eastAsia="Times New Roman" w:cstheme="minorHAnsi"/>
          <w:b/>
          <w:bCs/>
        </w:rPr>
        <w:t xml:space="preserve">Research </w:t>
      </w:r>
    </w:p>
    <w:p w14:paraId="6599ACDE" w14:textId="77777777" w:rsidR="00353DCA" w:rsidRPr="0075313A" w:rsidRDefault="00353DCA" w:rsidP="00353DCA">
      <w:pPr>
        <w:pStyle w:val="NormalWeb"/>
        <w:numPr>
          <w:ilvl w:val="0"/>
          <w:numId w:val="50"/>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al goed?</w:t>
      </w:r>
    </w:p>
    <w:p w14:paraId="5389A50E" w14:textId="118BAD2C" w:rsidR="00353DCA" w:rsidRDefault="00353DCA" w:rsidP="0D27FB3C">
      <w:pPr>
        <w:pStyle w:val="NormalWeb"/>
        <w:spacing w:before="0" w:beforeAutospacing="0" w:after="0" w:afterAutospacing="0"/>
        <w:ind w:left="360"/>
        <w:rPr>
          <w:rFonts w:asciiTheme="minorHAnsi" w:hAnsiTheme="minorHAnsi" w:cstheme="minorBidi"/>
          <w:color w:val="000000"/>
          <w:sz w:val="22"/>
          <w:szCs w:val="22"/>
        </w:rPr>
      </w:pPr>
      <w:r w:rsidRPr="0D27FB3C">
        <w:rPr>
          <w:rFonts w:asciiTheme="minorHAnsi" w:hAnsiTheme="minorHAnsi" w:cstheme="minorBidi"/>
          <w:color w:val="000000" w:themeColor="text1"/>
          <w:sz w:val="22"/>
          <w:szCs w:val="22"/>
        </w:rPr>
        <w:t>Na het leerdoel dat ik in arch 3 heb gedaan</w:t>
      </w:r>
      <w:r w:rsidR="00927137">
        <w:rPr>
          <w:rFonts w:asciiTheme="minorHAnsi" w:hAnsiTheme="minorHAnsi" w:cstheme="minorBidi"/>
          <w:color w:val="000000" w:themeColor="text1"/>
          <w:sz w:val="22"/>
          <w:szCs w:val="22"/>
        </w:rPr>
        <w:t xml:space="preserve">, </w:t>
      </w:r>
      <w:r w:rsidRPr="0D27FB3C">
        <w:rPr>
          <w:rFonts w:asciiTheme="minorHAnsi" w:hAnsiTheme="minorHAnsi" w:cstheme="minorBidi"/>
          <w:color w:val="000000" w:themeColor="text1"/>
          <w:sz w:val="22"/>
          <w:szCs w:val="22"/>
        </w:rPr>
        <w:t>heb ik de impressie dat het zoeken van betrouwbare bronnen en het vermelden ervan mij nu makkelijker afgaat.</w:t>
      </w:r>
    </w:p>
    <w:p w14:paraId="628DDA7B" w14:textId="77777777" w:rsidR="00353DCA" w:rsidRPr="000679CB" w:rsidRDefault="00353DCA" w:rsidP="00353DCA">
      <w:pPr>
        <w:pStyle w:val="NormalWeb"/>
        <w:spacing w:before="0" w:beforeAutospacing="0" w:after="0" w:afterAutospacing="0"/>
        <w:ind w:left="360"/>
        <w:rPr>
          <w:rFonts w:asciiTheme="minorHAnsi" w:hAnsiTheme="minorHAnsi" w:cstheme="minorHAnsi"/>
          <w:sz w:val="22"/>
          <w:szCs w:val="22"/>
        </w:rPr>
      </w:pPr>
      <w:r w:rsidRPr="000679CB">
        <w:rPr>
          <w:rFonts w:asciiTheme="minorHAnsi" w:hAnsiTheme="minorHAnsi" w:cstheme="minorHAnsi"/>
          <w:sz w:val="22"/>
          <w:szCs w:val="22"/>
        </w:rPr>
        <w:t>Ik heb ermee geoefend door verschillende zoektermen te testen om te zien welke de beste resultaten oplevert.</w:t>
      </w:r>
    </w:p>
    <w:p w14:paraId="77039D10" w14:textId="77777777" w:rsidR="00353DCA" w:rsidRDefault="00353DCA" w:rsidP="00353DCA">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In het kader van initiatief nemen bel ik elke woensdag met mijn leerteam voor vragen en als check-up om te kijken of het bij iedereen lukt.</w:t>
      </w:r>
    </w:p>
    <w:p w14:paraId="60AD5CBB" w14:textId="77777777" w:rsidR="00353DCA" w:rsidRPr="001B2243" w:rsidRDefault="00353DCA" w:rsidP="00353DCA">
      <w:pPr>
        <w:pStyle w:val="NormalWeb"/>
        <w:spacing w:before="0" w:beforeAutospacing="0" w:after="0" w:afterAutospacing="0"/>
        <w:ind w:left="360"/>
        <w:rPr>
          <w:rFonts w:asciiTheme="minorHAnsi" w:hAnsiTheme="minorHAnsi" w:cstheme="minorHAnsi"/>
          <w:color w:val="000000"/>
          <w:sz w:val="22"/>
          <w:szCs w:val="22"/>
        </w:rPr>
      </w:pPr>
    </w:p>
    <w:p w14:paraId="75CB5DC1" w14:textId="77777777" w:rsidR="00353DCA" w:rsidRDefault="00353DCA" w:rsidP="00353DCA">
      <w:pPr>
        <w:pStyle w:val="NormalWeb"/>
        <w:numPr>
          <w:ilvl w:val="0"/>
          <w:numId w:val="50"/>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nog verbeteren?</w:t>
      </w:r>
    </w:p>
    <w:p w14:paraId="15D89D91" w14:textId="21934206" w:rsidR="00353DCA" w:rsidRPr="000A631E" w:rsidRDefault="00353DCA" w:rsidP="00353DCA">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Hoewel bronvermeldingen met gebruik van IEEE in Word ingebakken zitten weet ik niet precies wat de exacte regels zijn, hierdoor moet ik vertrouwen op dat Word het goed doet. Wat eigenlijk niet gewenst is.</w:t>
      </w:r>
      <w:r w:rsidR="003758F7">
        <w:rPr>
          <w:rFonts w:asciiTheme="minorHAnsi" w:hAnsiTheme="minorHAnsi" w:cstheme="minorHAnsi"/>
          <w:color w:val="000000"/>
          <w:sz w:val="22"/>
          <w:szCs w:val="22"/>
        </w:rPr>
        <w:t xml:space="preserve"> Dit is iets wat ik nog zou willen leren.</w:t>
      </w:r>
    </w:p>
    <w:p w14:paraId="0DDD21FB" w14:textId="77777777" w:rsidR="00BE112B" w:rsidRDefault="00BE112B" w:rsidP="00BE112B">
      <w:pPr>
        <w:spacing w:line="240" w:lineRule="auto"/>
        <w:rPr>
          <w:rFonts w:eastAsia="Times New Roman" w:cstheme="minorHAnsi"/>
          <w:b/>
          <w:bCs/>
        </w:rPr>
      </w:pPr>
    </w:p>
    <w:p w14:paraId="4A1B56DF" w14:textId="22FAE2D7" w:rsidR="00353DCA" w:rsidRPr="001B2243" w:rsidRDefault="00353DCA" w:rsidP="00BE112B">
      <w:pPr>
        <w:spacing w:line="240" w:lineRule="auto"/>
        <w:rPr>
          <w:rFonts w:eastAsia="Times New Roman" w:cstheme="minorHAnsi"/>
          <w:b/>
          <w:bCs/>
        </w:rPr>
      </w:pPr>
      <w:proofErr w:type="spellStart"/>
      <w:r w:rsidRPr="001B2243">
        <w:rPr>
          <w:rFonts w:eastAsia="Times New Roman" w:cstheme="minorHAnsi"/>
          <w:b/>
          <w:bCs/>
        </w:rPr>
        <w:t>Problem</w:t>
      </w:r>
      <w:proofErr w:type="spellEnd"/>
      <w:r w:rsidRPr="001B2243">
        <w:rPr>
          <w:rFonts w:eastAsia="Times New Roman" w:cstheme="minorHAnsi"/>
          <w:b/>
          <w:bCs/>
        </w:rPr>
        <w:t xml:space="preserve"> </w:t>
      </w:r>
      <w:proofErr w:type="spellStart"/>
      <w:r w:rsidRPr="001B2243">
        <w:rPr>
          <w:rFonts w:eastAsia="Times New Roman" w:cstheme="minorHAnsi"/>
          <w:b/>
          <w:bCs/>
        </w:rPr>
        <w:t>Solving</w:t>
      </w:r>
      <w:proofErr w:type="spellEnd"/>
    </w:p>
    <w:p w14:paraId="15E091B0" w14:textId="77777777" w:rsidR="00353DCA" w:rsidRPr="0075313A" w:rsidRDefault="00353DCA" w:rsidP="00353DCA">
      <w:pPr>
        <w:pStyle w:val="NormalWeb"/>
        <w:numPr>
          <w:ilvl w:val="0"/>
          <w:numId w:val="50"/>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al goed?</w:t>
      </w:r>
    </w:p>
    <w:p w14:paraId="6341DD42" w14:textId="2C844F49" w:rsidR="00353DCA" w:rsidRDefault="00353DCA" w:rsidP="00353DCA">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Error berichten bij het runnen van de code kan ik goed omzetten naar een stappenplan om de error op te lossen.</w:t>
      </w:r>
      <w:r w:rsidR="003B2A11">
        <w:rPr>
          <w:rFonts w:asciiTheme="minorHAnsi" w:hAnsiTheme="minorHAnsi" w:cstheme="minorHAnsi"/>
          <w:color w:val="000000"/>
          <w:sz w:val="22"/>
          <w:szCs w:val="22"/>
        </w:rPr>
        <w:t xml:space="preserve"> Ook ben ik goed in het specifiek zoeken op </w:t>
      </w:r>
      <w:r w:rsidR="00B72720">
        <w:rPr>
          <w:rFonts w:asciiTheme="minorHAnsi" w:hAnsiTheme="minorHAnsi" w:cstheme="minorHAnsi"/>
          <w:color w:val="000000"/>
          <w:sz w:val="22"/>
          <w:szCs w:val="22"/>
        </w:rPr>
        <w:t>G</w:t>
      </w:r>
      <w:r w:rsidR="003B2A11">
        <w:rPr>
          <w:rFonts w:asciiTheme="minorHAnsi" w:hAnsiTheme="minorHAnsi" w:cstheme="minorHAnsi"/>
          <w:color w:val="000000"/>
          <w:sz w:val="22"/>
          <w:szCs w:val="22"/>
        </w:rPr>
        <w:t>oogle naar een oplossing voor de error.</w:t>
      </w:r>
    </w:p>
    <w:p w14:paraId="1E584DF0" w14:textId="77777777" w:rsidR="00327524" w:rsidRDefault="00327524" w:rsidP="00353DCA">
      <w:pPr>
        <w:pStyle w:val="NormalWeb"/>
        <w:spacing w:before="0" w:beforeAutospacing="0" w:after="0" w:afterAutospacing="0"/>
        <w:ind w:left="360"/>
        <w:rPr>
          <w:rFonts w:asciiTheme="minorHAnsi" w:hAnsiTheme="minorHAnsi" w:cstheme="minorHAnsi"/>
          <w:color w:val="000000"/>
          <w:sz w:val="22"/>
          <w:szCs w:val="22"/>
        </w:rPr>
      </w:pPr>
    </w:p>
    <w:p w14:paraId="372E76AB" w14:textId="0826FC78" w:rsidR="00327524" w:rsidRDefault="00D47041" w:rsidP="00353DCA">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 xml:space="preserve">Bijvoorbeeld, tijdens het werken aan mijn game, wilde </w:t>
      </w:r>
      <w:r w:rsidR="00327524">
        <w:rPr>
          <w:rFonts w:asciiTheme="minorHAnsi" w:hAnsiTheme="minorHAnsi" w:cstheme="minorHAnsi"/>
          <w:color w:val="000000"/>
          <w:sz w:val="22"/>
          <w:szCs w:val="22"/>
        </w:rPr>
        <w:t xml:space="preserve">ik de game op mijn server zetten. Dit wilde ik in </w:t>
      </w:r>
      <w:proofErr w:type="spellStart"/>
      <w:r w:rsidR="00327524">
        <w:rPr>
          <w:rFonts w:asciiTheme="minorHAnsi" w:hAnsiTheme="minorHAnsi" w:cstheme="minorHAnsi"/>
          <w:color w:val="000000"/>
          <w:sz w:val="22"/>
          <w:szCs w:val="22"/>
        </w:rPr>
        <w:t>docker</w:t>
      </w:r>
      <w:proofErr w:type="spellEnd"/>
      <w:r w:rsidR="00327524">
        <w:rPr>
          <w:rFonts w:asciiTheme="minorHAnsi" w:hAnsiTheme="minorHAnsi" w:cstheme="minorHAnsi"/>
          <w:color w:val="000000"/>
          <w:sz w:val="22"/>
          <w:szCs w:val="22"/>
        </w:rPr>
        <w:t xml:space="preserve"> doen, omdat mijn server eerder crashte</w:t>
      </w:r>
      <w:r>
        <w:rPr>
          <w:rFonts w:asciiTheme="minorHAnsi" w:hAnsiTheme="minorHAnsi" w:cstheme="minorHAnsi"/>
          <w:color w:val="000000"/>
          <w:sz w:val="22"/>
          <w:szCs w:val="22"/>
        </w:rPr>
        <w:t xml:space="preserve"> toen ik dat niet </w:t>
      </w:r>
      <w:r>
        <w:rPr>
          <w:rFonts w:asciiTheme="minorHAnsi" w:hAnsiTheme="minorHAnsi" w:cstheme="minorHAnsi"/>
          <w:color w:val="000000"/>
          <w:sz w:val="22"/>
          <w:szCs w:val="22"/>
        </w:rPr>
        <w:t xml:space="preserve">via </w:t>
      </w:r>
      <w:proofErr w:type="spellStart"/>
      <w:r>
        <w:rPr>
          <w:rFonts w:asciiTheme="minorHAnsi" w:hAnsiTheme="minorHAnsi" w:cstheme="minorHAnsi"/>
          <w:color w:val="000000"/>
          <w:sz w:val="22"/>
          <w:szCs w:val="22"/>
        </w:rPr>
        <w:t>docker</w:t>
      </w:r>
      <w:proofErr w:type="spellEnd"/>
      <w:r>
        <w:rPr>
          <w:rFonts w:asciiTheme="minorHAnsi" w:hAnsiTheme="minorHAnsi" w:cstheme="minorHAnsi"/>
          <w:color w:val="000000"/>
          <w:sz w:val="22"/>
          <w:szCs w:val="22"/>
        </w:rPr>
        <w:t xml:space="preserve"> had gedaan.</w:t>
      </w:r>
      <w:r w:rsidR="00327524">
        <w:rPr>
          <w:rFonts w:asciiTheme="minorHAnsi" w:hAnsiTheme="minorHAnsi" w:cstheme="minorHAnsi"/>
          <w:color w:val="000000"/>
          <w:sz w:val="22"/>
          <w:szCs w:val="22"/>
        </w:rPr>
        <w:br/>
        <w:t xml:space="preserve">Dit resulteerde erin dat de database binnen de </w:t>
      </w:r>
      <w:proofErr w:type="spellStart"/>
      <w:r w:rsidR="00327524">
        <w:rPr>
          <w:rFonts w:asciiTheme="minorHAnsi" w:hAnsiTheme="minorHAnsi" w:cstheme="minorHAnsi"/>
          <w:color w:val="000000"/>
          <w:sz w:val="22"/>
          <w:szCs w:val="22"/>
        </w:rPr>
        <w:t>docker</w:t>
      </w:r>
      <w:proofErr w:type="spellEnd"/>
      <w:r w:rsidR="00327524">
        <w:rPr>
          <w:rFonts w:asciiTheme="minorHAnsi" w:hAnsiTheme="minorHAnsi" w:cstheme="minorHAnsi"/>
          <w:color w:val="000000"/>
          <w:sz w:val="22"/>
          <w:szCs w:val="22"/>
        </w:rPr>
        <w:t xml:space="preserve"> container werkte, maar</w:t>
      </w:r>
      <w:r w:rsidR="00020A60">
        <w:rPr>
          <w:rFonts w:asciiTheme="minorHAnsi" w:hAnsiTheme="minorHAnsi" w:cstheme="minorHAnsi"/>
          <w:color w:val="000000"/>
          <w:sz w:val="22"/>
          <w:szCs w:val="22"/>
        </w:rPr>
        <w:t xml:space="preserve"> de database resette zichzelf</w:t>
      </w:r>
      <w:r w:rsidR="00327524">
        <w:rPr>
          <w:rFonts w:asciiTheme="minorHAnsi" w:hAnsiTheme="minorHAnsi" w:cstheme="minorHAnsi"/>
          <w:color w:val="000000"/>
          <w:sz w:val="22"/>
          <w:szCs w:val="22"/>
        </w:rPr>
        <w:t xml:space="preserve"> wanneer de</w:t>
      </w:r>
      <w:r w:rsidR="00020A60">
        <w:rPr>
          <w:rFonts w:asciiTheme="minorHAnsi" w:hAnsiTheme="minorHAnsi" w:cstheme="minorHAnsi"/>
          <w:color w:val="000000"/>
          <w:sz w:val="22"/>
          <w:szCs w:val="22"/>
        </w:rPr>
        <w:t xml:space="preserve"> container </w:t>
      </w:r>
      <w:proofErr w:type="spellStart"/>
      <w:r w:rsidR="00327524">
        <w:rPr>
          <w:rFonts w:asciiTheme="minorHAnsi" w:hAnsiTheme="minorHAnsi" w:cstheme="minorHAnsi"/>
          <w:color w:val="000000"/>
          <w:sz w:val="22"/>
          <w:szCs w:val="22"/>
        </w:rPr>
        <w:t>gerestart</w:t>
      </w:r>
      <w:proofErr w:type="spellEnd"/>
      <w:r w:rsidR="00327524">
        <w:rPr>
          <w:rFonts w:asciiTheme="minorHAnsi" w:hAnsiTheme="minorHAnsi" w:cstheme="minorHAnsi"/>
          <w:color w:val="000000"/>
          <w:sz w:val="22"/>
          <w:szCs w:val="22"/>
        </w:rPr>
        <w:t xml:space="preserve"> werd</w:t>
      </w:r>
      <w:r w:rsidR="00020A60">
        <w:rPr>
          <w:rFonts w:asciiTheme="minorHAnsi" w:hAnsiTheme="minorHAnsi" w:cstheme="minorHAnsi"/>
          <w:color w:val="000000"/>
          <w:sz w:val="22"/>
          <w:szCs w:val="22"/>
        </w:rPr>
        <w:t>.</w:t>
      </w:r>
    </w:p>
    <w:p w14:paraId="0A58F415" w14:textId="77777777" w:rsidR="00020A60" w:rsidRDefault="00020A60" w:rsidP="00353DCA">
      <w:pPr>
        <w:pStyle w:val="NormalWeb"/>
        <w:spacing w:before="0" w:beforeAutospacing="0" w:after="0" w:afterAutospacing="0"/>
        <w:ind w:left="360"/>
        <w:rPr>
          <w:rFonts w:asciiTheme="minorHAnsi" w:hAnsiTheme="minorHAnsi" w:cstheme="minorHAnsi"/>
          <w:color w:val="000000"/>
          <w:sz w:val="22"/>
          <w:szCs w:val="22"/>
        </w:rPr>
      </w:pPr>
    </w:p>
    <w:p w14:paraId="1FAB8183" w14:textId="0B24EDC0" w:rsidR="00020A60" w:rsidRDefault="00020A60" w:rsidP="00353DCA">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lastRenderedPageBreak/>
        <w:t>Voor dit probleem heb ik op Google gezocht naar “</w:t>
      </w:r>
      <w:proofErr w:type="spellStart"/>
      <w:r>
        <w:rPr>
          <w:rFonts w:asciiTheme="minorHAnsi" w:hAnsiTheme="minorHAnsi" w:cstheme="minorHAnsi"/>
          <w:color w:val="000000"/>
          <w:sz w:val="22"/>
          <w:szCs w:val="22"/>
        </w:rPr>
        <w:t>docker</w:t>
      </w:r>
      <w:proofErr w:type="spellEnd"/>
      <w:r>
        <w:rPr>
          <w:rFonts w:asciiTheme="minorHAnsi" w:hAnsiTheme="minorHAnsi" w:cstheme="minorHAnsi"/>
          <w:color w:val="000000"/>
          <w:sz w:val="22"/>
          <w:szCs w:val="22"/>
        </w:rPr>
        <w:t xml:space="preserve"> sqlite3 </w:t>
      </w:r>
      <w:proofErr w:type="spellStart"/>
      <w:r>
        <w:rPr>
          <w:rFonts w:asciiTheme="minorHAnsi" w:hAnsiTheme="minorHAnsi" w:cstheme="minorHAnsi"/>
          <w:color w:val="000000"/>
          <w:sz w:val="22"/>
          <w:szCs w:val="22"/>
        </w:rPr>
        <w:t>persistant</w:t>
      </w:r>
      <w:proofErr w:type="spellEnd"/>
      <w:r>
        <w:rPr>
          <w:rFonts w:asciiTheme="minorHAnsi" w:hAnsiTheme="minorHAnsi" w:cstheme="minorHAnsi"/>
          <w:color w:val="000000"/>
          <w:sz w:val="22"/>
          <w:szCs w:val="22"/>
        </w:rPr>
        <w:t xml:space="preserve">” en toen kwam ik </w:t>
      </w:r>
      <w:r w:rsidR="00D47041">
        <w:rPr>
          <w:rFonts w:asciiTheme="minorHAnsi" w:hAnsiTheme="minorHAnsi" w:cstheme="minorHAnsi"/>
          <w:color w:val="000000"/>
          <w:sz w:val="22"/>
          <w:szCs w:val="22"/>
        </w:rPr>
        <w:t xml:space="preserve">uit bij </w:t>
      </w:r>
      <w:r>
        <w:rPr>
          <w:rFonts w:asciiTheme="minorHAnsi" w:hAnsiTheme="minorHAnsi" w:cstheme="minorHAnsi"/>
          <w:color w:val="000000"/>
          <w:sz w:val="22"/>
          <w:szCs w:val="22"/>
        </w:rPr>
        <w:t>een artikel</w:t>
      </w:r>
      <w:r w:rsidR="00D47041" w:rsidRPr="00D47041">
        <w:rPr>
          <w:rFonts w:asciiTheme="minorHAnsi" w:hAnsiTheme="minorHAnsi" w:cstheme="minorHAnsi"/>
          <w:color w:val="000000"/>
          <w:sz w:val="22"/>
          <w:szCs w:val="22"/>
        </w:rPr>
        <w:t xml:space="preserve"> </w:t>
      </w:r>
      <w:r w:rsidR="00D47041">
        <w:rPr>
          <w:rFonts w:asciiTheme="minorHAnsi" w:hAnsiTheme="minorHAnsi" w:cstheme="minorHAnsi"/>
          <w:color w:val="000000"/>
          <w:sz w:val="22"/>
          <w:szCs w:val="22"/>
        </w:rPr>
        <w:t xml:space="preserve">op </w:t>
      </w:r>
      <w:r w:rsidR="00D47041">
        <w:rPr>
          <w:rFonts w:asciiTheme="minorHAnsi" w:hAnsiTheme="minorHAnsi" w:cstheme="minorHAnsi"/>
          <w:color w:val="000000"/>
          <w:sz w:val="22"/>
          <w:szCs w:val="22"/>
        </w:rPr>
        <w:t>stackoverflow</w:t>
      </w:r>
      <w:r w:rsidR="00D47041">
        <w:rPr>
          <w:rFonts w:asciiTheme="minorHAnsi" w:hAnsiTheme="minorHAnsi" w:cstheme="minorHAnsi"/>
          <w:color w:val="000000"/>
          <w:sz w:val="22"/>
          <w:szCs w:val="22"/>
        </w:rPr>
        <w:t xml:space="preserve">, waarin werd </w:t>
      </w:r>
      <w:r>
        <w:rPr>
          <w:rFonts w:asciiTheme="minorHAnsi" w:hAnsiTheme="minorHAnsi" w:cstheme="minorHAnsi"/>
          <w:color w:val="000000"/>
          <w:sz w:val="22"/>
          <w:szCs w:val="22"/>
        </w:rPr>
        <w:t>uit</w:t>
      </w:r>
      <w:r w:rsidR="00D47041">
        <w:rPr>
          <w:rFonts w:asciiTheme="minorHAnsi" w:hAnsiTheme="minorHAnsi" w:cstheme="minorHAnsi"/>
          <w:color w:val="000000"/>
          <w:sz w:val="22"/>
          <w:szCs w:val="22"/>
        </w:rPr>
        <w:t>ge</w:t>
      </w:r>
      <w:r>
        <w:rPr>
          <w:rFonts w:asciiTheme="minorHAnsi" w:hAnsiTheme="minorHAnsi" w:cstheme="minorHAnsi"/>
          <w:color w:val="000000"/>
          <w:sz w:val="22"/>
          <w:szCs w:val="22"/>
        </w:rPr>
        <w:t>legd hoe ik dit probleem kon oplossen.</w:t>
      </w:r>
      <w:r w:rsidR="00D47041">
        <w:rPr>
          <w:rFonts w:asciiTheme="minorHAnsi" w:hAnsiTheme="minorHAnsi" w:cstheme="minorHAnsi"/>
          <w:color w:val="000000"/>
          <w:sz w:val="22"/>
          <w:szCs w:val="22"/>
        </w:rPr>
        <w:t xml:space="preserve">  </w:t>
      </w:r>
    </w:p>
    <w:p w14:paraId="23B7282E" w14:textId="18652D7B" w:rsidR="00D47041" w:rsidRDefault="00D47041" w:rsidP="00353DCA">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 xml:space="preserve">Dit is het artikel dat mij heeft geholpen: </w:t>
      </w:r>
      <w:hyperlink r:id="rId15" w:history="1">
        <w:r w:rsidRPr="002977EC">
          <w:rPr>
            <w:rStyle w:val="Hyperlink"/>
            <w:rFonts w:asciiTheme="minorHAnsi" w:hAnsiTheme="minorHAnsi" w:cstheme="minorHAnsi"/>
            <w:sz w:val="22"/>
            <w:szCs w:val="22"/>
          </w:rPr>
          <w:t>https://stackoverflow.com/questions/46147839/docker-how-can-i-have-sqlite-db-changes-persist-to-the-db-file</w:t>
        </w:r>
      </w:hyperlink>
      <w:r>
        <w:rPr>
          <w:rFonts w:asciiTheme="minorHAnsi" w:hAnsiTheme="minorHAnsi" w:cstheme="minorHAnsi"/>
          <w:color w:val="000000"/>
          <w:sz w:val="22"/>
          <w:szCs w:val="22"/>
        </w:rPr>
        <w:t xml:space="preserve"> </w:t>
      </w:r>
    </w:p>
    <w:p w14:paraId="27C3ECCD" w14:textId="77777777" w:rsidR="005A3420" w:rsidRPr="001B2243" w:rsidRDefault="005A3420" w:rsidP="00353DCA">
      <w:pPr>
        <w:pStyle w:val="NormalWeb"/>
        <w:spacing w:before="0" w:beforeAutospacing="0" w:after="0" w:afterAutospacing="0"/>
        <w:ind w:left="360"/>
        <w:rPr>
          <w:rFonts w:asciiTheme="minorHAnsi" w:hAnsiTheme="minorHAnsi" w:cstheme="minorHAnsi"/>
          <w:color w:val="000000"/>
          <w:sz w:val="22"/>
          <w:szCs w:val="22"/>
        </w:rPr>
      </w:pPr>
    </w:p>
    <w:p w14:paraId="70D22263" w14:textId="77777777" w:rsidR="00353DCA" w:rsidRPr="0075313A" w:rsidRDefault="00353DCA" w:rsidP="00353DCA">
      <w:pPr>
        <w:pStyle w:val="NormalWeb"/>
        <w:numPr>
          <w:ilvl w:val="0"/>
          <w:numId w:val="50"/>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nog verbeteren?</w:t>
      </w:r>
    </w:p>
    <w:p w14:paraId="4796B00B" w14:textId="4E4960B2" w:rsidR="00353DCA" w:rsidRDefault="003B2A11" w:rsidP="00A232E1">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 xml:space="preserve">Soms kan ik beter vooruitdenken </w:t>
      </w:r>
      <w:r w:rsidR="00A232E1">
        <w:rPr>
          <w:rFonts w:asciiTheme="minorHAnsi" w:hAnsiTheme="minorHAnsi" w:cstheme="minorHAnsi"/>
          <w:color w:val="000000"/>
          <w:sz w:val="22"/>
          <w:szCs w:val="22"/>
        </w:rPr>
        <w:t xml:space="preserve">zodat eventuele problemen of </w:t>
      </w:r>
      <w:proofErr w:type="spellStart"/>
      <w:r w:rsidR="00A232E1">
        <w:rPr>
          <w:rFonts w:asciiTheme="minorHAnsi" w:hAnsiTheme="minorHAnsi" w:cstheme="minorHAnsi"/>
          <w:color w:val="000000"/>
          <w:sz w:val="22"/>
          <w:szCs w:val="22"/>
        </w:rPr>
        <w:t>errors</w:t>
      </w:r>
      <w:proofErr w:type="spellEnd"/>
      <w:r w:rsidR="00A232E1">
        <w:rPr>
          <w:rFonts w:asciiTheme="minorHAnsi" w:hAnsiTheme="minorHAnsi" w:cstheme="minorHAnsi"/>
          <w:color w:val="000000"/>
          <w:sz w:val="22"/>
          <w:szCs w:val="22"/>
        </w:rPr>
        <w:t xml:space="preserve"> </w:t>
      </w:r>
      <w:r w:rsidR="00235E04">
        <w:rPr>
          <w:rFonts w:asciiTheme="minorHAnsi" w:hAnsiTheme="minorHAnsi" w:cstheme="minorHAnsi"/>
          <w:color w:val="000000"/>
          <w:sz w:val="22"/>
          <w:szCs w:val="22"/>
        </w:rPr>
        <w:t>voorkomen</w:t>
      </w:r>
      <w:r w:rsidR="00A232E1">
        <w:rPr>
          <w:rFonts w:asciiTheme="minorHAnsi" w:hAnsiTheme="minorHAnsi" w:cstheme="minorHAnsi"/>
          <w:color w:val="000000"/>
          <w:sz w:val="22"/>
          <w:szCs w:val="22"/>
        </w:rPr>
        <w:t xml:space="preserve"> zouden kunnen worden. Dit </w:t>
      </w:r>
      <w:r w:rsidR="00BE112B">
        <w:rPr>
          <w:rFonts w:asciiTheme="minorHAnsi" w:hAnsiTheme="minorHAnsi" w:cstheme="minorHAnsi"/>
          <w:color w:val="000000"/>
          <w:sz w:val="22"/>
          <w:szCs w:val="22"/>
        </w:rPr>
        <w:t>houdt</w:t>
      </w:r>
      <w:r w:rsidR="00A232E1">
        <w:rPr>
          <w:rFonts w:asciiTheme="minorHAnsi" w:hAnsiTheme="minorHAnsi" w:cstheme="minorHAnsi"/>
          <w:color w:val="000000"/>
          <w:sz w:val="22"/>
          <w:szCs w:val="22"/>
        </w:rPr>
        <w:t xml:space="preserve"> in dat ik meer tijd zou kunnen besteden aan het plannen voordat ik aan de slag ga met het coderen.</w:t>
      </w:r>
    </w:p>
    <w:p w14:paraId="7BB60D0E" w14:textId="77777777" w:rsidR="003B2A11" w:rsidRDefault="003B2A11" w:rsidP="003B2A11">
      <w:pPr>
        <w:spacing w:line="240" w:lineRule="auto"/>
        <w:rPr>
          <w:rFonts w:cstheme="minorHAnsi"/>
          <w:b/>
          <w:bCs/>
          <w:sz w:val="28"/>
          <w:szCs w:val="28"/>
        </w:rPr>
      </w:pPr>
    </w:p>
    <w:p w14:paraId="7CE23769" w14:textId="121FDAFC" w:rsidR="00353DCA" w:rsidRPr="001B2243" w:rsidRDefault="00353DCA" w:rsidP="003B2A11">
      <w:pPr>
        <w:spacing w:line="240" w:lineRule="auto"/>
        <w:rPr>
          <w:rFonts w:cstheme="minorHAnsi"/>
          <w:b/>
          <w:bCs/>
          <w:sz w:val="28"/>
          <w:szCs w:val="28"/>
        </w:rPr>
      </w:pPr>
      <w:r w:rsidRPr="001B2243">
        <w:rPr>
          <w:rFonts w:cstheme="minorHAnsi"/>
          <w:b/>
          <w:bCs/>
          <w:sz w:val="28"/>
          <w:szCs w:val="28"/>
        </w:rPr>
        <w:t>Programmeren</w:t>
      </w:r>
    </w:p>
    <w:p w14:paraId="0D74C044" w14:textId="77777777" w:rsidR="00353DCA" w:rsidRPr="001B2243" w:rsidRDefault="00353DCA" w:rsidP="00353DCA">
      <w:pPr>
        <w:rPr>
          <w:rFonts w:eastAsia="Times New Roman" w:cstheme="minorHAnsi"/>
          <w:b/>
          <w:bCs/>
        </w:rPr>
      </w:pPr>
    </w:p>
    <w:p w14:paraId="5300B3C3" w14:textId="77777777" w:rsidR="00353DCA" w:rsidRPr="001B2243" w:rsidRDefault="00353DCA" w:rsidP="00353DCA">
      <w:pPr>
        <w:rPr>
          <w:rFonts w:eastAsia="Times New Roman" w:cstheme="minorHAnsi"/>
          <w:b/>
          <w:bCs/>
        </w:rPr>
      </w:pPr>
      <w:r w:rsidRPr="001B2243">
        <w:rPr>
          <w:rFonts w:eastAsia="Times New Roman" w:cstheme="minorHAnsi"/>
          <w:b/>
          <w:bCs/>
        </w:rPr>
        <w:t xml:space="preserve">Basic </w:t>
      </w:r>
      <w:proofErr w:type="spellStart"/>
      <w:r w:rsidRPr="001B2243">
        <w:rPr>
          <w:rFonts w:eastAsia="Times New Roman" w:cstheme="minorHAnsi"/>
          <w:b/>
          <w:bCs/>
        </w:rPr>
        <w:t>and</w:t>
      </w:r>
      <w:proofErr w:type="spellEnd"/>
      <w:r w:rsidRPr="001B2243">
        <w:rPr>
          <w:rFonts w:eastAsia="Times New Roman" w:cstheme="minorHAnsi"/>
          <w:b/>
          <w:bCs/>
        </w:rPr>
        <w:t xml:space="preserve"> </w:t>
      </w:r>
      <w:proofErr w:type="spellStart"/>
      <w:r w:rsidRPr="001B2243">
        <w:rPr>
          <w:rFonts w:eastAsia="Times New Roman" w:cstheme="minorHAnsi"/>
          <w:b/>
          <w:bCs/>
        </w:rPr>
        <w:t>advanced</w:t>
      </w:r>
      <w:proofErr w:type="spellEnd"/>
      <w:r w:rsidRPr="001B2243">
        <w:rPr>
          <w:rFonts w:eastAsia="Times New Roman" w:cstheme="minorHAnsi"/>
          <w:b/>
          <w:bCs/>
        </w:rPr>
        <w:t xml:space="preserve"> </w:t>
      </w:r>
      <w:proofErr w:type="spellStart"/>
      <w:r w:rsidRPr="001B2243">
        <w:rPr>
          <w:rFonts w:eastAsia="Times New Roman" w:cstheme="minorHAnsi"/>
          <w:b/>
          <w:bCs/>
        </w:rPr>
        <w:t>structures</w:t>
      </w:r>
      <w:proofErr w:type="spellEnd"/>
    </w:p>
    <w:p w14:paraId="5CFD2F7B" w14:textId="77777777" w:rsidR="00353DCA" w:rsidRPr="0075313A" w:rsidRDefault="00353DCA" w:rsidP="00353DCA">
      <w:pPr>
        <w:pStyle w:val="NormalWeb"/>
        <w:numPr>
          <w:ilvl w:val="0"/>
          <w:numId w:val="50"/>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al goed?</w:t>
      </w:r>
    </w:p>
    <w:p w14:paraId="7813743F" w14:textId="29B5AF0D" w:rsidR="00353DCA" w:rsidRDefault="00353DCA" w:rsidP="00353DCA">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Ik herken structuren goed en kan deze dan ook maken zonder problemen.</w:t>
      </w:r>
      <w:r w:rsidR="00846266">
        <w:rPr>
          <w:rFonts w:asciiTheme="minorHAnsi" w:hAnsiTheme="minorHAnsi" w:cstheme="minorHAnsi"/>
          <w:color w:val="000000"/>
          <w:sz w:val="22"/>
          <w:szCs w:val="22"/>
        </w:rPr>
        <w:t xml:space="preserve"> Dit komt door mijn vorige opleiding</w:t>
      </w:r>
      <w:r w:rsidR="00B23ECD">
        <w:rPr>
          <w:rFonts w:asciiTheme="minorHAnsi" w:hAnsiTheme="minorHAnsi" w:cstheme="minorHAnsi"/>
          <w:color w:val="000000"/>
          <w:sz w:val="22"/>
          <w:szCs w:val="22"/>
        </w:rPr>
        <w:t xml:space="preserve"> waarin ik ook python heb geleerd en moeten gebruiken</w:t>
      </w:r>
      <w:r w:rsidR="00846266">
        <w:rPr>
          <w:rFonts w:asciiTheme="minorHAnsi" w:hAnsiTheme="minorHAnsi" w:cstheme="minorHAnsi"/>
          <w:color w:val="000000"/>
          <w:sz w:val="22"/>
          <w:szCs w:val="22"/>
        </w:rPr>
        <w:t>.</w:t>
      </w:r>
    </w:p>
    <w:p w14:paraId="5D3FF776" w14:textId="77777777" w:rsidR="00B23ECD" w:rsidRDefault="00B23ECD" w:rsidP="00BD06BB">
      <w:pPr>
        <w:pStyle w:val="NormalWeb"/>
        <w:spacing w:before="0" w:beforeAutospacing="0" w:after="0" w:afterAutospacing="0"/>
        <w:rPr>
          <w:rFonts w:asciiTheme="minorHAnsi" w:hAnsiTheme="minorHAnsi" w:cstheme="minorHAnsi"/>
          <w:color w:val="000000"/>
          <w:sz w:val="22"/>
          <w:szCs w:val="22"/>
        </w:rPr>
      </w:pPr>
    </w:p>
    <w:p w14:paraId="2DB34700" w14:textId="16A6A186" w:rsidR="00B23ECD" w:rsidRDefault="00B23ECD" w:rsidP="00B23ECD">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 xml:space="preserve">Een voorbeeld hiervan is de </w:t>
      </w:r>
      <w:proofErr w:type="spellStart"/>
      <w:r>
        <w:rPr>
          <w:rFonts w:asciiTheme="minorHAnsi" w:hAnsiTheme="minorHAnsi" w:cstheme="minorHAnsi"/>
          <w:color w:val="000000"/>
          <w:sz w:val="22"/>
          <w:szCs w:val="22"/>
        </w:rPr>
        <w:t>get_input</w:t>
      </w:r>
      <w:proofErr w:type="spellEnd"/>
      <w:r>
        <w:rPr>
          <w:rFonts w:asciiTheme="minorHAnsi" w:hAnsiTheme="minorHAnsi" w:cstheme="minorHAnsi"/>
          <w:color w:val="000000"/>
          <w:sz w:val="22"/>
          <w:szCs w:val="22"/>
        </w:rPr>
        <w:t xml:space="preserve"> functie die ik </w:t>
      </w:r>
      <w:r>
        <w:rPr>
          <w:rFonts w:asciiTheme="minorHAnsi" w:hAnsiTheme="minorHAnsi" w:cstheme="minorHAnsi"/>
          <w:color w:val="000000"/>
          <w:sz w:val="22"/>
          <w:szCs w:val="22"/>
        </w:rPr>
        <w:t xml:space="preserve">heb geschreven en </w:t>
      </w:r>
      <w:r>
        <w:rPr>
          <w:rFonts w:asciiTheme="minorHAnsi" w:hAnsiTheme="minorHAnsi" w:cstheme="minorHAnsi"/>
          <w:color w:val="000000"/>
          <w:sz w:val="22"/>
          <w:szCs w:val="22"/>
        </w:rPr>
        <w:t>sinds het begin van Basecamp gebruik</w:t>
      </w:r>
      <w:r>
        <w:rPr>
          <w:rFonts w:asciiTheme="minorHAnsi" w:hAnsiTheme="minorHAnsi" w:cstheme="minorHAnsi"/>
          <w:color w:val="000000"/>
          <w:sz w:val="22"/>
          <w:szCs w:val="22"/>
        </w:rPr>
        <w:t>. H</w:t>
      </w:r>
      <w:r>
        <w:rPr>
          <w:rFonts w:asciiTheme="minorHAnsi" w:hAnsiTheme="minorHAnsi" w:cstheme="minorHAnsi"/>
          <w:color w:val="000000"/>
          <w:sz w:val="22"/>
          <w:szCs w:val="22"/>
        </w:rPr>
        <w:t xml:space="preserve">ierin worden basis- en geavanceerde structuren gebruikt </w:t>
      </w:r>
      <w:r>
        <w:rPr>
          <w:rFonts w:asciiTheme="minorHAnsi" w:hAnsiTheme="minorHAnsi" w:cstheme="minorHAnsi"/>
          <w:color w:val="000000"/>
          <w:sz w:val="22"/>
          <w:szCs w:val="22"/>
        </w:rPr>
        <w:t>zoals</w:t>
      </w:r>
      <w:r>
        <w:rPr>
          <w:rFonts w:asciiTheme="minorHAnsi" w:hAnsiTheme="minorHAnsi" w:cstheme="minorHAnsi"/>
          <w:color w:val="000000"/>
          <w:sz w:val="22"/>
          <w:szCs w:val="22"/>
        </w:rPr>
        <w:t xml:space="preserve">: </w:t>
      </w:r>
      <w:proofErr w:type="spellStart"/>
      <w:r>
        <w:rPr>
          <w:rFonts w:asciiTheme="minorHAnsi" w:hAnsiTheme="minorHAnsi" w:cstheme="minorHAnsi"/>
          <w:color w:val="000000"/>
          <w:sz w:val="22"/>
          <w:szCs w:val="22"/>
        </w:rPr>
        <w:t>conditions</w:t>
      </w:r>
      <w:proofErr w:type="spellEnd"/>
      <w:r>
        <w:rPr>
          <w:rFonts w:asciiTheme="minorHAnsi" w:hAnsiTheme="minorHAnsi" w:cstheme="minorHAnsi"/>
          <w:color w:val="000000"/>
          <w:sz w:val="22"/>
          <w:szCs w:val="22"/>
        </w:rPr>
        <w:t xml:space="preserve">, </w:t>
      </w:r>
      <w:proofErr w:type="spellStart"/>
      <w:r>
        <w:rPr>
          <w:rFonts w:asciiTheme="minorHAnsi" w:hAnsiTheme="minorHAnsi" w:cstheme="minorHAnsi"/>
          <w:color w:val="000000"/>
          <w:sz w:val="22"/>
          <w:szCs w:val="22"/>
        </w:rPr>
        <w:t>while</w:t>
      </w:r>
      <w:proofErr w:type="spellEnd"/>
      <w:r>
        <w:rPr>
          <w:rFonts w:asciiTheme="minorHAnsi" w:hAnsiTheme="minorHAnsi" w:cstheme="minorHAnsi"/>
          <w:color w:val="000000"/>
          <w:sz w:val="22"/>
          <w:szCs w:val="22"/>
        </w:rPr>
        <w:t xml:space="preserve"> loops en </w:t>
      </w:r>
      <w:proofErr w:type="spellStart"/>
      <w:r>
        <w:rPr>
          <w:rFonts w:asciiTheme="minorHAnsi" w:hAnsiTheme="minorHAnsi" w:cstheme="minorHAnsi"/>
          <w:color w:val="000000"/>
          <w:sz w:val="22"/>
          <w:szCs w:val="22"/>
        </w:rPr>
        <w:t>higher</w:t>
      </w:r>
      <w:proofErr w:type="spellEnd"/>
      <w:r>
        <w:rPr>
          <w:rFonts w:asciiTheme="minorHAnsi" w:hAnsiTheme="minorHAnsi" w:cstheme="minorHAnsi"/>
          <w:color w:val="000000"/>
          <w:sz w:val="22"/>
          <w:szCs w:val="22"/>
        </w:rPr>
        <w:t xml:space="preserve"> order </w:t>
      </w:r>
      <w:proofErr w:type="spellStart"/>
      <w:r>
        <w:rPr>
          <w:rFonts w:asciiTheme="minorHAnsi" w:hAnsiTheme="minorHAnsi" w:cstheme="minorHAnsi"/>
          <w:color w:val="000000"/>
          <w:sz w:val="22"/>
          <w:szCs w:val="22"/>
        </w:rPr>
        <w:t>functions</w:t>
      </w:r>
      <w:proofErr w:type="spellEnd"/>
      <w:r>
        <w:rPr>
          <w:rFonts w:asciiTheme="minorHAnsi" w:hAnsiTheme="minorHAnsi" w:cstheme="minorHAnsi"/>
          <w:color w:val="000000"/>
          <w:sz w:val="22"/>
          <w:szCs w:val="22"/>
        </w:rPr>
        <w:t>.</w:t>
      </w:r>
    </w:p>
    <w:p w14:paraId="1035DE3A" w14:textId="59C5B4B2" w:rsidR="00B23ECD" w:rsidRDefault="00B23ECD" w:rsidP="00353DCA">
      <w:pPr>
        <w:pStyle w:val="NormalWeb"/>
        <w:spacing w:before="0" w:beforeAutospacing="0" w:after="0" w:afterAutospacing="0"/>
        <w:ind w:left="360"/>
        <w:rPr>
          <w:rFonts w:asciiTheme="minorHAnsi" w:hAnsiTheme="minorHAnsi" w:cstheme="minorHAnsi"/>
          <w:color w:val="000000"/>
          <w:sz w:val="22"/>
          <w:szCs w:val="22"/>
        </w:rPr>
      </w:pPr>
    </w:p>
    <w:p w14:paraId="6CB52E46" w14:textId="77777777" w:rsidR="00EA0A84" w:rsidRPr="00EA0A84" w:rsidRDefault="00EA0A84" w:rsidP="00EA0A84">
      <w:pPr>
        <w:shd w:val="clear" w:color="auto" w:fill="1F1F1F"/>
        <w:spacing w:line="285" w:lineRule="atLeast"/>
        <w:rPr>
          <w:rFonts w:ascii="Consolas" w:eastAsia="Times New Roman" w:hAnsi="Consolas" w:cs="Times New Roman"/>
          <w:color w:val="CCCCCC"/>
          <w:sz w:val="21"/>
          <w:szCs w:val="21"/>
          <w:lang w:val="en-GB" w:eastAsia="en-GB"/>
        </w:rPr>
      </w:pPr>
      <w:r w:rsidRPr="00EA0A84">
        <w:rPr>
          <w:rFonts w:ascii="Consolas" w:eastAsia="Times New Roman" w:hAnsi="Consolas" w:cs="Times New Roman"/>
          <w:color w:val="569CD6"/>
          <w:sz w:val="21"/>
          <w:szCs w:val="21"/>
          <w:lang w:val="en-GB" w:eastAsia="en-GB"/>
        </w:rPr>
        <w:t>def</w:t>
      </w:r>
      <w:r w:rsidRPr="00EA0A84">
        <w:rPr>
          <w:rFonts w:ascii="Consolas" w:eastAsia="Times New Roman" w:hAnsi="Consolas" w:cs="Times New Roman"/>
          <w:color w:val="CCCCCC"/>
          <w:sz w:val="21"/>
          <w:szCs w:val="21"/>
          <w:lang w:val="en-GB" w:eastAsia="en-GB"/>
        </w:rPr>
        <w:t xml:space="preserve"> </w:t>
      </w:r>
      <w:proofErr w:type="spellStart"/>
      <w:r w:rsidRPr="00EA0A84">
        <w:rPr>
          <w:rFonts w:ascii="Consolas" w:eastAsia="Times New Roman" w:hAnsi="Consolas" w:cs="Times New Roman"/>
          <w:color w:val="DCDCAA"/>
          <w:sz w:val="21"/>
          <w:szCs w:val="21"/>
          <w:lang w:val="en-GB" w:eastAsia="en-GB"/>
        </w:rPr>
        <w:t>get_</w:t>
      </w:r>
      <w:proofErr w:type="gramStart"/>
      <w:r w:rsidRPr="00EA0A84">
        <w:rPr>
          <w:rFonts w:ascii="Consolas" w:eastAsia="Times New Roman" w:hAnsi="Consolas" w:cs="Times New Roman"/>
          <w:color w:val="DCDCAA"/>
          <w:sz w:val="21"/>
          <w:szCs w:val="21"/>
          <w:lang w:val="en-GB" w:eastAsia="en-GB"/>
        </w:rPr>
        <w:t>input</w:t>
      </w:r>
      <w:proofErr w:type="spellEnd"/>
      <w:r w:rsidRPr="00EA0A84">
        <w:rPr>
          <w:rFonts w:ascii="Consolas" w:eastAsia="Times New Roman" w:hAnsi="Consolas" w:cs="Times New Roman"/>
          <w:color w:val="CCCCCC"/>
          <w:sz w:val="21"/>
          <w:szCs w:val="21"/>
          <w:lang w:val="en-GB" w:eastAsia="en-GB"/>
        </w:rPr>
        <w:t>(</w:t>
      </w:r>
      <w:proofErr w:type="gramEnd"/>
      <w:r w:rsidRPr="00EA0A84">
        <w:rPr>
          <w:rFonts w:ascii="Consolas" w:eastAsia="Times New Roman" w:hAnsi="Consolas" w:cs="Times New Roman"/>
          <w:color w:val="9CDCFE"/>
          <w:sz w:val="21"/>
          <w:szCs w:val="21"/>
          <w:lang w:val="en-GB" w:eastAsia="en-GB"/>
        </w:rPr>
        <w:t>prompt</w:t>
      </w:r>
      <w:r w:rsidRPr="00EA0A84">
        <w:rPr>
          <w:rFonts w:ascii="Consolas" w:eastAsia="Times New Roman" w:hAnsi="Consolas" w:cs="Times New Roman"/>
          <w:color w:val="CCCCCC"/>
          <w:sz w:val="21"/>
          <w:szCs w:val="21"/>
          <w:lang w:val="en-GB" w:eastAsia="en-GB"/>
        </w:rPr>
        <w:t xml:space="preserve">: </w:t>
      </w:r>
      <w:r w:rsidRPr="00EA0A84">
        <w:rPr>
          <w:rFonts w:ascii="Consolas" w:eastAsia="Times New Roman" w:hAnsi="Consolas" w:cs="Times New Roman"/>
          <w:color w:val="4EC9B0"/>
          <w:sz w:val="21"/>
          <w:szCs w:val="21"/>
          <w:lang w:val="en-GB" w:eastAsia="en-GB"/>
        </w:rPr>
        <w:t>str</w:t>
      </w:r>
      <w:r w:rsidRPr="00EA0A84">
        <w:rPr>
          <w:rFonts w:ascii="Consolas" w:eastAsia="Times New Roman" w:hAnsi="Consolas" w:cs="Times New Roman"/>
          <w:color w:val="CCCCCC"/>
          <w:sz w:val="21"/>
          <w:szCs w:val="21"/>
          <w:lang w:val="en-GB" w:eastAsia="en-GB"/>
        </w:rPr>
        <w:t xml:space="preserve">, </w:t>
      </w:r>
      <w:proofErr w:type="spellStart"/>
      <w:r w:rsidRPr="00EA0A84">
        <w:rPr>
          <w:rFonts w:ascii="Consolas" w:eastAsia="Times New Roman" w:hAnsi="Consolas" w:cs="Times New Roman"/>
          <w:color w:val="9CDCFE"/>
          <w:sz w:val="21"/>
          <w:szCs w:val="21"/>
          <w:lang w:val="en-GB" w:eastAsia="en-GB"/>
        </w:rPr>
        <w:t>validation_function</w:t>
      </w:r>
      <w:proofErr w:type="spellEnd"/>
      <w:r w:rsidRPr="00EA0A84">
        <w:rPr>
          <w:rFonts w:ascii="Consolas" w:eastAsia="Times New Roman" w:hAnsi="Consolas" w:cs="Times New Roman"/>
          <w:color w:val="CCCCCC"/>
          <w:sz w:val="21"/>
          <w:szCs w:val="21"/>
          <w:lang w:val="en-GB" w:eastAsia="en-GB"/>
        </w:rPr>
        <w:t xml:space="preserve">) -&gt; </w:t>
      </w:r>
      <w:r w:rsidRPr="00EA0A84">
        <w:rPr>
          <w:rFonts w:ascii="Consolas" w:eastAsia="Times New Roman" w:hAnsi="Consolas" w:cs="Times New Roman"/>
          <w:color w:val="4EC9B0"/>
          <w:sz w:val="21"/>
          <w:szCs w:val="21"/>
          <w:lang w:val="en-GB" w:eastAsia="en-GB"/>
        </w:rPr>
        <w:t>str</w:t>
      </w:r>
      <w:r w:rsidRPr="00EA0A84">
        <w:rPr>
          <w:rFonts w:ascii="Consolas" w:eastAsia="Times New Roman" w:hAnsi="Consolas" w:cs="Times New Roman"/>
          <w:color w:val="CCCCCC"/>
          <w:sz w:val="21"/>
          <w:szCs w:val="21"/>
          <w:lang w:val="en-GB" w:eastAsia="en-GB"/>
        </w:rPr>
        <w:t>:</w:t>
      </w:r>
    </w:p>
    <w:p w14:paraId="7DBD362D" w14:textId="77777777" w:rsidR="00EA0A84" w:rsidRPr="00EA0A84" w:rsidRDefault="00EA0A84" w:rsidP="00EA0A84">
      <w:pPr>
        <w:shd w:val="clear" w:color="auto" w:fill="1F1F1F"/>
        <w:spacing w:line="285" w:lineRule="atLeast"/>
        <w:rPr>
          <w:rFonts w:ascii="Consolas" w:eastAsia="Times New Roman" w:hAnsi="Consolas" w:cs="Times New Roman"/>
          <w:color w:val="CCCCCC"/>
          <w:sz w:val="21"/>
          <w:szCs w:val="21"/>
          <w:lang w:val="en-GB" w:eastAsia="en-GB"/>
        </w:rPr>
      </w:pPr>
      <w:r w:rsidRPr="00EA0A84">
        <w:rPr>
          <w:rFonts w:ascii="Consolas" w:eastAsia="Times New Roman" w:hAnsi="Consolas" w:cs="Times New Roman"/>
          <w:color w:val="CCCCCC"/>
          <w:sz w:val="21"/>
          <w:szCs w:val="21"/>
          <w:lang w:val="en-GB" w:eastAsia="en-GB"/>
        </w:rPr>
        <w:t xml:space="preserve">    </w:t>
      </w:r>
      <w:r w:rsidRPr="00EA0A84">
        <w:rPr>
          <w:rFonts w:ascii="Consolas" w:eastAsia="Times New Roman" w:hAnsi="Consolas" w:cs="Times New Roman"/>
          <w:color w:val="CE9178"/>
          <w:sz w:val="21"/>
          <w:szCs w:val="21"/>
          <w:lang w:val="en-GB" w:eastAsia="en-GB"/>
        </w:rPr>
        <w:t xml:space="preserve">"Get input from user with </w:t>
      </w:r>
      <w:proofErr w:type="gramStart"/>
      <w:r w:rsidRPr="00EA0A84">
        <w:rPr>
          <w:rFonts w:ascii="Consolas" w:eastAsia="Times New Roman" w:hAnsi="Consolas" w:cs="Times New Roman"/>
          <w:color w:val="CE9178"/>
          <w:sz w:val="21"/>
          <w:szCs w:val="21"/>
          <w:lang w:val="en-GB" w:eastAsia="en-GB"/>
        </w:rPr>
        <w:t>validation"</w:t>
      </w:r>
      <w:proofErr w:type="gramEnd"/>
    </w:p>
    <w:p w14:paraId="5ED45B33" w14:textId="77777777" w:rsidR="00EA0A84" w:rsidRPr="00EA0A84" w:rsidRDefault="00EA0A84" w:rsidP="00EA0A84">
      <w:pPr>
        <w:shd w:val="clear" w:color="auto" w:fill="1F1F1F"/>
        <w:spacing w:line="285" w:lineRule="atLeast"/>
        <w:rPr>
          <w:rFonts w:ascii="Consolas" w:eastAsia="Times New Roman" w:hAnsi="Consolas" w:cs="Times New Roman"/>
          <w:color w:val="CCCCCC"/>
          <w:sz w:val="21"/>
          <w:szCs w:val="21"/>
          <w:lang w:val="en-GB" w:eastAsia="en-GB"/>
        </w:rPr>
      </w:pPr>
      <w:r w:rsidRPr="00EA0A84">
        <w:rPr>
          <w:rFonts w:ascii="Consolas" w:eastAsia="Times New Roman" w:hAnsi="Consolas" w:cs="Times New Roman"/>
          <w:color w:val="CCCCCC"/>
          <w:sz w:val="21"/>
          <w:szCs w:val="21"/>
          <w:lang w:val="en-GB" w:eastAsia="en-GB"/>
        </w:rPr>
        <w:t xml:space="preserve">    </w:t>
      </w:r>
      <w:r w:rsidRPr="00EA0A84">
        <w:rPr>
          <w:rFonts w:ascii="Consolas" w:eastAsia="Times New Roman" w:hAnsi="Consolas" w:cs="Times New Roman"/>
          <w:color w:val="C586C0"/>
          <w:sz w:val="21"/>
          <w:szCs w:val="21"/>
          <w:lang w:val="en-GB" w:eastAsia="en-GB"/>
        </w:rPr>
        <w:t>while</w:t>
      </w:r>
      <w:r w:rsidRPr="00EA0A84">
        <w:rPr>
          <w:rFonts w:ascii="Consolas" w:eastAsia="Times New Roman" w:hAnsi="Consolas" w:cs="Times New Roman"/>
          <w:color w:val="CCCCCC"/>
          <w:sz w:val="21"/>
          <w:szCs w:val="21"/>
          <w:lang w:val="en-GB" w:eastAsia="en-GB"/>
        </w:rPr>
        <w:t xml:space="preserve"> </w:t>
      </w:r>
      <w:r w:rsidRPr="00EA0A84">
        <w:rPr>
          <w:rFonts w:ascii="Consolas" w:eastAsia="Times New Roman" w:hAnsi="Consolas" w:cs="Times New Roman"/>
          <w:color w:val="569CD6"/>
          <w:sz w:val="21"/>
          <w:szCs w:val="21"/>
          <w:lang w:val="en-GB" w:eastAsia="en-GB"/>
        </w:rPr>
        <w:t>True</w:t>
      </w:r>
      <w:r w:rsidRPr="00EA0A84">
        <w:rPr>
          <w:rFonts w:ascii="Consolas" w:eastAsia="Times New Roman" w:hAnsi="Consolas" w:cs="Times New Roman"/>
          <w:color w:val="CCCCCC"/>
          <w:sz w:val="21"/>
          <w:szCs w:val="21"/>
          <w:lang w:val="en-GB" w:eastAsia="en-GB"/>
        </w:rPr>
        <w:t>:</w:t>
      </w:r>
    </w:p>
    <w:p w14:paraId="13BBA14D" w14:textId="77777777" w:rsidR="00EA0A84" w:rsidRPr="00EA0A84" w:rsidRDefault="00EA0A84" w:rsidP="00EA0A84">
      <w:pPr>
        <w:shd w:val="clear" w:color="auto" w:fill="1F1F1F"/>
        <w:spacing w:line="285" w:lineRule="atLeast"/>
        <w:rPr>
          <w:rFonts w:ascii="Consolas" w:eastAsia="Times New Roman" w:hAnsi="Consolas" w:cs="Times New Roman"/>
          <w:color w:val="CCCCCC"/>
          <w:sz w:val="21"/>
          <w:szCs w:val="21"/>
          <w:lang w:val="en-GB" w:eastAsia="en-GB"/>
        </w:rPr>
      </w:pPr>
      <w:r w:rsidRPr="00EA0A84">
        <w:rPr>
          <w:rFonts w:ascii="Consolas" w:eastAsia="Times New Roman" w:hAnsi="Consolas" w:cs="Times New Roman"/>
          <w:color w:val="CCCCCC"/>
          <w:sz w:val="21"/>
          <w:szCs w:val="21"/>
          <w:lang w:val="en-GB" w:eastAsia="en-GB"/>
        </w:rPr>
        <w:t xml:space="preserve">        </w:t>
      </w:r>
      <w:proofErr w:type="spellStart"/>
      <w:r w:rsidRPr="00EA0A84">
        <w:rPr>
          <w:rFonts w:ascii="Consolas" w:eastAsia="Times New Roman" w:hAnsi="Consolas" w:cs="Times New Roman"/>
          <w:color w:val="9CDCFE"/>
          <w:sz w:val="21"/>
          <w:szCs w:val="21"/>
          <w:lang w:val="en-GB" w:eastAsia="en-GB"/>
        </w:rPr>
        <w:t>input_value</w:t>
      </w:r>
      <w:proofErr w:type="spellEnd"/>
      <w:r w:rsidRPr="00EA0A84">
        <w:rPr>
          <w:rFonts w:ascii="Consolas" w:eastAsia="Times New Roman" w:hAnsi="Consolas" w:cs="Times New Roman"/>
          <w:color w:val="CCCCCC"/>
          <w:sz w:val="21"/>
          <w:szCs w:val="21"/>
          <w:lang w:val="en-GB" w:eastAsia="en-GB"/>
        </w:rPr>
        <w:t xml:space="preserve"> </w:t>
      </w:r>
      <w:r w:rsidRPr="00EA0A84">
        <w:rPr>
          <w:rFonts w:ascii="Consolas" w:eastAsia="Times New Roman" w:hAnsi="Consolas" w:cs="Times New Roman"/>
          <w:color w:val="D4D4D4"/>
          <w:sz w:val="21"/>
          <w:szCs w:val="21"/>
          <w:lang w:val="en-GB" w:eastAsia="en-GB"/>
        </w:rPr>
        <w:t>=</w:t>
      </w:r>
      <w:r w:rsidRPr="00EA0A84">
        <w:rPr>
          <w:rFonts w:ascii="Consolas" w:eastAsia="Times New Roman" w:hAnsi="Consolas" w:cs="Times New Roman"/>
          <w:color w:val="CCCCCC"/>
          <w:sz w:val="21"/>
          <w:szCs w:val="21"/>
          <w:lang w:val="en-GB" w:eastAsia="en-GB"/>
        </w:rPr>
        <w:t xml:space="preserve"> </w:t>
      </w:r>
      <w:r w:rsidRPr="00EA0A84">
        <w:rPr>
          <w:rFonts w:ascii="Consolas" w:eastAsia="Times New Roman" w:hAnsi="Consolas" w:cs="Times New Roman"/>
          <w:color w:val="DCDCAA"/>
          <w:sz w:val="21"/>
          <w:szCs w:val="21"/>
          <w:lang w:val="en-GB" w:eastAsia="en-GB"/>
        </w:rPr>
        <w:t>input</w:t>
      </w:r>
      <w:r w:rsidRPr="00EA0A84">
        <w:rPr>
          <w:rFonts w:ascii="Consolas" w:eastAsia="Times New Roman" w:hAnsi="Consolas" w:cs="Times New Roman"/>
          <w:color w:val="CCCCCC"/>
          <w:sz w:val="21"/>
          <w:szCs w:val="21"/>
          <w:lang w:val="en-GB" w:eastAsia="en-GB"/>
        </w:rPr>
        <w:t>(</w:t>
      </w:r>
      <w:r w:rsidRPr="00EA0A84">
        <w:rPr>
          <w:rFonts w:ascii="Consolas" w:eastAsia="Times New Roman" w:hAnsi="Consolas" w:cs="Times New Roman"/>
          <w:color w:val="9CDCFE"/>
          <w:sz w:val="21"/>
          <w:szCs w:val="21"/>
          <w:lang w:val="en-GB" w:eastAsia="en-GB"/>
        </w:rPr>
        <w:t>prompt</w:t>
      </w:r>
      <w:r w:rsidRPr="00EA0A84">
        <w:rPr>
          <w:rFonts w:ascii="Consolas" w:eastAsia="Times New Roman" w:hAnsi="Consolas" w:cs="Times New Roman"/>
          <w:color w:val="CCCCCC"/>
          <w:sz w:val="21"/>
          <w:szCs w:val="21"/>
          <w:lang w:val="en-GB" w:eastAsia="en-GB"/>
        </w:rPr>
        <w:t>)</w:t>
      </w:r>
    </w:p>
    <w:p w14:paraId="2027BE6C" w14:textId="77777777" w:rsidR="00EA0A84" w:rsidRPr="00EA0A84" w:rsidRDefault="00EA0A84" w:rsidP="00EA0A84">
      <w:pPr>
        <w:shd w:val="clear" w:color="auto" w:fill="1F1F1F"/>
        <w:spacing w:line="285" w:lineRule="atLeast"/>
        <w:rPr>
          <w:rFonts w:ascii="Consolas" w:eastAsia="Times New Roman" w:hAnsi="Consolas" w:cs="Times New Roman"/>
          <w:color w:val="CCCCCC"/>
          <w:sz w:val="21"/>
          <w:szCs w:val="21"/>
          <w:lang w:val="en-GB" w:eastAsia="en-GB"/>
        </w:rPr>
      </w:pPr>
      <w:r w:rsidRPr="00EA0A84">
        <w:rPr>
          <w:rFonts w:ascii="Consolas" w:eastAsia="Times New Roman" w:hAnsi="Consolas" w:cs="Times New Roman"/>
          <w:color w:val="CCCCCC"/>
          <w:sz w:val="21"/>
          <w:szCs w:val="21"/>
          <w:lang w:val="en-GB" w:eastAsia="en-GB"/>
        </w:rPr>
        <w:t xml:space="preserve">        </w:t>
      </w:r>
      <w:r w:rsidRPr="00EA0A84">
        <w:rPr>
          <w:rFonts w:ascii="Consolas" w:eastAsia="Times New Roman" w:hAnsi="Consolas" w:cs="Times New Roman"/>
          <w:color w:val="C586C0"/>
          <w:sz w:val="21"/>
          <w:szCs w:val="21"/>
          <w:lang w:val="en-GB" w:eastAsia="en-GB"/>
        </w:rPr>
        <w:t>if</w:t>
      </w:r>
      <w:r w:rsidRPr="00EA0A84">
        <w:rPr>
          <w:rFonts w:ascii="Consolas" w:eastAsia="Times New Roman" w:hAnsi="Consolas" w:cs="Times New Roman"/>
          <w:color w:val="CCCCCC"/>
          <w:sz w:val="21"/>
          <w:szCs w:val="21"/>
          <w:lang w:val="en-GB" w:eastAsia="en-GB"/>
        </w:rPr>
        <w:t xml:space="preserve"> </w:t>
      </w:r>
      <w:proofErr w:type="spellStart"/>
      <w:r w:rsidRPr="00EA0A84">
        <w:rPr>
          <w:rFonts w:ascii="Consolas" w:eastAsia="Times New Roman" w:hAnsi="Consolas" w:cs="Times New Roman"/>
          <w:color w:val="9CDCFE"/>
          <w:sz w:val="21"/>
          <w:szCs w:val="21"/>
          <w:lang w:val="en-GB" w:eastAsia="en-GB"/>
        </w:rPr>
        <w:t>validation_function</w:t>
      </w:r>
      <w:proofErr w:type="spellEnd"/>
      <w:r w:rsidRPr="00EA0A84">
        <w:rPr>
          <w:rFonts w:ascii="Consolas" w:eastAsia="Times New Roman" w:hAnsi="Consolas" w:cs="Times New Roman"/>
          <w:color w:val="CCCCCC"/>
          <w:sz w:val="21"/>
          <w:szCs w:val="21"/>
          <w:lang w:val="en-GB" w:eastAsia="en-GB"/>
        </w:rPr>
        <w:t>(</w:t>
      </w:r>
      <w:proofErr w:type="spellStart"/>
      <w:r w:rsidRPr="00EA0A84">
        <w:rPr>
          <w:rFonts w:ascii="Consolas" w:eastAsia="Times New Roman" w:hAnsi="Consolas" w:cs="Times New Roman"/>
          <w:color w:val="9CDCFE"/>
          <w:sz w:val="21"/>
          <w:szCs w:val="21"/>
          <w:lang w:val="en-GB" w:eastAsia="en-GB"/>
        </w:rPr>
        <w:t>input_value</w:t>
      </w:r>
      <w:proofErr w:type="spellEnd"/>
      <w:r w:rsidRPr="00EA0A84">
        <w:rPr>
          <w:rFonts w:ascii="Consolas" w:eastAsia="Times New Roman" w:hAnsi="Consolas" w:cs="Times New Roman"/>
          <w:color w:val="CCCCCC"/>
          <w:sz w:val="21"/>
          <w:szCs w:val="21"/>
          <w:lang w:val="en-GB" w:eastAsia="en-GB"/>
        </w:rPr>
        <w:t>):</w:t>
      </w:r>
    </w:p>
    <w:p w14:paraId="2FC0F899" w14:textId="77777777" w:rsidR="00EA0A84" w:rsidRPr="00EA0A84" w:rsidRDefault="00EA0A84" w:rsidP="00EA0A84">
      <w:pPr>
        <w:shd w:val="clear" w:color="auto" w:fill="1F1F1F"/>
        <w:spacing w:line="285" w:lineRule="atLeast"/>
        <w:rPr>
          <w:rFonts w:ascii="Consolas" w:eastAsia="Times New Roman" w:hAnsi="Consolas" w:cs="Times New Roman"/>
          <w:color w:val="CCCCCC"/>
          <w:sz w:val="21"/>
          <w:szCs w:val="21"/>
          <w:lang w:val="en-GB" w:eastAsia="en-GB"/>
        </w:rPr>
      </w:pPr>
      <w:r w:rsidRPr="00EA0A84">
        <w:rPr>
          <w:rFonts w:ascii="Consolas" w:eastAsia="Times New Roman" w:hAnsi="Consolas" w:cs="Times New Roman"/>
          <w:color w:val="CCCCCC"/>
          <w:sz w:val="21"/>
          <w:szCs w:val="21"/>
          <w:lang w:val="en-GB" w:eastAsia="en-GB"/>
        </w:rPr>
        <w:t xml:space="preserve">            </w:t>
      </w:r>
      <w:r w:rsidRPr="00EA0A84">
        <w:rPr>
          <w:rFonts w:ascii="Consolas" w:eastAsia="Times New Roman" w:hAnsi="Consolas" w:cs="Times New Roman"/>
          <w:color w:val="C586C0"/>
          <w:sz w:val="21"/>
          <w:szCs w:val="21"/>
          <w:lang w:val="en-GB" w:eastAsia="en-GB"/>
        </w:rPr>
        <w:t>return</w:t>
      </w:r>
      <w:r w:rsidRPr="00EA0A84">
        <w:rPr>
          <w:rFonts w:ascii="Consolas" w:eastAsia="Times New Roman" w:hAnsi="Consolas" w:cs="Times New Roman"/>
          <w:color w:val="CCCCCC"/>
          <w:sz w:val="21"/>
          <w:szCs w:val="21"/>
          <w:lang w:val="en-GB" w:eastAsia="en-GB"/>
        </w:rPr>
        <w:t xml:space="preserve"> </w:t>
      </w:r>
      <w:proofErr w:type="spellStart"/>
      <w:r w:rsidRPr="00EA0A84">
        <w:rPr>
          <w:rFonts w:ascii="Consolas" w:eastAsia="Times New Roman" w:hAnsi="Consolas" w:cs="Times New Roman"/>
          <w:color w:val="9CDCFE"/>
          <w:sz w:val="21"/>
          <w:szCs w:val="21"/>
          <w:lang w:val="en-GB" w:eastAsia="en-GB"/>
        </w:rPr>
        <w:t>input_</w:t>
      </w:r>
      <w:proofErr w:type="gramStart"/>
      <w:r w:rsidRPr="00EA0A84">
        <w:rPr>
          <w:rFonts w:ascii="Consolas" w:eastAsia="Times New Roman" w:hAnsi="Consolas" w:cs="Times New Roman"/>
          <w:color w:val="9CDCFE"/>
          <w:sz w:val="21"/>
          <w:szCs w:val="21"/>
          <w:lang w:val="en-GB" w:eastAsia="en-GB"/>
        </w:rPr>
        <w:t>value</w:t>
      </w:r>
      <w:proofErr w:type="spellEnd"/>
      <w:proofErr w:type="gramEnd"/>
    </w:p>
    <w:p w14:paraId="190DC460" w14:textId="77777777" w:rsidR="00EA0A84" w:rsidRPr="00EA0A84" w:rsidRDefault="00EA0A84" w:rsidP="00EA0A84">
      <w:pPr>
        <w:shd w:val="clear" w:color="auto" w:fill="1F1F1F"/>
        <w:spacing w:line="285" w:lineRule="atLeast"/>
        <w:rPr>
          <w:rFonts w:ascii="Consolas" w:eastAsia="Times New Roman" w:hAnsi="Consolas" w:cs="Times New Roman"/>
          <w:color w:val="CCCCCC"/>
          <w:sz w:val="21"/>
          <w:szCs w:val="21"/>
          <w:lang w:val="en-GB" w:eastAsia="en-GB"/>
        </w:rPr>
      </w:pPr>
      <w:r w:rsidRPr="00EA0A84">
        <w:rPr>
          <w:rFonts w:ascii="Consolas" w:eastAsia="Times New Roman" w:hAnsi="Consolas" w:cs="Times New Roman"/>
          <w:color w:val="CCCCCC"/>
          <w:sz w:val="21"/>
          <w:szCs w:val="21"/>
          <w:lang w:val="en-GB" w:eastAsia="en-GB"/>
        </w:rPr>
        <w:t xml:space="preserve">        </w:t>
      </w:r>
      <w:r w:rsidRPr="00EA0A84">
        <w:rPr>
          <w:rFonts w:ascii="Consolas" w:eastAsia="Times New Roman" w:hAnsi="Consolas" w:cs="Times New Roman"/>
          <w:color w:val="C586C0"/>
          <w:sz w:val="21"/>
          <w:szCs w:val="21"/>
          <w:lang w:val="en-GB" w:eastAsia="en-GB"/>
        </w:rPr>
        <w:t>else</w:t>
      </w:r>
      <w:r w:rsidRPr="00EA0A84">
        <w:rPr>
          <w:rFonts w:ascii="Consolas" w:eastAsia="Times New Roman" w:hAnsi="Consolas" w:cs="Times New Roman"/>
          <w:color w:val="CCCCCC"/>
          <w:sz w:val="21"/>
          <w:szCs w:val="21"/>
          <w:lang w:val="en-GB" w:eastAsia="en-GB"/>
        </w:rPr>
        <w:t>:</w:t>
      </w:r>
    </w:p>
    <w:p w14:paraId="40335298" w14:textId="77777777" w:rsidR="00EA0A84" w:rsidRPr="00EA0A84" w:rsidRDefault="00EA0A84" w:rsidP="00EA0A84">
      <w:pPr>
        <w:shd w:val="clear" w:color="auto" w:fill="1F1F1F"/>
        <w:spacing w:line="285" w:lineRule="atLeast"/>
        <w:rPr>
          <w:rFonts w:ascii="Consolas" w:eastAsia="Times New Roman" w:hAnsi="Consolas" w:cs="Times New Roman"/>
          <w:color w:val="CCCCCC"/>
          <w:sz w:val="21"/>
          <w:szCs w:val="21"/>
          <w:lang w:val="en-GB" w:eastAsia="en-GB"/>
        </w:rPr>
      </w:pPr>
      <w:r w:rsidRPr="00EA0A84">
        <w:rPr>
          <w:rFonts w:ascii="Consolas" w:eastAsia="Times New Roman" w:hAnsi="Consolas" w:cs="Times New Roman"/>
          <w:color w:val="CCCCCC"/>
          <w:sz w:val="21"/>
          <w:szCs w:val="21"/>
          <w:lang w:val="en-GB" w:eastAsia="en-GB"/>
        </w:rPr>
        <w:t xml:space="preserve">            </w:t>
      </w:r>
      <w:proofErr w:type="gramStart"/>
      <w:r w:rsidRPr="00EA0A84">
        <w:rPr>
          <w:rFonts w:ascii="Consolas" w:eastAsia="Times New Roman" w:hAnsi="Consolas" w:cs="Times New Roman"/>
          <w:color w:val="DCDCAA"/>
          <w:sz w:val="21"/>
          <w:szCs w:val="21"/>
          <w:lang w:val="en-GB" w:eastAsia="en-GB"/>
        </w:rPr>
        <w:t>print</w:t>
      </w:r>
      <w:r w:rsidRPr="00EA0A84">
        <w:rPr>
          <w:rFonts w:ascii="Consolas" w:eastAsia="Times New Roman" w:hAnsi="Consolas" w:cs="Times New Roman"/>
          <w:color w:val="CCCCCC"/>
          <w:sz w:val="21"/>
          <w:szCs w:val="21"/>
          <w:lang w:val="en-GB" w:eastAsia="en-GB"/>
        </w:rPr>
        <w:t>(</w:t>
      </w:r>
      <w:proofErr w:type="gramEnd"/>
      <w:r w:rsidRPr="00EA0A84">
        <w:rPr>
          <w:rFonts w:ascii="Consolas" w:eastAsia="Times New Roman" w:hAnsi="Consolas" w:cs="Times New Roman"/>
          <w:color w:val="CE9178"/>
          <w:sz w:val="21"/>
          <w:szCs w:val="21"/>
          <w:lang w:val="en-GB" w:eastAsia="en-GB"/>
        </w:rPr>
        <w:t>"Input error"</w:t>
      </w:r>
      <w:r w:rsidRPr="00EA0A84">
        <w:rPr>
          <w:rFonts w:ascii="Consolas" w:eastAsia="Times New Roman" w:hAnsi="Consolas" w:cs="Times New Roman"/>
          <w:color w:val="CCCCCC"/>
          <w:sz w:val="21"/>
          <w:szCs w:val="21"/>
          <w:lang w:val="en-GB" w:eastAsia="en-GB"/>
        </w:rPr>
        <w:t>)</w:t>
      </w:r>
    </w:p>
    <w:p w14:paraId="147868CC" w14:textId="77777777" w:rsidR="00EA0A84" w:rsidRDefault="00EA0A84" w:rsidP="00C774D8">
      <w:pPr>
        <w:pStyle w:val="NormalWeb"/>
        <w:spacing w:before="0" w:beforeAutospacing="0" w:after="0" w:afterAutospacing="0"/>
        <w:rPr>
          <w:rFonts w:asciiTheme="minorHAnsi" w:hAnsiTheme="minorHAnsi" w:cstheme="minorHAnsi"/>
          <w:color w:val="000000"/>
          <w:sz w:val="22"/>
          <w:szCs w:val="22"/>
        </w:rPr>
      </w:pPr>
    </w:p>
    <w:p w14:paraId="7695F7B6" w14:textId="77777777" w:rsidR="00EA0A84" w:rsidRDefault="00EA0A84" w:rsidP="00353DCA">
      <w:pPr>
        <w:pStyle w:val="NormalWeb"/>
        <w:spacing w:before="0" w:beforeAutospacing="0" w:after="0" w:afterAutospacing="0"/>
        <w:ind w:left="360"/>
        <w:rPr>
          <w:rFonts w:asciiTheme="minorHAnsi" w:hAnsiTheme="minorHAnsi" w:cstheme="minorHAnsi"/>
          <w:color w:val="000000"/>
          <w:sz w:val="22"/>
          <w:szCs w:val="22"/>
        </w:rPr>
      </w:pPr>
    </w:p>
    <w:p w14:paraId="6BC5EE01" w14:textId="4671F226" w:rsidR="00BE112B" w:rsidRDefault="00BE112B" w:rsidP="00353DCA">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Deze kennis ga ik ook toe moeten passen in andere talen</w:t>
      </w:r>
      <w:r w:rsidR="00846266">
        <w:rPr>
          <w:rFonts w:asciiTheme="minorHAnsi" w:hAnsiTheme="minorHAnsi" w:cstheme="minorHAnsi"/>
          <w:color w:val="000000"/>
          <w:sz w:val="22"/>
          <w:szCs w:val="22"/>
        </w:rPr>
        <w:t xml:space="preserve"> zoals bijvoorbeeld </w:t>
      </w:r>
      <w:r>
        <w:rPr>
          <w:rFonts w:asciiTheme="minorHAnsi" w:hAnsiTheme="minorHAnsi" w:cstheme="minorHAnsi"/>
          <w:color w:val="000000"/>
          <w:sz w:val="22"/>
          <w:szCs w:val="22"/>
        </w:rPr>
        <w:t>C#</w:t>
      </w:r>
      <w:r w:rsidR="00020459">
        <w:rPr>
          <w:rFonts w:asciiTheme="minorHAnsi" w:hAnsiTheme="minorHAnsi" w:cstheme="minorHAnsi"/>
          <w:color w:val="000000"/>
          <w:sz w:val="22"/>
          <w:szCs w:val="22"/>
        </w:rPr>
        <w:t>,</w:t>
      </w:r>
      <w:r w:rsidR="00846266">
        <w:rPr>
          <w:rFonts w:asciiTheme="minorHAnsi" w:hAnsiTheme="minorHAnsi" w:cstheme="minorHAnsi"/>
          <w:color w:val="000000"/>
          <w:sz w:val="22"/>
          <w:szCs w:val="22"/>
        </w:rPr>
        <w:t xml:space="preserve"> waardoor deze kennis heel fijn is om te hebben.</w:t>
      </w:r>
    </w:p>
    <w:p w14:paraId="3EAA4142" w14:textId="77777777" w:rsidR="00BE112B" w:rsidRPr="001B2243" w:rsidRDefault="00BE112B" w:rsidP="00353DCA">
      <w:pPr>
        <w:pStyle w:val="NormalWeb"/>
        <w:spacing w:before="0" w:beforeAutospacing="0" w:after="0" w:afterAutospacing="0"/>
        <w:ind w:left="360"/>
        <w:rPr>
          <w:rFonts w:asciiTheme="minorHAnsi" w:hAnsiTheme="minorHAnsi" w:cstheme="minorHAnsi"/>
          <w:color w:val="000000"/>
          <w:sz w:val="22"/>
          <w:szCs w:val="22"/>
        </w:rPr>
      </w:pPr>
    </w:p>
    <w:p w14:paraId="1D5F8AAD" w14:textId="77777777" w:rsidR="00353DCA" w:rsidRPr="0075313A" w:rsidRDefault="00353DCA" w:rsidP="00353DCA">
      <w:pPr>
        <w:pStyle w:val="NormalWeb"/>
        <w:numPr>
          <w:ilvl w:val="0"/>
          <w:numId w:val="50"/>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nog verbeteren?</w:t>
      </w:r>
    </w:p>
    <w:p w14:paraId="410A9104" w14:textId="341B839D" w:rsidR="00353DCA" w:rsidRPr="001B2243" w:rsidRDefault="00353DCA" w:rsidP="00BE112B">
      <w:pPr>
        <w:ind w:left="360"/>
        <w:rPr>
          <w:rFonts w:cstheme="minorHAnsi"/>
        </w:rPr>
      </w:pPr>
      <w:r w:rsidRPr="001B2243">
        <w:rPr>
          <w:rFonts w:cstheme="minorHAnsi"/>
        </w:rPr>
        <w:t>Bij het uitwerken zie ik soms nog dingen over het hoofd waardoor ik het achteraf moet aanpassen.</w:t>
      </w:r>
      <w:r w:rsidR="00BE112B">
        <w:rPr>
          <w:rFonts w:cstheme="minorHAnsi"/>
        </w:rPr>
        <w:t xml:space="preserve"> Ook gebruik ik uit automatisme </w:t>
      </w:r>
      <w:r w:rsidR="00B23ECD">
        <w:rPr>
          <w:rFonts w:cstheme="minorHAnsi"/>
        </w:rPr>
        <w:t xml:space="preserve">vanuit mijn werk, waar we </w:t>
      </w:r>
      <w:proofErr w:type="spellStart"/>
      <w:r w:rsidR="00B23ECD">
        <w:rPr>
          <w:rFonts w:cstheme="minorHAnsi"/>
        </w:rPr>
        <w:t>TypeScript</w:t>
      </w:r>
      <w:proofErr w:type="spellEnd"/>
      <w:r w:rsidR="00B23ECD">
        <w:rPr>
          <w:rFonts w:cstheme="minorHAnsi"/>
        </w:rPr>
        <w:t xml:space="preserve"> gebruiken, </w:t>
      </w:r>
      <w:r w:rsidR="00BE112B">
        <w:rPr>
          <w:rFonts w:cstheme="minorHAnsi"/>
        </w:rPr>
        <w:t xml:space="preserve">voornamelijk </w:t>
      </w:r>
      <w:proofErr w:type="spellStart"/>
      <w:r w:rsidR="00BE112B">
        <w:rPr>
          <w:rFonts w:cstheme="minorHAnsi"/>
        </w:rPr>
        <w:t>lists</w:t>
      </w:r>
      <w:proofErr w:type="spellEnd"/>
      <w:r w:rsidR="00BE112B">
        <w:rPr>
          <w:rFonts w:cstheme="minorHAnsi"/>
        </w:rPr>
        <w:t xml:space="preserve"> terwijl er in </w:t>
      </w:r>
      <w:r w:rsidR="00C60758">
        <w:rPr>
          <w:rFonts w:cstheme="minorHAnsi"/>
        </w:rPr>
        <w:t>P</w:t>
      </w:r>
      <w:r w:rsidR="00BE112B">
        <w:rPr>
          <w:rFonts w:cstheme="minorHAnsi"/>
        </w:rPr>
        <w:t xml:space="preserve">ython ook </w:t>
      </w:r>
      <w:proofErr w:type="spellStart"/>
      <w:r w:rsidR="00BE112B">
        <w:rPr>
          <w:rFonts w:cstheme="minorHAnsi"/>
        </w:rPr>
        <w:t>tuples</w:t>
      </w:r>
      <w:proofErr w:type="spellEnd"/>
      <w:r w:rsidR="00BE112B">
        <w:rPr>
          <w:rFonts w:cstheme="minorHAnsi"/>
        </w:rPr>
        <w:t xml:space="preserve"> bestaan die ik kan gebruiken. </w:t>
      </w:r>
    </w:p>
    <w:p w14:paraId="4D6A16ED" w14:textId="77777777" w:rsidR="00353DCA" w:rsidRPr="001B2243" w:rsidRDefault="00353DCA" w:rsidP="00353DCA">
      <w:pPr>
        <w:rPr>
          <w:rFonts w:cstheme="minorHAnsi"/>
        </w:rPr>
      </w:pPr>
    </w:p>
    <w:p w14:paraId="79FE5F15" w14:textId="77777777" w:rsidR="00353DCA" w:rsidRPr="001B2243" w:rsidRDefault="00353DCA" w:rsidP="00353DCA">
      <w:pPr>
        <w:rPr>
          <w:rFonts w:eastAsia="Times New Roman" w:cstheme="minorHAnsi"/>
          <w:b/>
          <w:bCs/>
        </w:rPr>
      </w:pPr>
      <w:r w:rsidRPr="001B2243">
        <w:rPr>
          <w:rFonts w:cstheme="minorHAnsi"/>
          <w:b/>
          <w:bCs/>
        </w:rPr>
        <w:t xml:space="preserve">Debugging </w:t>
      </w:r>
      <w:proofErr w:type="spellStart"/>
      <w:r w:rsidRPr="001B2243">
        <w:rPr>
          <w:rFonts w:cstheme="minorHAnsi"/>
          <w:b/>
          <w:bCs/>
        </w:rPr>
        <w:t>and</w:t>
      </w:r>
      <w:proofErr w:type="spellEnd"/>
      <w:r w:rsidRPr="001B2243">
        <w:rPr>
          <w:rFonts w:cstheme="minorHAnsi"/>
          <w:b/>
          <w:bCs/>
        </w:rPr>
        <w:t xml:space="preserve"> </w:t>
      </w:r>
      <w:proofErr w:type="spellStart"/>
      <w:r w:rsidRPr="001B2243">
        <w:rPr>
          <w:rFonts w:cstheme="minorHAnsi"/>
          <w:b/>
          <w:bCs/>
        </w:rPr>
        <w:t>testing</w:t>
      </w:r>
      <w:proofErr w:type="spellEnd"/>
    </w:p>
    <w:p w14:paraId="2E92926E" w14:textId="77777777" w:rsidR="00353DCA" w:rsidRPr="0075313A" w:rsidRDefault="00353DCA" w:rsidP="00353DCA">
      <w:pPr>
        <w:pStyle w:val="NormalWeb"/>
        <w:numPr>
          <w:ilvl w:val="0"/>
          <w:numId w:val="50"/>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al goed?</w:t>
      </w:r>
    </w:p>
    <w:p w14:paraId="48084BB8" w14:textId="77777777" w:rsidR="00353DCA" w:rsidRDefault="00353DCA" w:rsidP="00353DCA">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 xml:space="preserve">Bij het debuggen kan ik redelijk makkelijk spotten waar de fout zit, dit maakt de tijd dat het kost om op te lossen veel korter. Qua testen doe ik bij elk nieuw stukje functionaliteit testen of het werkt voordat ik verder ga. Dit voorkomt dat als één stuk niet werkt, ik niet de halve code hoef te herschrijven. </w:t>
      </w:r>
    </w:p>
    <w:p w14:paraId="014DAFCF" w14:textId="77777777" w:rsidR="00353DCA" w:rsidRDefault="00353DCA" w:rsidP="00353DCA">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Ook het schrijven van unit tests doe ik consistenter, waardoor er nog een extra laag aan tests op de geschreven code zit.</w:t>
      </w:r>
    </w:p>
    <w:p w14:paraId="03143B6A" w14:textId="77777777" w:rsidR="005A3420" w:rsidRPr="001B2243" w:rsidRDefault="005A3420" w:rsidP="00353DCA">
      <w:pPr>
        <w:pStyle w:val="NormalWeb"/>
        <w:spacing w:before="0" w:beforeAutospacing="0" w:after="0" w:afterAutospacing="0"/>
        <w:ind w:left="360"/>
        <w:rPr>
          <w:rFonts w:asciiTheme="minorHAnsi" w:hAnsiTheme="minorHAnsi" w:cstheme="minorHAnsi"/>
          <w:color w:val="000000"/>
          <w:sz w:val="22"/>
          <w:szCs w:val="22"/>
        </w:rPr>
      </w:pPr>
    </w:p>
    <w:p w14:paraId="1C5E4323" w14:textId="77777777" w:rsidR="00353DCA" w:rsidRPr="0075313A" w:rsidRDefault="00353DCA" w:rsidP="00353DCA">
      <w:pPr>
        <w:pStyle w:val="NormalWeb"/>
        <w:numPr>
          <w:ilvl w:val="0"/>
          <w:numId w:val="50"/>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nog verbeteren?</w:t>
      </w:r>
    </w:p>
    <w:p w14:paraId="67424C43" w14:textId="655FB07C" w:rsidR="00353DCA" w:rsidRPr="001B2243" w:rsidRDefault="00353DCA" w:rsidP="00353DCA">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lastRenderedPageBreak/>
        <w:t>Ik wil de code vaak te uitgebreid maken om alle scenario’s af te vangen, dit kost eigenlijk te veel tijd</w:t>
      </w:r>
      <w:r w:rsidR="00BE112B">
        <w:rPr>
          <w:rFonts w:asciiTheme="minorHAnsi" w:hAnsiTheme="minorHAnsi" w:cstheme="minorHAnsi"/>
          <w:color w:val="000000"/>
          <w:sz w:val="22"/>
          <w:szCs w:val="22"/>
        </w:rPr>
        <w:t>, maakt functies veel te ingewikkeld en onduidelijk,</w:t>
      </w:r>
      <w:r>
        <w:rPr>
          <w:rFonts w:asciiTheme="minorHAnsi" w:hAnsiTheme="minorHAnsi" w:cstheme="minorHAnsi"/>
          <w:color w:val="000000"/>
          <w:sz w:val="22"/>
          <w:szCs w:val="22"/>
        </w:rPr>
        <w:t xml:space="preserve"> en is </w:t>
      </w:r>
      <w:r w:rsidR="00BE112B">
        <w:rPr>
          <w:rFonts w:asciiTheme="minorHAnsi" w:hAnsiTheme="minorHAnsi" w:cstheme="minorHAnsi"/>
          <w:color w:val="000000"/>
          <w:sz w:val="22"/>
          <w:szCs w:val="22"/>
        </w:rPr>
        <w:t xml:space="preserve">ook </w:t>
      </w:r>
      <w:r>
        <w:rPr>
          <w:rFonts w:asciiTheme="minorHAnsi" w:hAnsiTheme="minorHAnsi" w:cstheme="minorHAnsi"/>
          <w:color w:val="000000"/>
          <w:sz w:val="22"/>
          <w:szCs w:val="22"/>
        </w:rPr>
        <w:t>niet altijd nodig.</w:t>
      </w:r>
    </w:p>
    <w:p w14:paraId="757494AB" w14:textId="77777777" w:rsidR="00353DCA" w:rsidRDefault="00353DCA" w:rsidP="00353DCA">
      <w:pPr>
        <w:ind w:left="360"/>
        <w:rPr>
          <w:rFonts w:cstheme="minorHAnsi"/>
        </w:rPr>
      </w:pPr>
    </w:p>
    <w:p w14:paraId="1478630D" w14:textId="77777777" w:rsidR="00353DCA" w:rsidRPr="001B2243" w:rsidRDefault="00353DCA" w:rsidP="00353DCA">
      <w:pPr>
        <w:rPr>
          <w:rFonts w:cstheme="minorHAnsi"/>
        </w:rPr>
      </w:pPr>
    </w:p>
    <w:p w14:paraId="697CB82C" w14:textId="77777777" w:rsidR="00353DCA" w:rsidRPr="001B2243" w:rsidRDefault="00353DCA" w:rsidP="00353DCA">
      <w:pPr>
        <w:rPr>
          <w:rFonts w:eastAsia="Times New Roman" w:cstheme="minorHAnsi"/>
          <w:b/>
          <w:bCs/>
        </w:rPr>
      </w:pPr>
      <w:r w:rsidRPr="001B2243">
        <w:rPr>
          <w:rFonts w:cstheme="minorHAnsi"/>
          <w:b/>
          <w:bCs/>
        </w:rPr>
        <w:t>Dataprocessing</w:t>
      </w:r>
    </w:p>
    <w:p w14:paraId="70B250A4" w14:textId="77777777" w:rsidR="00353DCA" w:rsidRPr="0075313A" w:rsidRDefault="00353DCA" w:rsidP="00353DCA">
      <w:pPr>
        <w:pStyle w:val="NormalWeb"/>
        <w:numPr>
          <w:ilvl w:val="0"/>
          <w:numId w:val="50"/>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al goed?</w:t>
      </w:r>
    </w:p>
    <w:p w14:paraId="03CC898F" w14:textId="01BA0CE2" w:rsidR="00353DCA" w:rsidRDefault="00353DCA" w:rsidP="00353DCA">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Het opslaan van data in</w:t>
      </w:r>
      <w:r w:rsidR="00235E04">
        <w:rPr>
          <w:rFonts w:asciiTheme="minorHAnsi" w:hAnsiTheme="minorHAnsi" w:cstheme="minorHAnsi"/>
          <w:color w:val="000000"/>
          <w:sz w:val="22"/>
          <w:szCs w:val="22"/>
        </w:rPr>
        <w:t xml:space="preserve"> CSV,</w:t>
      </w:r>
      <w:r>
        <w:rPr>
          <w:rFonts w:asciiTheme="minorHAnsi" w:hAnsiTheme="minorHAnsi" w:cstheme="minorHAnsi"/>
          <w:color w:val="000000"/>
          <w:sz w:val="22"/>
          <w:szCs w:val="22"/>
        </w:rPr>
        <w:t xml:space="preserve"> JSON en met gebruik van een database gaat gemakkelijk, dit is omdat ik hier al eerder mee heb gewerkt.</w:t>
      </w:r>
    </w:p>
    <w:p w14:paraId="256638A1" w14:textId="20D4BD54" w:rsidR="00BE112B" w:rsidRDefault="00235E04" w:rsidP="00BE112B">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 xml:space="preserve">Ook heb ik al ervaring met uitgebreidere SQL-statements zoals </w:t>
      </w:r>
      <w:proofErr w:type="spellStart"/>
      <w:r w:rsidR="00FB3329">
        <w:rPr>
          <w:rFonts w:asciiTheme="minorHAnsi" w:hAnsiTheme="minorHAnsi" w:cstheme="minorHAnsi"/>
          <w:color w:val="000000"/>
          <w:sz w:val="22"/>
          <w:szCs w:val="22"/>
        </w:rPr>
        <w:t>inne</w:t>
      </w:r>
      <w:r w:rsidR="0022168D">
        <w:rPr>
          <w:rFonts w:asciiTheme="minorHAnsi" w:hAnsiTheme="minorHAnsi" w:cstheme="minorHAnsi"/>
          <w:color w:val="000000"/>
          <w:sz w:val="22"/>
          <w:szCs w:val="22"/>
        </w:rPr>
        <w:t>r</w:t>
      </w:r>
      <w:proofErr w:type="spellEnd"/>
      <w:r w:rsidR="0022168D">
        <w:rPr>
          <w:rFonts w:asciiTheme="minorHAnsi" w:hAnsiTheme="minorHAnsi" w:cstheme="minorHAnsi"/>
          <w:color w:val="000000"/>
          <w:sz w:val="22"/>
          <w:szCs w:val="22"/>
        </w:rPr>
        <w:t xml:space="preserve"> </w:t>
      </w:r>
      <w:proofErr w:type="spellStart"/>
      <w:r>
        <w:rPr>
          <w:rFonts w:asciiTheme="minorHAnsi" w:hAnsiTheme="minorHAnsi" w:cstheme="minorHAnsi"/>
          <w:color w:val="000000"/>
          <w:sz w:val="22"/>
          <w:szCs w:val="22"/>
        </w:rPr>
        <w:t>joins</w:t>
      </w:r>
      <w:proofErr w:type="spellEnd"/>
      <w:r>
        <w:rPr>
          <w:rFonts w:asciiTheme="minorHAnsi" w:hAnsiTheme="minorHAnsi" w:cstheme="minorHAnsi"/>
          <w:color w:val="000000"/>
          <w:sz w:val="22"/>
          <w:szCs w:val="22"/>
        </w:rPr>
        <w:t xml:space="preserve"> en het gebruik van functies binnen SQL.</w:t>
      </w:r>
    </w:p>
    <w:p w14:paraId="1140F371" w14:textId="77777777" w:rsidR="005A3420" w:rsidRPr="001B2243" w:rsidRDefault="005A3420" w:rsidP="00BE112B">
      <w:pPr>
        <w:pStyle w:val="NormalWeb"/>
        <w:spacing w:before="0" w:beforeAutospacing="0" w:after="0" w:afterAutospacing="0"/>
        <w:ind w:left="360"/>
        <w:rPr>
          <w:rFonts w:asciiTheme="minorHAnsi" w:hAnsiTheme="minorHAnsi" w:cstheme="minorHAnsi"/>
          <w:color w:val="000000"/>
          <w:sz w:val="22"/>
          <w:szCs w:val="22"/>
        </w:rPr>
      </w:pPr>
    </w:p>
    <w:p w14:paraId="58C5EEAA" w14:textId="77777777" w:rsidR="00353DCA" w:rsidRDefault="00353DCA" w:rsidP="00353DCA">
      <w:pPr>
        <w:pStyle w:val="NormalWeb"/>
        <w:numPr>
          <w:ilvl w:val="0"/>
          <w:numId w:val="50"/>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nog verbeteren?</w:t>
      </w:r>
    </w:p>
    <w:p w14:paraId="54FC96BF" w14:textId="6F6469BA" w:rsidR="00BE112B" w:rsidRDefault="00235E04" w:rsidP="00BE112B">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Het verwerken van data dat geen tekst is zoals afbeeldingen, video en audio ben ik nog niet bekend mee, hier zou ik mij wel in willen verdiepen omdat ik het een interessant onderwerp vindt.</w:t>
      </w:r>
    </w:p>
    <w:p w14:paraId="35BF4F13" w14:textId="14D9F572" w:rsidR="00235E04" w:rsidRPr="00BE112B" w:rsidRDefault="00235E04" w:rsidP="00BE112B">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Ook ben ik nog niet enorm bekend met het verwerken van grote datasets zodat het zo efficiënt mogelijk gaat.</w:t>
      </w:r>
    </w:p>
    <w:p w14:paraId="6EA1D6CA" w14:textId="77777777" w:rsidR="00BE112B" w:rsidRPr="0075313A" w:rsidRDefault="00BE112B" w:rsidP="00BE112B">
      <w:pPr>
        <w:pStyle w:val="NormalWeb"/>
        <w:spacing w:before="0" w:beforeAutospacing="0" w:after="0" w:afterAutospacing="0"/>
        <w:ind w:left="360"/>
        <w:rPr>
          <w:rFonts w:asciiTheme="minorHAnsi" w:hAnsiTheme="minorHAnsi" w:cstheme="minorHAnsi"/>
          <w:b/>
          <w:bCs/>
          <w:i/>
          <w:iCs/>
          <w:color w:val="000000"/>
          <w:sz w:val="22"/>
          <w:szCs w:val="22"/>
        </w:rPr>
      </w:pPr>
    </w:p>
    <w:p w14:paraId="3C61E70B" w14:textId="77777777" w:rsidR="00353DCA" w:rsidRDefault="00353DCA" w:rsidP="00353DCA">
      <w:pPr>
        <w:pStyle w:val="NormalWeb"/>
        <w:spacing w:before="0" w:beforeAutospacing="0" w:after="0" w:afterAutospacing="0"/>
        <w:ind w:left="360"/>
        <w:rPr>
          <w:rFonts w:asciiTheme="minorHAnsi" w:hAnsiTheme="minorHAnsi" w:cstheme="minorHAnsi"/>
          <w:color w:val="000000"/>
          <w:sz w:val="22"/>
          <w:szCs w:val="22"/>
        </w:rPr>
      </w:pPr>
    </w:p>
    <w:p w14:paraId="12E9716F" w14:textId="77777777" w:rsidR="00353DCA" w:rsidRDefault="00353DCA" w:rsidP="00353DCA">
      <w:pPr>
        <w:pStyle w:val="NormalWeb"/>
        <w:spacing w:before="0" w:beforeAutospacing="0" w:after="0" w:afterAutospacing="0"/>
        <w:ind w:left="360"/>
        <w:rPr>
          <w:rFonts w:asciiTheme="minorHAnsi" w:hAnsiTheme="minorHAnsi" w:cstheme="minorHAnsi"/>
          <w:color w:val="000000"/>
          <w:sz w:val="22"/>
          <w:szCs w:val="22"/>
        </w:rPr>
      </w:pPr>
    </w:p>
    <w:p w14:paraId="20B15A09" w14:textId="77777777" w:rsidR="00353DCA" w:rsidRDefault="00353DCA" w:rsidP="00353DCA">
      <w:pPr>
        <w:spacing w:line="240" w:lineRule="auto"/>
        <w:rPr>
          <w:rFonts w:eastAsia="Times New Roman" w:cstheme="minorHAnsi"/>
          <w:color w:val="000000"/>
        </w:rPr>
      </w:pPr>
      <w:r>
        <w:rPr>
          <w:rFonts w:cstheme="minorHAnsi"/>
          <w:color w:val="000000"/>
        </w:rPr>
        <w:br w:type="page"/>
      </w:r>
    </w:p>
    <w:p w14:paraId="4ED7D346" w14:textId="77777777" w:rsidR="00353DCA" w:rsidRPr="005C67BB" w:rsidRDefault="00353DCA" w:rsidP="00353DCA">
      <w:pPr>
        <w:pStyle w:val="NormalWeb"/>
        <w:spacing w:before="0" w:beforeAutospacing="0" w:after="0" w:afterAutospacing="0"/>
        <w:ind w:left="360"/>
        <w:rPr>
          <w:rFonts w:asciiTheme="minorHAnsi" w:hAnsiTheme="minorHAnsi" w:cstheme="minorHAnsi"/>
          <w:color w:val="000000"/>
          <w:sz w:val="22"/>
          <w:szCs w:val="22"/>
        </w:rPr>
      </w:pPr>
    </w:p>
    <w:p w14:paraId="48D113A0" w14:textId="77777777" w:rsidR="00353DCA" w:rsidRPr="001B2243" w:rsidRDefault="00353DCA" w:rsidP="00353DCA">
      <w:pPr>
        <w:pStyle w:val="ListParagraph"/>
        <w:numPr>
          <w:ilvl w:val="0"/>
          <w:numId w:val="48"/>
        </w:numPr>
        <w:spacing w:line="240" w:lineRule="auto"/>
        <w:ind w:left="426" w:hanging="426"/>
        <w:contextualSpacing w:val="0"/>
        <w:rPr>
          <w:rFonts w:eastAsia="Times New Roman" w:cstheme="minorHAnsi"/>
          <w:b/>
          <w:bCs/>
          <w:color w:val="000000" w:themeColor="text1"/>
          <w:sz w:val="28"/>
          <w:szCs w:val="28"/>
        </w:rPr>
      </w:pPr>
      <w:r w:rsidRPr="001B2243">
        <w:rPr>
          <w:rFonts w:eastAsia="Times New Roman" w:cstheme="minorHAnsi"/>
          <w:b/>
          <w:bCs/>
          <w:color w:val="000000" w:themeColor="text1"/>
          <w:sz w:val="28"/>
          <w:szCs w:val="28"/>
        </w:rPr>
        <w:t>Evaluatie Basecamp</w:t>
      </w:r>
    </w:p>
    <w:p w14:paraId="17EAA9E2" w14:textId="77777777" w:rsidR="00353DCA" w:rsidRPr="001B2243" w:rsidRDefault="00353DCA" w:rsidP="00353DCA">
      <w:pPr>
        <w:spacing w:line="240" w:lineRule="auto"/>
        <w:rPr>
          <w:rFonts w:eastAsia="Times New Roman" w:cstheme="minorHAnsi"/>
          <w:b/>
          <w:bCs/>
          <w:color w:val="999999"/>
        </w:rPr>
      </w:pPr>
    </w:p>
    <w:p w14:paraId="208404E4" w14:textId="77777777" w:rsidR="00353DCA" w:rsidRPr="001B2243" w:rsidRDefault="00353DCA" w:rsidP="00353DCA">
      <w:pPr>
        <w:spacing w:after="120"/>
        <w:rPr>
          <w:rFonts w:cstheme="minorHAnsi"/>
          <w:b/>
          <w:bCs/>
          <w:color w:val="000000"/>
          <w:sz w:val="28"/>
          <w:szCs w:val="28"/>
        </w:rPr>
      </w:pPr>
      <w:r w:rsidRPr="001B2243">
        <w:rPr>
          <w:rStyle w:val="normaltextrun"/>
          <w:rFonts w:cstheme="minorHAnsi"/>
          <w:b/>
          <w:bCs/>
          <w:color w:val="999999"/>
          <w:bdr w:val="none" w:sz="0" w:space="0" w:color="auto" w:frame="1"/>
        </w:rPr>
        <w:t>__________________________________________________________________________________</w:t>
      </w:r>
    </w:p>
    <w:p w14:paraId="03BC64BD" w14:textId="77777777" w:rsidR="00353DCA" w:rsidRPr="001B2243" w:rsidRDefault="00353DCA" w:rsidP="00353DCA">
      <w:pPr>
        <w:tabs>
          <w:tab w:val="num" w:pos="720"/>
        </w:tabs>
        <w:rPr>
          <w:rFonts w:cstheme="minorHAnsi"/>
          <w:color w:val="7F7F7F" w:themeColor="text1" w:themeTint="80"/>
        </w:rPr>
      </w:pPr>
      <w:r w:rsidRPr="001B2243">
        <w:rPr>
          <w:rFonts w:cstheme="minorHAnsi"/>
          <w:color w:val="7F7F7F" w:themeColor="text1" w:themeTint="80"/>
        </w:rPr>
        <w:t>Je hebt nu een evaluatie geschreven over je leerdoelen en de leeruitkomsten. Wij zijn ook benieuwd hoe je Basecamp hebt ervaren; waar ben je begonnen en waar sta je nu?</w:t>
      </w:r>
    </w:p>
    <w:p w14:paraId="6D716C31" w14:textId="77777777" w:rsidR="00353DCA" w:rsidRPr="001B2243" w:rsidRDefault="00353DCA" w:rsidP="00353DCA">
      <w:pPr>
        <w:tabs>
          <w:tab w:val="num" w:pos="720"/>
        </w:tabs>
        <w:rPr>
          <w:rFonts w:cstheme="minorHAnsi"/>
          <w:color w:val="000000"/>
        </w:rPr>
      </w:pPr>
      <w:r w:rsidRPr="001B2243">
        <w:rPr>
          <w:rStyle w:val="normaltextrun"/>
          <w:rFonts w:cstheme="minorHAnsi"/>
          <w:b/>
          <w:bCs/>
          <w:color w:val="999999"/>
          <w:bdr w:val="none" w:sz="0" w:space="0" w:color="auto" w:frame="1"/>
        </w:rPr>
        <w:t>_________________________________________________________________________________</w:t>
      </w:r>
    </w:p>
    <w:p w14:paraId="33508338" w14:textId="77777777" w:rsidR="00353DCA" w:rsidRPr="001B2243" w:rsidRDefault="00353DCA" w:rsidP="00353DCA">
      <w:pPr>
        <w:spacing w:line="240" w:lineRule="auto"/>
        <w:rPr>
          <w:rFonts w:eastAsia="Times New Roman" w:cstheme="minorHAnsi"/>
          <w:b/>
          <w:bCs/>
          <w:color w:val="999999"/>
        </w:rPr>
      </w:pPr>
    </w:p>
    <w:p w14:paraId="32C6D915" w14:textId="77777777" w:rsidR="00353DCA" w:rsidRPr="001B2243" w:rsidRDefault="00353DCA" w:rsidP="00353DCA">
      <w:pPr>
        <w:spacing w:line="240" w:lineRule="auto"/>
        <w:rPr>
          <w:rFonts w:eastAsia="Times New Roman" w:cstheme="minorHAnsi"/>
          <w:b/>
          <w:bCs/>
          <w:color w:val="999999"/>
        </w:rPr>
      </w:pPr>
    </w:p>
    <w:p w14:paraId="1182B706" w14:textId="77777777" w:rsidR="00353DCA" w:rsidRPr="00C60758" w:rsidRDefault="00353DCA" w:rsidP="00353DCA">
      <w:pPr>
        <w:pStyle w:val="ListParagraph"/>
        <w:numPr>
          <w:ilvl w:val="0"/>
          <w:numId w:val="49"/>
        </w:numPr>
        <w:contextualSpacing w:val="0"/>
        <w:rPr>
          <w:rFonts w:cstheme="minorHAnsi"/>
          <w:b/>
          <w:bCs/>
        </w:rPr>
      </w:pPr>
      <w:r w:rsidRPr="00C60758">
        <w:rPr>
          <w:rFonts w:cstheme="minorHAnsi"/>
          <w:b/>
          <w:bCs/>
        </w:rPr>
        <w:t xml:space="preserve">Beschrijf hier hoe je terugkijkt op Basecamp. Hoe heb je het ervaren? Wat heb je gaandeweg geleerd? </w:t>
      </w:r>
    </w:p>
    <w:p w14:paraId="115A8D69" w14:textId="77777777" w:rsidR="008F2127" w:rsidRDefault="008F2127" w:rsidP="008F2127">
      <w:pPr>
        <w:pStyle w:val="ListParagraph"/>
        <w:ind w:left="360"/>
        <w:contextualSpacing w:val="0"/>
        <w:rPr>
          <w:rFonts w:cstheme="minorHAnsi"/>
        </w:rPr>
      </w:pPr>
    </w:p>
    <w:p w14:paraId="110D3753" w14:textId="571832E8" w:rsidR="006605B2" w:rsidRDefault="006605B2" w:rsidP="006605B2">
      <w:pPr>
        <w:pStyle w:val="ListParagraph"/>
        <w:ind w:left="360"/>
        <w:contextualSpacing w:val="0"/>
        <w:rPr>
          <w:rFonts w:cstheme="minorHAnsi"/>
        </w:rPr>
      </w:pPr>
      <w:r>
        <w:rPr>
          <w:rFonts w:cstheme="minorHAnsi"/>
        </w:rPr>
        <w:t xml:space="preserve">Ik heb </w:t>
      </w:r>
      <w:r w:rsidR="00C60758">
        <w:rPr>
          <w:rFonts w:cstheme="minorHAnsi"/>
        </w:rPr>
        <w:t>Basecamp</w:t>
      </w:r>
      <w:r>
        <w:rPr>
          <w:rFonts w:cstheme="minorHAnsi"/>
        </w:rPr>
        <w:t xml:space="preserve"> ervaren als een hele leerzame periode.</w:t>
      </w:r>
    </w:p>
    <w:p w14:paraId="0B179D2A" w14:textId="474B71DD" w:rsidR="006605B2" w:rsidRDefault="1FB08D22" w:rsidP="0D27FB3C">
      <w:pPr>
        <w:pStyle w:val="ListParagraph"/>
        <w:ind w:left="360"/>
      </w:pPr>
      <w:r w:rsidRPr="1FB08D22">
        <w:t xml:space="preserve">Door mijn vooropleiding had ik voordat ik met de opleiding begon al een beetje ervaring met programmeren in Python, maar tijdens BaseCamp heb ik veel nieuwe dingen geleerd vooral over de theorie erachter </w:t>
      </w:r>
      <w:r w:rsidR="00846266">
        <w:t>zoals bijvoorbeeld het verschil tussen</w:t>
      </w:r>
      <w:r w:rsidRPr="1FB08D22">
        <w:t xml:space="preserve"> </w:t>
      </w:r>
      <w:proofErr w:type="spellStart"/>
      <w:r w:rsidRPr="1FB08D22">
        <w:t>mutable</w:t>
      </w:r>
      <w:proofErr w:type="spellEnd"/>
      <w:r w:rsidRPr="1FB08D22">
        <w:t xml:space="preserve"> en </w:t>
      </w:r>
      <w:proofErr w:type="spellStart"/>
      <w:r w:rsidRPr="1FB08D22">
        <w:t>immutable</w:t>
      </w:r>
      <w:proofErr w:type="spellEnd"/>
      <w:r w:rsidRPr="1FB08D22">
        <w:t xml:space="preserve"> types.</w:t>
      </w:r>
    </w:p>
    <w:p w14:paraId="2144FA29" w14:textId="77777777" w:rsidR="00306E8E" w:rsidRDefault="00306E8E" w:rsidP="006605B2">
      <w:pPr>
        <w:pStyle w:val="ListParagraph"/>
        <w:ind w:left="360"/>
        <w:contextualSpacing w:val="0"/>
        <w:rPr>
          <w:rFonts w:cstheme="minorHAnsi"/>
        </w:rPr>
      </w:pPr>
    </w:p>
    <w:p w14:paraId="4F088CD2" w14:textId="14D8B31F" w:rsidR="00306E8E" w:rsidRDefault="1FB08D22" w:rsidP="0D27FB3C">
      <w:pPr>
        <w:pStyle w:val="ListParagraph"/>
        <w:ind w:left="360"/>
      </w:pPr>
      <w:r w:rsidRPr="1FB08D22">
        <w:t>Voordat ik met de opleiding begon vond ik Python niet echt een fijne taal om mee te werken, maar dit is nu compleet anders. Ik gebruik het nu ook voor kleine taken om mezelf het leven makkelijker te maken, bijvoorbeeld door een script te schrijven die automatisch foto’s sorteert en verplaatst na het fotograferen.</w:t>
      </w:r>
    </w:p>
    <w:p w14:paraId="1AC8857E" w14:textId="77777777" w:rsidR="006605B2" w:rsidRDefault="006605B2" w:rsidP="006605B2">
      <w:pPr>
        <w:pStyle w:val="ListParagraph"/>
        <w:ind w:left="360"/>
        <w:contextualSpacing w:val="0"/>
        <w:rPr>
          <w:rFonts w:cstheme="minorHAnsi"/>
        </w:rPr>
      </w:pPr>
    </w:p>
    <w:p w14:paraId="6480D274" w14:textId="0AFDCF97" w:rsidR="00306E8E" w:rsidRPr="0022168D" w:rsidRDefault="006605B2" w:rsidP="00306E8E">
      <w:pPr>
        <w:pStyle w:val="ListParagraph"/>
        <w:ind w:left="360"/>
        <w:contextualSpacing w:val="0"/>
        <w:rPr>
          <w:rFonts w:cstheme="minorHAnsi"/>
          <w:lang w:val="en-GB"/>
        </w:rPr>
      </w:pPr>
      <w:r>
        <w:rPr>
          <w:rFonts w:cstheme="minorHAnsi"/>
        </w:rPr>
        <w:t xml:space="preserve">Ook heb ik naast het technische aspect mijzelf ontwikkeld in professional skills zoals het zoeken van technische bronnen, het uitwerken van samenvattingen en hetgeen waar ik me het meeste in heb ontwikkeld is het uitschrijven van opdrachten. </w:t>
      </w:r>
      <w:r w:rsidR="00306E8E">
        <w:rPr>
          <w:rFonts w:cstheme="minorHAnsi"/>
        </w:rPr>
        <w:t>Dit was het gedeelte waar ik het meeste tegenop zag toen ik met de opleiding wilde starten. Ik vind dit nog steeds lastig maar merk dat ik er wel beter in word.</w:t>
      </w:r>
    </w:p>
    <w:p w14:paraId="291A1E35" w14:textId="77777777" w:rsidR="00306E8E" w:rsidRDefault="00306E8E" w:rsidP="00306E8E">
      <w:pPr>
        <w:pStyle w:val="ListParagraph"/>
        <w:ind w:left="360"/>
        <w:contextualSpacing w:val="0"/>
        <w:rPr>
          <w:rFonts w:cstheme="minorHAnsi"/>
        </w:rPr>
      </w:pPr>
    </w:p>
    <w:p w14:paraId="5EB42417" w14:textId="22944F60" w:rsidR="00353DCA" w:rsidRDefault="1FB08D22">
      <w:pPr>
        <w:pStyle w:val="ListParagraph"/>
        <w:ind w:left="360"/>
      </w:pPr>
      <w:r w:rsidRPr="1FB08D22">
        <w:t xml:space="preserve">Ik vind het prettig hoe hecht mijn leerteam is, het is fijn dat we elkaar kunnen ondersteunen op gebieden waar de ander minder goed in is, bijvoorbeeld Gülseren is goed in het kritisch naar teksten kijken en helpt mij hier soms mee, terwijl zij haar vragen met betrekking tot programmeren aan mij stelt. </w:t>
      </w:r>
    </w:p>
    <w:p w14:paraId="791E4A84" w14:textId="77777777" w:rsidR="00306E8E" w:rsidRDefault="00306E8E" w:rsidP="00353DCA">
      <w:pPr>
        <w:pStyle w:val="ListParagraph"/>
        <w:ind w:left="360"/>
        <w:contextualSpacing w:val="0"/>
        <w:rPr>
          <w:rFonts w:cstheme="minorHAnsi"/>
        </w:rPr>
      </w:pPr>
    </w:p>
    <w:p w14:paraId="557B8A0B" w14:textId="77777777" w:rsidR="006605B2" w:rsidRPr="001B2243" w:rsidRDefault="006605B2" w:rsidP="00353DCA">
      <w:pPr>
        <w:pStyle w:val="ListParagraph"/>
        <w:ind w:left="360"/>
        <w:contextualSpacing w:val="0"/>
        <w:rPr>
          <w:rFonts w:cstheme="minorHAnsi"/>
        </w:rPr>
      </w:pPr>
    </w:p>
    <w:p w14:paraId="3FD96810" w14:textId="77777777" w:rsidR="00353DCA" w:rsidRPr="00C60758" w:rsidRDefault="00353DCA" w:rsidP="00353DCA">
      <w:pPr>
        <w:pStyle w:val="ListParagraph"/>
        <w:numPr>
          <w:ilvl w:val="0"/>
          <w:numId w:val="49"/>
        </w:numPr>
        <w:contextualSpacing w:val="0"/>
        <w:rPr>
          <w:rFonts w:cstheme="minorHAnsi"/>
          <w:b/>
          <w:bCs/>
        </w:rPr>
      </w:pPr>
      <w:r w:rsidRPr="00C60758">
        <w:rPr>
          <w:rFonts w:cstheme="minorHAnsi"/>
          <w:b/>
          <w:bCs/>
        </w:rPr>
        <w:t xml:space="preserve">Waar ben je het meest trots op (zowel op persoonlijk vlak als op technisch vlak)? </w:t>
      </w:r>
    </w:p>
    <w:p w14:paraId="127A0243" w14:textId="77777777" w:rsidR="00353DCA" w:rsidRPr="00C60758" w:rsidRDefault="00353DCA" w:rsidP="00353DCA">
      <w:pPr>
        <w:ind w:left="360"/>
        <w:rPr>
          <w:rFonts w:cstheme="minorHAnsi"/>
          <w:b/>
          <w:bCs/>
        </w:rPr>
      </w:pPr>
      <w:r w:rsidRPr="00C60758">
        <w:rPr>
          <w:rFonts w:cstheme="minorHAnsi"/>
          <w:b/>
          <w:bCs/>
        </w:rPr>
        <w:t>Persoonlijk:</w:t>
      </w:r>
    </w:p>
    <w:p w14:paraId="655EFB06" w14:textId="0516170C" w:rsidR="00C60758" w:rsidRDefault="00C60758" w:rsidP="00353DCA">
      <w:pPr>
        <w:ind w:left="360"/>
        <w:rPr>
          <w:rFonts w:cstheme="minorHAnsi"/>
        </w:rPr>
      </w:pPr>
      <w:r>
        <w:rPr>
          <w:rFonts w:cstheme="minorHAnsi"/>
        </w:rPr>
        <w:t xml:space="preserve">Ik ben er trots op dat ik in het eerste half jaar op het </w:t>
      </w:r>
      <w:r w:rsidR="00576AC6">
        <w:rPr>
          <w:rFonts w:cstheme="minorHAnsi"/>
        </w:rPr>
        <w:t>hbo</w:t>
      </w:r>
      <w:r>
        <w:rPr>
          <w:rFonts w:cstheme="minorHAnsi"/>
        </w:rPr>
        <w:t xml:space="preserve"> naar mijn mening goed heb gepresteerd.</w:t>
      </w:r>
    </w:p>
    <w:p w14:paraId="70D9D555" w14:textId="77777777" w:rsidR="00C60758" w:rsidRDefault="00C60758" w:rsidP="00353DCA">
      <w:pPr>
        <w:ind w:left="360"/>
        <w:rPr>
          <w:rFonts w:cstheme="minorHAnsi"/>
        </w:rPr>
      </w:pPr>
    </w:p>
    <w:p w14:paraId="10CF0929" w14:textId="30982E5B" w:rsidR="0022168D" w:rsidRDefault="0022168D" w:rsidP="00353DCA">
      <w:pPr>
        <w:ind w:left="360"/>
        <w:rPr>
          <w:rFonts w:cstheme="minorHAnsi"/>
        </w:rPr>
      </w:pPr>
      <w:r>
        <w:rPr>
          <w:rFonts w:cstheme="minorHAnsi"/>
        </w:rPr>
        <w:t xml:space="preserve">Ik </w:t>
      </w:r>
      <w:r w:rsidR="00576AC6">
        <w:rPr>
          <w:rFonts w:cstheme="minorHAnsi"/>
        </w:rPr>
        <w:t xml:space="preserve">kan </w:t>
      </w:r>
      <w:r>
        <w:rPr>
          <w:rFonts w:cstheme="minorHAnsi"/>
        </w:rPr>
        <w:t xml:space="preserve">goed meekomen met </w:t>
      </w:r>
      <w:r w:rsidR="00576AC6">
        <w:rPr>
          <w:rFonts w:cstheme="minorHAnsi"/>
        </w:rPr>
        <w:t xml:space="preserve">het tempo van </w:t>
      </w:r>
      <w:r>
        <w:rPr>
          <w:rFonts w:cstheme="minorHAnsi"/>
        </w:rPr>
        <w:t>de lesstof</w:t>
      </w:r>
      <w:r w:rsidR="00576AC6">
        <w:rPr>
          <w:rFonts w:cstheme="minorHAnsi"/>
        </w:rPr>
        <w:t>, ik heb mijn plek gevonden in het leerteam waar ik een goe</w:t>
      </w:r>
      <w:r w:rsidR="009750E4">
        <w:rPr>
          <w:rFonts w:cstheme="minorHAnsi"/>
        </w:rPr>
        <w:t>de</w:t>
      </w:r>
      <w:r w:rsidR="00576AC6">
        <w:rPr>
          <w:rFonts w:cstheme="minorHAnsi"/>
        </w:rPr>
        <w:t xml:space="preserve"> bijdrage in kan leveren, en misschien wel het belangrijkste: ik ga met plezier naar school. Dit was bij mijn vorige opleiding niet altijd het geval.</w:t>
      </w:r>
    </w:p>
    <w:p w14:paraId="7956B77B" w14:textId="6C987E18" w:rsidR="006B7DA1" w:rsidRDefault="006B7DA1">
      <w:pPr>
        <w:spacing w:after="160" w:line="259" w:lineRule="auto"/>
        <w:rPr>
          <w:rFonts w:cstheme="minorHAnsi"/>
        </w:rPr>
      </w:pPr>
      <w:r>
        <w:rPr>
          <w:rFonts w:cstheme="minorHAnsi"/>
        </w:rPr>
        <w:br w:type="page"/>
      </w:r>
    </w:p>
    <w:p w14:paraId="6DB56CA6" w14:textId="77777777" w:rsidR="00353DCA" w:rsidRDefault="00353DCA" w:rsidP="00353DCA">
      <w:pPr>
        <w:ind w:left="360"/>
        <w:rPr>
          <w:rFonts w:cstheme="minorHAnsi"/>
          <w:b/>
          <w:bCs/>
        </w:rPr>
      </w:pPr>
      <w:r w:rsidRPr="00C60758">
        <w:rPr>
          <w:rFonts w:cstheme="minorHAnsi"/>
          <w:b/>
          <w:bCs/>
        </w:rPr>
        <w:lastRenderedPageBreak/>
        <w:t xml:space="preserve">Technisch: </w:t>
      </w:r>
    </w:p>
    <w:p w14:paraId="0BE00F8E" w14:textId="77777777" w:rsidR="00576AC6" w:rsidRDefault="00576AC6" w:rsidP="00353DCA">
      <w:pPr>
        <w:ind w:left="360"/>
        <w:rPr>
          <w:rFonts w:cstheme="minorHAnsi"/>
          <w:b/>
          <w:bCs/>
        </w:rPr>
      </w:pPr>
    </w:p>
    <w:p w14:paraId="2C974DA4" w14:textId="5477DCAF" w:rsidR="006B7DA1" w:rsidRDefault="006B7DA1" w:rsidP="00353DCA">
      <w:pPr>
        <w:ind w:left="360"/>
        <w:rPr>
          <w:rFonts w:cstheme="minorHAnsi"/>
        </w:rPr>
      </w:pPr>
      <w:r>
        <w:rPr>
          <w:rFonts w:cstheme="minorHAnsi"/>
        </w:rPr>
        <w:t xml:space="preserve">Ik ben trots op dat alle assignments en </w:t>
      </w:r>
      <w:proofErr w:type="spellStart"/>
      <w:r>
        <w:rPr>
          <w:rFonts w:cstheme="minorHAnsi"/>
        </w:rPr>
        <w:t>problems</w:t>
      </w:r>
      <w:proofErr w:type="spellEnd"/>
      <w:r>
        <w:rPr>
          <w:rFonts w:cstheme="minorHAnsi"/>
        </w:rPr>
        <w:t xml:space="preserve"> </w:t>
      </w:r>
      <w:r w:rsidR="00942CB2">
        <w:rPr>
          <w:rFonts w:cstheme="minorHAnsi"/>
        </w:rPr>
        <w:t>die ik gemaakt h</w:t>
      </w:r>
      <w:r>
        <w:rPr>
          <w:rFonts w:cstheme="minorHAnsi"/>
        </w:rPr>
        <w:t>eb afgerond met een 10 omdat dit aantoont dat ik de technieken die hiervoor nodig zijn goed onder de knie heb.</w:t>
      </w:r>
    </w:p>
    <w:p w14:paraId="1D6DBE4C" w14:textId="77777777" w:rsidR="006B7DA1" w:rsidRDefault="006B7DA1" w:rsidP="00353DCA">
      <w:pPr>
        <w:ind w:left="360"/>
        <w:rPr>
          <w:rFonts w:cstheme="minorHAnsi"/>
        </w:rPr>
      </w:pPr>
    </w:p>
    <w:p w14:paraId="6A35E4E1" w14:textId="439D291B" w:rsidR="006B7DA1" w:rsidRPr="006B7DA1" w:rsidRDefault="1FB08D22" w:rsidP="0D27FB3C">
      <w:pPr>
        <w:ind w:left="360"/>
      </w:pPr>
      <w:r w:rsidRPr="1FB08D22">
        <w:t xml:space="preserve">Ook ben ik trots op de game die ik heb gemaakt in de </w:t>
      </w:r>
      <w:proofErr w:type="spellStart"/>
      <w:r w:rsidRPr="1FB08D22">
        <w:t>challenge</w:t>
      </w:r>
      <w:proofErr w:type="spellEnd"/>
      <w:r w:rsidRPr="1FB08D22">
        <w:t xml:space="preserve"> weeks, hier heb ik technieken moeten gebruiken die ik nog niet eerder gebruikt heb zoals </w:t>
      </w:r>
      <w:proofErr w:type="spellStart"/>
      <w:r w:rsidRPr="1FB08D22">
        <w:t>udp</w:t>
      </w:r>
      <w:proofErr w:type="spellEnd"/>
      <w:r w:rsidRPr="1FB08D22">
        <w:t xml:space="preserve"> en </w:t>
      </w:r>
      <w:proofErr w:type="spellStart"/>
      <w:r w:rsidRPr="1FB08D22">
        <w:t>https</w:t>
      </w:r>
      <w:proofErr w:type="spellEnd"/>
      <w:r w:rsidRPr="1FB08D22">
        <w:t xml:space="preserve"> in Python, daarom was dit naast een leuke game ook een goed leermoment.</w:t>
      </w:r>
    </w:p>
    <w:p w14:paraId="7968C529" w14:textId="05C18859" w:rsidR="006B7DA1" w:rsidRPr="006B7DA1" w:rsidRDefault="006B7DA1" w:rsidP="00353DCA">
      <w:pPr>
        <w:ind w:left="360"/>
        <w:rPr>
          <w:rFonts w:cstheme="minorHAnsi"/>
        </w:rPr>
      </w:pPr>
    </w:p>
    <w:p w14:paraId="706EB011" w14:textId="77777777" w:rsidR="00576AC6" w:rsidRDefault="00576AC6" w:rsidP="00353DCA">
      <w:pPr>
        <w:ind w:left="360"/>
        <w:rPr>
          <w:rFonts w:cstheme="minorHAnsi"/>
          <w:b/>
          <w:bCs/>
        </w:rPr>
      </w:pPr>
    </w:p>
    <w:p w14:paraId="0E2A9DF0" w14:textId="77777777" w:rsidR="00576AC6" w:rsidRPr="00C60758" w:rsidRDefault="00576AC6" w:rsidP="00353DCA">
      <w:pPr>
        <w:ind w:left="360"/>
        <w:rPr>
          <w:rFonts w:cstheme="minorHAnsi"/>
          <w:b/>
          <w:bCs/>
        </w:rPr>
      </w:pPr>
    </w:p>
    <w:p w14:paraId="641611DE" w14:textId="77777777" w:rsidR="00353DCA" w:rsidRPr="001B2243" w:rsidRDefault="00353DCA" w:rsidP="00353DCA">
      <w:pPr>
        <w:ind w:left="360"/>
        <w:rPr>
          <w:rFonts w:cstheme="minorHAnsi"/>
        </w:rPr>
      </w:pPr>
    </w:p>
    <w:p w14:paraId="3DB84B57" w14:textId="77777777" w:rsidR="00353DCA" w:rsidRPr="00207C98" w:rsidRDefault="00353DCA" w:rsidP="00353DCA">
      <w:pPr>
        <w:pStyle w:val="ListParagraph"/>
        <w:numPr>
          <w:ilvl w:val="0"/>
          <w:numId w:val="49"/>
        </w:numPr>
        <w:contextualSpacing w:val="0"/>
        <w:rPr>
          <w:rFonts w:cstheme="minorHAnsi"/>
          <w:b/>
          <w:bCs/>
        </w:rPr>
      </w:pPr>
      <w:r w:rsidRPr="00207C98">
        <w:rPr>
          <w:rFonts w:cstheme="minorHAnsi"/>
          <w:b/>
          <w:bCs/>
        </w:rPr>
        <w:t>Geef een tip en een top met betrekking tot Basecamp.</w:t>
      </w:r>
    </w:p>
    <w:p w14:paraId="622F0C57" w14:textId="77777777" w:rsidR="00353DCA" w:rsidRPr="00207C98" w:rsidRDefault="00353DCA" w:rsidP="00353DCA">
      <w:pPr>
        <w:pStyle w:val="ListParagraph"/>
        <w:ind w:left="360"/>
        <w:contextualSpacing w:val="0"/>
        <w:rPr>
          <w:rFonts w:cstheme="minorHAnsi"/>
          <w:b/>
          <w:bCs/>
        </w:rPr>
      </w:pPr>
      <w:r w:rsidRPr="00207C98">
        <w:rPr>
          <w:rFonts w:cstheme="minorHAnsi"/>
          <w:b/>
          <w:bCs/>
        </w:rPr>
        <w:t>Tip:</w:t>
      </w:r>
    </w:p>
    <w:p w14:paraId="771E4653" w14:textId="00654183" w:rsidR="00576AC6" w:rsidRPr="001B2243" w:rsidRDefault="00207C98" w:rsidP="00207C98">
      <w:pPr>
        <w:pStyle w:val="ListParagraph"/>
        <w:ind w:left="360"/>
        <w:contextualSpacing w:val="0"/>
        <w:rPr>
          <w:rFonts w:cstheme="minorHAnsi"/>
        </w:rPr>
      </w:pPr>
      <w:r>
        <w:rPr>
          <w:rFonts w:cstheme="minorHAnsi"/>
        </w:rPr>
        <w:t xml:space="preserve">Sommige opdrachten zijn een beetje onduidelijk en soms kloppen de </w:t>
      </w:r>
      <w:proofErr w:type="spellStart"/>
      <w:r>
        <w:rPr>
          <w:rFonts w:cstheme="minorHAnsi"/>
        </w:rPr>
        <w:t>comments</w:t>
      </w:r>
      <w:proofErr w:type="spellEnd"/>
      <w:r>
        <w:rPr>
          <w:rFonts w:cstheme="minorHAnsi"/>
        </w:rPr>
        <w:t xml:space="preserve"> in de voor aangeleverde code niet met het doel van de opdracht.</w:t>
      </w:r>
    </w:p>
    <w:p w14:paraId="4F348704" w14:textId="77777777" w:rsidR="00207C98" w:rsidRDefault="00207C98" w:rsidP="00576AC6">
      <w:pPr>
        <w:pStyle w:val="ListParagraph"/>
        <w:ind w:left="360"/>
        <w:contextualSpacing w:val="0"/>
        <w:rPr>
          <w:rFonts w:cstheme="minorHAnsi"/>
          <w:b/>
          <w:bCs/>
        </w:rPr>
      </w:pPr>
    </w:p>
    <w:p w14:paraId="4F010F5C" w14:textId="67B45D28" w:rsidR="003344F5" w:rsidRPr="003344F5" w:rsidRDefault="003344F5" w:rsidP="00576AC6">
      <w:pPr>
        <w:pStyle w:val="ListParagraph"/>
        <w:ind w:left="360"/>
        <w:contextualSpacing w:val="0"/>
        <w:rPr>
          <w:rFonts w:cstheme="minorHAnsi"/>
        </w:rPr>
      </w:pPr>
      <w:r>
        <w:rPr>
          <w:rFonts w:cstheme="minorHAnsi"/>
        </w:rPr>
        <w:t>Ook zitten er redelijk veel taalfouten in de formats en opdrachten die wij aangeleverd krijgen.</w:t>
      </w:r>
    </w:p>
    <w:p w14:paraId="6BFCF60F" w14:textId="77777777" w:rsidR="003344F5" w:rsidRDefault="003344F5" w:rsidP="00576AC6">
      <w:pPr>
        <w:pStyle w:val="ListParagraph"/>
        <w:ind w:left="360"/>
        <w:contextualSpacing w:val="0"/>
        <w:rPr>
          <w:rFonts w:cstheme="minorHAnsi"/>
          <w:b/>
          <w:bCs/>
        </w:rPr>
      </w:pPr>
    </w:p>
    <w:p w14:paraId="03747B0B" w14:textId="2D2C87F6" w:rsidR="00576AC6" w:rsidRDefault="00353DCA" w:rsidP="00576AC6">
      <w:pPr>
        <w:pStyle w:val="ListParagraph"/>
        <w:ind w:left="360"/>
        <w:contextualSpacing w:val="0"/>
        <w:rPr>
          <w:rFonts w:cstheme="minorHAnsi"/>
          <w:b/>
          <w:bCs/>
        </w:rPr>
      </w:pPr>
      <w:r w:rsidRPr="00207C98">
        <w:rPr>
          <w:rFonts w:cstheme="minorHAnsi"/>
          <w:b/>
          <w:bCs/>
        </w:rPr>
        <w:t>Top:</w:t>
      </w:r>
    </w:p>
    <w:p w14:paraId="39AD789E" w14:textId="270CD0C9" w:rsidR="003344F5" w:rsidRDefault="003344F5" w:rsidP="00576AC6">
      <w:pPr>
        <w:pStyle w:val="ListParagraph"/>
        <w:ind w:left="360"/>
        <w:contextualSpacing w:val="0"/>
        <w:rPr>
          <w:rFonts w:cstheme="minorHAnsi"/>
        </w:rPr>
      </w:pPr>
      <w:r>
        <w:rPr>
          <w:rFonts w:cstheme="minorHAnsi"/>
        </w:rPr>
        <w:t>Het is fijn dat er elke week een duidelijke klassikale uitleg wordt gegeven, je wordt dus niet in het diepe gegooid met zelfstudie</w:t>
      </w:r>
    </w:p>
    <w:p w14:paraId="27A9A392" w14:textId="77777777" w:rsidR="003344F5" w:rsidRDefault="003344F5" w:rsidP="00576AC6">
      <w:pPr>
        <w:pStyle w:val="ListParagraph"/>
        <w:ind w:left="360"/>
        <w:contextualSpacing w:val="0"/>
        <w:rPr>
          <w:rFonts w:cstheme="minorHAnsi"/>
        </w:rPr>
      </w:pPr>
    </w:p>
    <w:p w14:paraId="1C7A3BB7" w14:textId="3155E8F6" w:rsidR="003344F5" w:rsidRDefault="003344F5" w:rsidP="00576AC6">
      <w:pPr>
        <w:pStyle w:val="ListParagraph"/>
        <w:ind w:left="360"/>
        <w:contextualSpacing w:val="0"/>
        <w:rPr>
          <w:rFonts w:cstheme="minorHAnsi"/>
        </w:rPr>
      </w:pPr>
      <w:r>
        <w:rPr>
          <w:rFonts w:cstheme="minorHAnsi"/>
        </w:rPr>
        <w:t xml:space="preserve">Ook vind ik het prettig dat de opdrachten in CodeGrade ingeleverd moeten worden waardoor ze meteen nagekeken worden en je direct feedback hebt op de werking van de code maar ook op de manier hoe de code is geschreven, bijvoorbeeld op het naleven van code </w:t>
      </w:r>
      <w:proofErr w:type="spellStart"/>
      <w:r>
        <w:rPr>
          <w:rFonts w:cstheme="minorHAnsi"/>
        </w:rPr>
        <w:t>standards</w:t>
      </w:r>
      <w:proofErr w:type="spellEnd"/>
      <w:r>
        <w:rPr>
          <w:rFonts w:cstheme="minorHAnsi"/>
        </w:rPr>
        <w:t>.</w:t>
      </w:r>
    </w:p>
    <w:p w14:paraId="7AC4EF10" w14:textId="6E97B24A" w:rsidR="00353DCA" w:rsidRDefault="00353DCA">
      <w:pPr>
        <w:spacing w:after="160" w:line="259" w:lineRule="auto"/>
        <w:rPr>
          <w:rFonts w:eastAsia="Times New Roman" w:cstheme="minorHAnsi"/>
          <w:color w:val="242424"/>
          <w:sz w:val="21"/>
          <w:szCs w:val="21"/>
          <w:lang w:eastAsia="nl-NL"/>
        </w:rPr>
      </w:pPr>
      <w:r>
        <w:rPr>
          <w:rFonts w:eastAsia="Times New Roman" w:cstheme="minorHAnsi"/>
          <w:color w:val="242424"/>
          <w:sz w:val="21"/>
          <w:szCs w:val="21"/>
          <w:lang w:eastAsia="nl-NL"/>
        </w:rPr>
        <w:br w:type="page"/>
      </w:r>
    </w:p>
    <w:p w14:paraId="2F2B6CF5" w14:textId="77777777" w:rsidR="00096DDA" w:rsidRPr="00C97F29" w:rsidRDefault="00096DDA" w:rsidP="0D27FB3C">
      <w:pPr>
        <w:pStyle w:val="ListParagraph"/>
        <w:numPr>
          <w:ilvl w:val="0"/>
          <w:numId w:val="4"/>
        </w:numPr>
        <w:ind w:left="567" w:hanging="567"/>
        <w:rPr>
          <w:b/>
          <w:bCs/>
          <w:sz w:val="28"/>
          <w:szCs w:val="28"/>
        </w:rPr>
      </w:pPr>
      <w:r w:rsidRPr="0D27FB3C">
        <w:rPr>
          <w:b/>
          <w:bCs/>
          <w:sz w:val="28"/>
          <w:szCs w:val="28"/>
        </w:rPr>
        <w:lastRenderedPageBreak/>
        <w:t>Ondersteunend bewijs</w:t>
      </w:r>
    </w:p>
    <w:p w14:paraId="2FFFC726" w14:textId="77777777" w:rsidR="00096DDA" w:rsidRPr="00C97F29" w:rsidRDefault="00096DDA" w:rsidP="00096DDA">
      <w:pPr>
        <w:ind w:left="567" w:hanging="567"/>
        <w:rPr>
          <w:rFonts w:cstheme="minorHAnsi"/>
        </w:rPr>
      </w:pPr>
    </w:p>
    <w:p w14:paraId="0287D5F9" w14:textId="77777777" w:rsidR="00096DDA" w:rsidRPr="00C97F29" w:rsidRDefault="00096DDA" w:rsidP="00096DDA">
      <w:pPr>
        <w:pStyle w:val="NormalWeb"/>
        <w:numPr>
          <w:ilvl w:val="1"/>
          <w:numId w:val="4"/>
        </w:numPr>
        <w:shd w:val="clear" w:color="auto" w:fill="FFFFFF"/>
        <w:spacing w:before="0" w:beforeAutospacing="0" w:after="0" w:afterAutospacing="0"/>
        <w:ind w:left="567" w:hanging="567"/>
        <w:rPr>
          <w:rFonts w:asciiTheme="minorHAnsi" w:hAnsiTheme="minorHAnsi" w:cstheme="minorHAnsi"/>
          <w:color w:val="242424"/>
          <w:sz w:val="22"/>
          <w:szCs w:val="22"/>
        </w:rPr>
      </w:pPr>
      <w:proofErr w:type="spellStart"/>
      <w:r w:rsidRPr="00C97F29">
        <w:rPr>
          <w:rFonts w:asciiTheme="minorHAnsi" w:hAnsiTheme="minorHAnsi" w:cstheme="minorHAnsi"/>
          <w:color w:val="242424"/>
          <w:sz w:val="22"/>
          <w:szCs w:val="22"/>
        </w:rPr>
        <w:t>Supporting</w:t>
      </w:r>
      <w:proofErr w:type="spellEnd"/>
      <w:r w:rsidRPr="00C97F29">
        <w:rPr>
          <w:rFonts w:asciiTheme="minorHAnsi" w:hAnsiTheme="minorHAnsi" w:cstheme="minorHAnsi"/>
          <w:color w:val="242424"/>
          <w:sz w:val="22"/>
          <w:szCs w:val="22"/>
        </w:rPr>
        <w:t xml:space="preserve"> topic week 2 – Data formats</w:t>
      </w:r>
    </w:p>
    <w:p w14:paraId="30286AC7" w14:textId="77777777" w:rsidR="00096DDA" w:rsidRPr="00C97F29" w:rsidRDefault="00096DDA" w:rsidP="00096DDA">
      <w:pPr>
        <w:pStyle w:val="NormalWeb"/>
        <w:shd w:val="clear" w:color="auto" w:fill="FFFFFF"/>
        <w:spacing w:before="0" w:beforeAutospacing="0" w:after="0" w:afterAutospacing="0"/>
        <w:ind w:left="567" w:hanging="567"/>
        <w:rPr>
          <w:rFonts w:asciiTheme="minorHAnsi" w:hAnsiTheme="minorHAnsi" w:cstheme="minorHAnsi"/>
          <w:color w:val="242424"/>
          <w:sz w:val="22"/>
          <w:szCs w:val="22"/>
        </w:rPr>
      </w:pPr>
    </w:p>
    <w:p w14:paraId="2F1E8EF6" w14:textId="77777777" w:rsidR="00AC4E3D" w:rsidRPr="00C97F29" w:rsidRDefault="00AC4E3D" w:rsidP="00AC4E3D">
      <w:pPr>
        <w:ind w:left="567" w:hanging="567"/>
        <w:rPr>
          <w:rFonts w:cstheme="minorHAnsi"/>
        </w:rPr>
      </w:pPr>
    </w:p>
    <w:p w14:paraId="425F4018" w14:textId="77777777" w:rsidR="00AC4E3D" w:rsidRPr="00C97F29" w:rsidRDefault="00AC4E3D" w:rsidP="00AC4E3D">
      <w:pPr>
        <w:ind w:left="567" w:hanging="567"/>
        <w:rPr>
          <w:rFonts w:cstheme="minorHAnsi"/>
          <w:i/>
          <w:iCs/>
        </w:rPr>
      </w:pPr>
      <w:r w:rsidRPr="00C97F29">
        <w:rPr>
          <w:rFonts w:cstheme="minorHAnsi"/>
          <w:i/>
          <w:iCs/>
        </w:rPr>
        <w:t>Handmatig omrekenen</w:t>
      </w:r>
    </w:p>
    <w:p w14:paraId="5B2AB28E" w14:textId="77777777" w:rsidR="00AC4E3D" w:rsidRPr="00C97F29" w:rsidRDefault="00AC4E3D" w:rsidP="00AC4E3D">
      <w:pPr>
        <w:pStyle w:val="ListParagraph"/>
        <w:numPr>
          <w:ilvl w:val="0"/>
          <w:numId w:val="24"/>
        </w:numPr>
        <w:rPr>
          <w:rFonts w:cstheme="minorHAnsi"/>
          <w:b/>
          <w:bCs/>
        </w:rPr>
      </w:pPr>
      <w:r w:rsidRPr="00C97F29">
        <w:rPr>
          <w:rFonts w:cstheme="minorHAnsi"/>
          <w:b/>
          <w:bCs/>
        </w:rPr>
        <w:t>Cijfers in decimale getallen zijn 0-9. Wat zijn de cijfers in hexadecimaal formaat? Wat zijn de cijfers in binair formaat?</w:t>
      </w:r>
    </w:p>
    <w:p w14:paraId="1010E9A0" w14:textId="77777777" w:rsidR="00AC4E3D" w:rsidRPr="00C97F29" w:rsidRDefault="00AC4E3D" w:rsidP="00AC4E3D">
      <w:pPr>
        <w:ind w:left="360"/>
        <w:rPr>
          <w:rFonts w:cstheme="minorHAnsi"/>
        </w:rPr>
      </w:pPr>
    </w:p>
    <w:tbl>
      <w:tblPr>
        <w:tblStyle w:val="TableGrid"/>
        <w:tblW w:w="8702" w:type="dxa"/>
        <w:tblInd w:w="360" w:type="dxa"/>
        <w:tblLook w:val="04A0" w:firstRow="1" w:lastRow="0" w:firstColumn="1" w:lastColumn="0" w:noHBand="0" w:noVBand="1"/>
      </w:tblPr>
      <w:tblGrid>
        <w:gridCol w:w="1469"/>
        <w:gridCol w:w="734"/>
        <w:gridCol w:w="721"/>
        <w:gridCol w:w="721"/>
        <w:gridCol w:w="721"/>
        <w:gridCol w:w="722"/>
        <w:gridCol w:w="722"/>
        <w:gridCol w:w="722"/>
        <w:gridCol w:w="722"/>
        <w:gridCol w:w="724"/>
        <w:gridCol w:w="724"/>
      </w:tblGrid>
      <w:tr w:rsidR="00AC4E3D" w:rsidRPr="00C97F29" w14:paraId="68E29398" w14:textId="77777777" w:rsidTr="006F49A1">
        <w:tc>
          <w:tcPr>
            <w:tcW w:w="1455" w:type="dxa"/>
          </w:tcPr>
          <w:p w14:paraId="73DF5226" w14:textId="77777777" w:rsidR="00AC4E3D" w:rsidRPr="00C97F29" w:rsidRDefault="00AC4E3D" w:rsidP="006F49A1">
            <w:pPr>
              <w:rPr>
                <w:rFonts w:cstheme="minorHAnsi"/>
              </w:rPr>
            </w:pPr>
            <w:r w:rsidRPr="00C97F29">
              <w:rPr>
                <w:rFonts w:cstheme="minorHAnsi"/>
              </w:rPr>
              <w:t>Decimaal</w:t>
            </w:r>
          </w:p>
        </w:tc>
        <w:tc>
          <w:tcPr>
            <w:tcW w:w="737" w:type="dxa"/>
          </w:tcPr>
          <w:p w14:paraId="595F7064" w14:textId="77777777" w:rsidR="00AC4E3D" w:rsidRPr="00C97F29" w:rsidRDefault="00AC4E3D" w:rsidP="006F49A1">
            <w:pPr>
              <w:jc w:val="center"/>
              <w:rPr>
                <w:rFonts w:cstheme="minorHAnsi"/>
              </w:rPr>
            </w:pPr>
            <w:r w:rsidRPr="00C97F29">
              <w:rPr>
                <w:rFonts w:cstheme="minorHAnsi"/>
              </w:rPr>
              <w:t>0</w:t>
            </w:r>
          </w:p>
        </w:tc>
        <w:tc>
          <w:tcPr>
            <w:tcW w:w="724" w:type="dxa"/>
          </w:tcPr>
          <w:p w14:paraId="3D679E72" w14:textId="77777777" w:rsidR="00AC4E3D" w:rsidRPr="00C97F29" w:rsidRDefault="00AC4E3D" w:rsidP="006F49A1">
            <w:pPr>
              <w:jc w:val="center"/>
              <w:rPr>
                <w:rFonts w:cstheme="minorHAnsi"/>
              </w:rPr>
            </w:pPr>
            <w:r w:rsidRPr="00C97F29">
              <w:rPr>
                <w:rFonts w:cstheme="minorHAnsi"/>
              </w:rPr>
              <w:t>1</w:t>
            </w:r>
          </w:p>
        </w:tc>
        <w:tc>
          <w:tcPr>
            <w:tcW w:w="723" w:type="dxa"/>
          </w:tcPr>
          <w:p w14:paraId="4B364764" w14:textId="77777777" w:rsidR="00AC4E3D" w:rsidRPr="00C97F29" w:rsidRDefault="00AC4E3D" w:rsidP="006F49A1">
            <w:pPr>
              <w:jc w:val="center"/>
              <w:rPr>
                <w:rFonts w:cstheme="minorHAnsi"/>
              </w:rPr>
            </w:pPr>
            <w:r w:rsidRPr="00C97F29">
              <w:rPr>
                <w:rFonts w:cstheme="minorHAnsi"/>
              </w:rPr>
              <w:t>2</w:t>
            </w:r>
          </w:p>
        </w:tc>
        <w:tc>
          <w:tcPr>
            <w:tcW w:w="723" w:type="dxa"/>
          </w:tcPr>
          <w:p w14:paraId="7C5DA835" w14:textId="77777777" w:rsidR="00AC4E3D" w:rsidRPr="00C97F29" w:rsidRDefault="00AC4E3D" w:rsidP="006F49A1">
            <w:pPr>
              <w:jc w:val="center"/>
              <w:rPr>
                <w:rFonts w:cstheme="minorHAnsi"/>
              </w:rPr>
            </w:pPr>
            <w:r w:rsidRPr="00C97F29">
              <w:rPr>
                <w:rFonts w:cstheme="minorHAnsi"/>
              </w:rPr>
              <w:t>3</w:t>
            </w:r>
          </w:p>
        </w:tc>
        <w:tc>
          <w:tcPr>
            <w:tcW w:w="723" w:type="dxa"/>
          </w:tcPr>
          <w:p w14:paraId="300AF423" w14:textId="77777777" w:rsidR="00AC4E3D" w:rsidRPr="00C97F29" w:rsidRDefault="00AC4E3D" w:rsidP="006F49A1">
            <w:pPr>
              <w:jc w:val="center"/>
              <w:rPr>
                <w:rFonts w:cstheme="minorHAnsi"/>
              </w:rPr>
            </w:pPr>
            <w:r w:rsidRPr="00C97F29">
              <w:rPr>
                <w:rFonts w:cstheme="minorHAnsi"/>
              </w:rPr>
              <w:t>4</w:t>
            </w:r>
          </w:p>
        </w:tc>
        <w:tc>
          <w:tcPr>
            <w:tcW w:w="723" w:type="dxa"/>
          </w:tcPr>
          <w:p w14:paraId="2F44B85C" w14:textId="77777777" w:rsidR="00AC4E3D" w:rsidRPr="00C97F29" w:rsidRDefault="00AC4E3D" w:rsidP="006F49A1">
            <w:pPr>
              <w:jc w:val="center"/>
              <w:rPr>
                <w:rFonts w:cstheme="minorHAnsi"/>
              </w:rPr>
            </w:pPr>
            <w:r w:rsidRPr="00C97F29">
              <w:rPr>
                <w:rFonts w:cstheme="minorHAnsi"/>
              </w:rPr>
              <w:t>5</w:t>
            </w:r>
          </w:p>
        </w:tc>
        <w:tc>
          <w:tcPr>
            <w:tcW w:w="723" w:type="dxa"/>
          </w:tcPr>
          <w:p w14:paraId="7A616C7F" w14:textId="77777777" w:rsidR="00AC4E3D" w:rsidRPr="00C97F29" w:rsidRDefault="00AC4E3D" w:rsidP="006F49A1">
            <w:pPr>
              <w:jc w:val="center"/>
              <w:rPr>
                <w:rFonts w:cstheme="minorHAnsi"/>
              </w:rPr>
            </w:pPr>
            <w:r w:rsidRPr="00C97F29">
              <w:rPr>
                <w:rFonts w:cstheme="minorHAnsi"/>
              </w:rPr>
              <w:t>6</w:t>
            </w:r>
          </w:p>
        </w:tc>
        <w:tc>
          <w:tcPr>
            <w:tcW w:w="723" w:type="dxa"/>
          </w:tcPr>
          <w:p w14:paraId="068C447E" w14:textId="77777777" w:rsidR="00AC4E3D" w:rsidRPr="00C97F29" w:rsidRDefault="00AC4E3D" w:rsidP="006F49A1">
            <w:pPr>
              <w:jc w:val="center"/>
              <w:rPr>
                <w:rFonts w:cstheme="minorHAnsi"/>
              </w:rPr>
            </w:pPr>
            <w:r w:rsidRPr="00C97F29">
              <w:rPr>
                <w:rFonts w:cstheme="minorHAnsi"/>
              </w:rPr>
              <w:t>7</w:t>
            </w:r>
          </w:p>
        </w:tc>
        <w:tc>
          <w:tcPr>
            <w:tcW w:w="724" w:type="dxa"/>
          </w:tcPr>
          <w:p w14:paraId="4E2C4F18" w14:textId="77777777" w:rsidR="00AC4E3D" w:rsidRPr="00C97F29" w:rsidRDefault="00AC4E3D" w:rsidP="006F49A1">
            <w:pPr>
              <w:jc w:val="center"/>
              <w:rPr>
                <w:rFonts w:cstheme="minorHAnsi"/>
              </w:rPr>
            </w:pPr>
            <w:r w:rsidRPr="00C97F29">
              <w:rPr>
                <w:rFonts w:cstheme="minorHAnsi"/>
              </w:rPr>
              <w:t>8</w:t>
            </w:r>
          </w:p>
        </w:tc>
        <w:tc>
          <w:tcPr>
            <w:tcW w:w="724" w:type="dxa"/>
          </w:tcPr>
          <w:p w14:paraId="14E323D6" w14:textId="77777777" w:rsidR="00AC4E3D" w:rsidRPr="00C97F29" w:rsidRDefault="00AC4E3D" w:rsidP="006F49A1">
            <w:pPr>
              <w:jc w:val="center"/>
              <w:rPr>
                <w:rFonts w:cstheme="minorHAnsi"/>
              </w:rPr>
            </w:pPr>
            <w:r w:rsidRPr="00C97F29">
              <w:rPr>
                <w:rFonts w:cstheme="minorHAnsi"/>
              </w:rPr>
              <w:t>9</w:t>
            </w:r>
          </w:p>
        </w:tc>
      </w:tr>
      <w:tr w:rsidR="00AC4E3D" w:rsidRPr="00C97F29" w14:paraId="3F5F9014" w14:textId="77777777" w:rsidTr="006F49A1">
        <w:tc>
          <w:tcPr>
            <w:tcW w:w="1455" w:type="dxa"/>
          </w:tcPr>
          <w:p w14:paraId="574519AA" w14:textId="77777777" w:rsidR="00AC4E3D" w:rsidRPr="00C97F29" w:rsidRDefault="00AC4E3D" w:rsidP="006F49A1">
            <w:pPr>
              <w:rPr>
                <w:rFonts w:cstheme="minorHAnsi"/>
              </w:rPr>
            </w:pPr>
            <w:r w:rsidRPr="00C97F29">
              <w:rPr>
                <w:rFonts w:cstheme="minorHAnsi"/>
              </w:rPr>
              <w:t>Binair</w:t>
            </w:r>
          </w:p>
        </w:tc>
        <w:tc>
          <w:tcPr>
            <w:tcW w:w="737" w:type="dxa"/>
          </w:tcPr>
          <w:p w14:paraId="10F67ABC" w14:textId="77777777" w:rsidR="00AC4E3D" w:rsidRPr="00C97F29" w:rsidRDefault="00AC4E3D" w:rsidP="006F49A1">
            <w:pPr>
              <w:jc w:val="center"/>
              <w:rPr>
                <w:rFonts w:cstheme="minorHAnsi"/>
              </w:rPr>
            </w:pPr>
            <w:r w:rsidRPr="00C97F29">
              <w:rPr>
                <w:rFonts w:cstheme="minorHAnsi"/>
              </w:rPr>
              <w:t>0</w:t>
            </w:r>
          </w:p>
        </w:tc>
        <w:tc>
          <w:tcPr>
            <w:tcW w:w="724" w:type="dxa"/>
          </w:tcPr>
          <w:p w14:paraId="5ACF27F5" w14:textId="77777777" w:rsidR="00AC4E3D" w:rsidRPr="00C97F29" w:rsidRDefault="00AC4E3D" w:rsidP="006F49A1">
            <w:pPr>
              <w:jc w:val="center"/>
              <w:rPr>
                <w:rFonts w:cstheme="minorHAnsi"/>
              </w:rPr>
            </w:pPr>
            <w:r w:rsidRPr="00C97F29">
              <w:rPr>
                <w:rFonts w:cstheme="minorHAnsi"/>
              </w:rPr>
              <w:t>1</w:t>
            </w:r>
          </w:p>
        </w:tc>
        <w:tc>
          <w:tcPr>
            <w:tcW w:w="723" w:type="dxa"/>
          </w:tcPr>
          <w:p w14:paraId="583CBB8B" w14:textId="77777777" w:rsidR="00AC4E3D" w:rsidRPr="00C97F29" w:rsidRDefault="00AC4E3D" w:rsidP="006F49A1">
            <w:pPr>
              <w:jc w:val="center"/>
              <w:rPr>
                <w:rFonts w:cstheme="minorHAnsi"/>
              </w:rPr>
            </w:pPr>
            <w:r w:rsidRPr="00C97F29">
              <w:rPr>
                <w:rFonts w:cstheme="minorHAnsi"/>
              </w:rPr>
              <w:t>10</w:t>
            </w:r>
          </w:p>
        </w:tc>
        <w:tc>
          <w:tcPr>
            <w:tcW w:w="723" w:type="dxa"/>
          </w:tcPr>
          <w:p w14:paraId="2CF39FA9" w14:textId="77777777" w:rsidR="00AC4E3D" w:rsidRPr="00C97F29" w:rsidRDefault="00AC4E3D" w:rsidP="006F49A1">
            <w:pPr>
              <w:jc w:val="center"/>
              <w:rPr>
                <w:rFonts w:cstheme="minorHAnsi"/>
              </w:rPr>
            </w:pPr>
            <w:r w:rsidRPr="00C97F29">
              <w:rPr>
                <w:rFonts w:cstheme="minorHAnsi"/>
              </w:rPr>
              <w:t>11</w:t>
            </w:r>
          </w:p>
        </w:tc>
        <w:tc>
          <w:tcPr>
            <w:tcW w:w="723" w:type="dxa"/>
          </w:tcPr>
          <w:p w14:paraId="1940D9E8" w14:textId="77777777" w:rsidR="00AC4E3D" w:rsidRPr="00C97F29" w:rsidRDefault="00AC4E3D" w:rsidP="006F49A1">
            <w:pPr>
              <w:jc w:val="center"/>
              <w:rPr>
                <w:rFonts w:cstheme="minorHAnsi"/>
              </w:rPr>
            </w:pPr>
            <w:r w:rsidRPr="00C97F29">
              <w:rPr>
                <w:rFonts w:cstheme="minorHAnsi"/>
              </w:rPr>
              <w:t>100</w:t>
            </w:r>
          </w:p>
        </w:tc>
        <w:tc>
          <w:tcPr>
            <w:tcW w:w="723" w:type="dxa"/>
          </w:tcPr>
          <w:p w14:paraId="67F46601" w14:textId="77777777" w:rsidR="00AC4E3D" w:rsidRPr="00C97F29" w:rsidRDefault="00AC4E3D" w:rsidP="006F49A1">
            <w:pPr>
              <w:jc w:val="center"/>
              <w:rPr>
                <w:rFonts w:cstheme="minorHAnsi"/>
              </w:rPr>
            </w:pPr>
            <w:r w:rsidRPr="00C97F29">
              <w:rPr>
                <w:rFonts w:cstheme="minorHAnsi"/>
              </w:rPr>
              <w:t>101</w:t>
            </w:r>
          </w:p>
        </w:tc>
        <w:tc>
          <w:tcPr>
            <w:tcW w:w="723" w:type="dxa"/>
          </w:tcPr>
          <w:p w14:paraId="25FA3491" w14:textId="77777777" w:rsidR="00AC4E3D" w:rsidRPr="00C97F29" w:rsidRDefault="00AC4E3D" w:rsidP="006F49A1">
            <w:pPr>
              <w:jc w:val="center"/>
              <w:rPr>
                <w:rFonts w:cstheme="minorHAnsi"/>
              </w:rPr>
            </w:pPr>
            <w:r w:rsidRPr="00C97F29">
              <w:rPr>
                <w:rFonts w:cstheme="minorHAnsi"/>
              </w:rPr>
              <w:t>110</w:t>
            </w:r>
          </w:p>
        </w:tc>
        <w:tc>
          <w:tcPr>
            <w:tcW w:w="723" w:type="dxa"/>
          </w:tcPr>
          <w:p w14:paraId="0ABF705A" w14:textId="77777777" w:rsidR="00AC4E3D" w:rsidRPr="00C97F29" w:rsidRDefault="00AC4E3D" w:rsidP="006F49A1">
            <w:pPr>
              <w:jc w:val="center"/>
              <w:rPr>
                <w:rFonts w:cstheme="minorHAnsi"/>
              </w:rPr>
            </w:pPr>
            <w:r w:rsidRPr="00C97F29">
              <w:rPr>
                <w:rFonts w:cstheme="minorHAnsi"/>
              </w:rPr>
              <w:t>111</w:t>
            </w:r>
          </w:p>
        </w:tc>
        <w:tc>
          <w:tcPr>
            <w:tcW w:w="724" w:type="dxa"/>
          </w:tcPr>
          <w:p w14:paraId="6D45DFB8" w14:textId="77777777" w:rsidR="00AC4E3D" w:rsidRPr="00C97F29" w:rsidRDefault="00AC4E3D" w:rsidP="006F49A1">
            <w:pPr>
              <w:jc w:val="center"/>
              <w:rPr>
                <w:rFonts w:cstheme="minorHAnsi"/>
              </w:rPr>
            </w:pPr>
            <w:r w:rsidRPr="00C97F29">
              <w:rPr>
                <w:rFonts w:cstheme="minorHAnsi"/>
              </w:rPr>
              <w:t>1000</w:t>
            </w:r>
          </w:p>
        </w:tc>
        <w:tc>
          <w:tcPr>
            <w:tcW w:w="724" w:type="dxa"/>
          </w:tcPr>
          <w:p w14:paraId="2CA48A6F" w14:textId="77777777" w:rsidR="00AC4E3D" w:rsidRPr="00C97F29" w:rsidRDefault="00AC4E3D" w:rsidP="006F49A1">
            <w:pPr>
              <w:jc w:val="center"/>
              <w:rPr>
                <w:rFonts w:cstheme="minorHAnsi"/>
              </w:rPr>
            </w:pPr>
            <w:r w:rsidRPr="00C97F29">
              <w:rPr>
                <w:rFonts w:cstheme="minorHAnsi"/>
              </w:rPr>
              <w:t>1001</w:t>
            </w:r>
          </w:p>
        </w:tc>
      </w:tr>
      <w:tr w:rsidR="00AC4E3D" w:rsidRPr="00C97F29" w14:paraId="4547118F" w14:textId="77777777" w:rsidTr="006F49A1">
        <w:tc>
          <w:tcPr>
            <w:tcW w:w="1455" w:type="dxa"/>
          </w:tcPr>
          <w:p w14:paraId="50271B3E" w14:textId="77777777" w:rsidR="00AC4E3D" w:rsidRPr="00C97F29" w:rsidRDefault="00AC4E3D" w:rsidP="006F49A1">
            <w:pPr>
              <w:rPr>
                <w:rFonts w:cstheme="minorHAnsi"/>
              </w:rPr>
            </w:pPr>
            <w:r w:rsidRPr="00C97F29">
              <w:rPr>
                <w:rFonts w:cstheme="minorHAnsi"/>
              </w:rPr>
              <w:t>Hexadecimaal</w:t>
            </w:r>
          </w:p>
        </w:tc>
        <w:tc>
          <w:tcPr>
            <w:tcW w:w="737" w:type="dxa"/>
          </w:tcPr>
          <w:p w14:paraId="074CFA69" w14:textId="77777777" w:rsidR="00AC4E3D" w:rsidRPr="00C97F29" w:rsidRDefault="00AC4E3D" w:rsidP="006F49A1">
            <w:pPr>
              <w:jc w:val="center"/>
              <w:rPr>
                <w:rFonts w:cstheme="minorHAnsi"/>
              </w:rPr>
            </w:pPr>
            <w:r w:rsidRPr="00C97F29">
              <w:rPr>
                <w:rFonts w:cstheme="minorHAnsi"/>
              </w:rPr>
              <w:t>0</w:t>
            </w:r>
          </w:p>
        </w:tc>
        <w:tc>
          <w:tcPr>
            <w:tcW w:w="724" w:type="dxa"/>
          </w:tcPr>
          <w:p w14:paraId="2F2F3C4D" w14:textId="77777777" w:rsidR="00AC4E3D" w:rsidRPr="00C97F29" w:rsidRDefault="00AC4E3D" w:rsidP="006F49A1">
            <w:pPr>
              <w:jc w:val="center"/>
              <w:rPr>
                <w:rFonts w:cstheme="minorHAnsi"/>
              </w:rPr>
            </w:pPr>
            <w:r w:rsidRPr="00C97F29">
              <w:rPr>
                <w:rFonts w:cstheme="minorHAnsi"/>
              </w:rPr>
              <w:t>1</w:t>
            </w:r>
          </w:p>
        </w:tc>
        <w:tc>
          <w:tcPr>
            <w:tcW w:w="723" w:type="dxa"/>
          </w:tcPr>
          <w:p w14:paraId="42292B9E" w14:textId="77777777" w:rsidR="00AC4E3D" w:rsidRPr="00C97F29" w:rsidRDefault="00AC4E3D" w:rsidP="006F49A1">
            <w:pPr>
              <w:jc w:val="center"/>
              <w:rPr>
                <w:rFonts w:cstheme="minorHAnsi"/>
              </w:rPr>
            </w:pPr>
            <w:r w:rsidRPr="00C97F29">
              <w:rPr>
                <w:rFonts w:cstheme="minorHAnsi"/>
              </w:rPr>
              <w:t>2</w:t>
            </w:r>
          </w:p>
        </w:tc>
        <w:tc>
          <w:tcPr>
            <w:tcW w:w="723" w:type="dxa"/>
          </w:tcPr>
          <w:p w14:paraId="407B177A" w14:textId="77777777" w:rsidR="00AC4E3D" w:rsidRPr="00C97F29" w:rsidRDefault="00AC4E3D" w:rsidP="006F49A1">
            <w:pPr>
              <w:jc w:val="center"/>
              <w:rPr>
                <w:rFonts w:cstheme="minorHAnsi"/>
              </w:rPr>
            </w:pPr>
            <w:r w:rsidRPr="00C97F29">
              <w:rPr>
                <w:rFonts w:cstheme="minorHAnsi"/>
              </w:rPr>
              <w:t>3</w:t>
            </w:r>
          </w:p>
        </w:tc>
        <w:tc>
          <w:tcPr>
            <w:tcW w:w="723" w:type="dxa"/>
          </w:tcPr>
          <w:p w14:paraId="4D407D4F" w14:textId="77777777" w:rsidR="00AC4E3D" w:rsidRPr="00C97F29" w:rsidRDefault="00AC4E3D" w:rsidP="006F49A1">
            <w:pPr>
              <w:jc w:val="center"/>
              <w:rPr>
                <w:rFonts w:cstheme="minorHAnsi"/>
              </w:rPr>
            </w:pPr>
            <w:r w:rsidRPr="00C97F29">
              <w:rPr>
                <w:rFonts w:cstheme="minorHAnsi"/>
              </w:rPr>
              <w:t>4</w:t>
            </w:r>
          </w:p>
        </w:tc>
        <w:tc>
          <w:tcPr>
            <w:tcW w:w="723" w:type="dxa"/>
          </w:tcPr>
          <w:p w14:paraId="3E141F4F" w14:textId="77777777" w:rsidR="00AC4E3D" w:rsidRPr="00C97F29" w:rsidRDefault="00AC4E3D" w:rsidP="006F49A1">
            <w:pPr>
              <w:jc w:val="center"/>
              <w:rPr>
                <w:rFonts w:cstheme="minorHAnsi"/>
              </w:rPr>
            </w:pPr>
            <w:r w:rsidRPr="00C97F29">
              <w:rPr>
                <w:rFonts w:cstheme="minorHAnsi"/>
              </w:rPr>
              <w:t>5</w:t>
            </w:r>
          </w:p>
        </w:tc>
        <w:tc>
          <w:tcPr>
            <w:tcW w:w="723" w:type="dxa"/>
          </w:tcPr>
          <w:p w14:paraId="2501EAD9" w14:textId="77777777" w:rsidR="00AC4E3D" w:rsidRPr="00C97F29" w:rsidRDefault="00AC4E3D" w:rsidP="006F49A1">
            <w:pPr>
              <w:jc w:val="center"/>
              <w:rPr>
                <w:rFonts w:cstheme="minorHAnsi"/>
              </w:rPr>
            </w:pPr>
            <w:r w:rsidRPr="00C97F29">
              <w:rPr>
                <w:rFonts w:cstheme="minorHAnsi"/>
              </w:rPr>
              <w:t>6</w:t>
            </w:r>
          </w:p>
        </w:tc>
        <w:tc>
          <w:tcPr>
            <w:tcW w:w="723" w:type="dxa"/>
          </w:tcPr>
          <w:p w14:paraId="559B55CE" w14:textId="77777777" w:rsidR="00AC4E3D" w:rsidRPr="00C97F29" w:rsidRDefault="00AC4E3D" w:rsidP="006F49A1">
            <w:pPr>
              <w:jc w:val="center"/>
              <w:rPr>
                <w:rFonts w:cstheme="minorHAnsi"/>
              </w:rPr>
            </w:pPr>
            <w:r w:rsidRPr="00C97F29">
              <w:rPr>
                <w:rFonts w:cstheme="minorHAnsi"/>
              </w:rPr>
              <w:t>7</w:t>
            </w:r>
          </w:p>
        </w:tc>
        <w:tc>
          <w:tcPr>
            <w:tcW w:w="724" w:type="dxa"/>
          </w:tcPr>
          <w:p w14:paraId="4337AAE9" w14:textId="77777777" w:rsidR="00AC4E3D" w:rsidRPr="00C97F29" w:rsidRDefault="00AC4E3D" w:rsidP="006F49A1">
            <w:pPr>
              <w:jc w:val="center"/>
              <w:rPr>
                <w:rFonts w:cstheme="minorHAnsi"/>
              </w:rPr>
            </w:pPr>
            <w:r w:rsidRPr="00C97F29">
              <w:rPr>
                <w:rFonts w:cstheme="minorHAnsi"/>
              </w:rPr>
              <w:t>8</w:t>
            </w:r>
          </w:p>
        </w:tc>
        <w:tc>
          <w:tcPr>
            <w:tcW w:w="724" w:type="dxa"/>
          </w:tcPr>
          <w:p w14:paraId="49A475C6" w14:textId="77777777" w:rsidR="00AC4E3D" w:rsidRPr="00C97F29" w:rsidRDefault="00AC4E3D" w:rsidP="006F49A1">
            <w:pPr>
              <w:jc w:val="center"/>
              <w:rPr>
                <w:rFonts w:cstheme="minorHAnsi"/>
              </w:rPr>
            </w:pPr>
            <w:r w:rsidRPr="00C97F29">
              <w:rPr>
                <w:rFonts w:cstheme="minorHAnsi"/>
              </w:rPr>
              <w:t>9</w:t>
            </w:r>
          </w:p>
        </w:tc>
      </w:tr>
    </w:tbl>
    <w:p w14:paraId="5279729D" w14:textId="77777777" w:rsidR="00AC4E3D" w:rsidRPr="00C97F29" w:rsidRDefault="00AC4E3D" w:rsidP="00AC4E3D">
      <w:pPr>
        <w:ind w:left="360"/>
        <w:rPr>
          <w:rFonts w:cstheme="minorHAnsi"/>
        </w:rPr>
      </w:pPr>
    </w:p>
    <w:p w14:paraId="182EDECF" w14:textId="77777777" w:rsidR="00AC4E3D" w:rsidRPr="00C97F29" w:rsidRDefault="00AC4E3D" w:rsidP="00AC4E3D">
      <w:pPr>
        <w:ind w:left="360"/>
        <w:rPr>
          <w:rFonts w:cstheme="minorHAnsi"/>
        </w:rPr>
      </w:pPr>
    </w:p>
    <w:p w14:paraId="592662A5" w14:textId="77777777" w:rsidR="00AC4E3D" w:rsidRPr="00C97F29" w:rsidRDefault="00AC4E3D" w:rsidP="00AC4E3D">
      <w:pPr>
        <w:pStyle w:val="ListParagraph"/>
        <w:numPr>
          <w:ilvl w:val="0"/>
          <w:numId w:val="24"/>
        </w:numPr>
        <w:rPr>
          <w:rFonts w:cstheme="minorHAnsi"/>
          <w:b/>
          <w:bCs/>
        </w:rPr>
      </w:pPr>
      <w:r w:rsidRPr="00C97F29">
        <w:rPr>
          <w:rFonts w:cstheme="minorHAnsi"/>
          <w:b/>
          <w:bCs/>
        </w:rPr>
        <w:t>Converteer (handmatig) de volgende decimale getallen naar hexadecimaal en binair: 8, 10, 15, 21, 32, 64, 256, 500, 512, 1000.</w:t>
      </w:r>
    </w:p>
    <w:p w14:paraId="30A33DAB" w14:textId="77777777" w:rsidR="00AC4E3D" w:rsidRPr="00C97F29" w:rsidRDefault="00AC4E3D" w:rsidP="00AC4E3D">
      <w:pPr>
        <w:pStyle w:val="ListParagraph"/>
        <w:ind w:left="360"/>
        <w:rPr>
          <w:rFonts w:cstheme="minorHAnsi"/>
        </w:rPr>
      </w:pPr>
    </w:p>
    <w:tbl>
      <w:tblPr>
        <w:tblStyle w:val="TableGrid"/>
        <w:tblW w:w="0" w:type="auto"/>
        <w:tblInd w:w="360" w:type="dxa"/>
        <w:tblLook w:val="04A0" w:firstRow="1" w:lastRow="0" w:firstColumn="1" w:lastColumn="0" w:noHBand="0" w:noVBand="1"/>
      </w:tblPr>
      <w:tblGrid>
        <w:gridCol w:w="1014"/>
        <w:gridCol w:w="527"/>
        <w:gridCol w:w="528"/>
        <w:gridCol w:w="528"/>
        <w:gridCol w:w="606"/>
        <w:gridCol w:w="684"/>
        <w:gridCol w:w="949"/>
        <w:gridCol w:w="918"/>
        <w:gridCol w:w="918"/>
        <w:gridCol w:w="992"/>
        <w:gridCol w:w="992"/>
      </w:tblGrid>
      <w:tr w:rsidR="00AC4E3D" w:rsidRPr="00C97F29" w14:paraId="307A2CD1" w14:textId="77777777" w:rsidTr="006F49A1">
        <w:tc>
          <w:tcPr>
            <w:tcW w:w="837" w:type="dxa"/>
          </w:tcPr>
          <w:p w14:paraId="018187EA" w14:textId="77777777" w:rsidR="00AC4E3D" w:rsidRPr="00C97F29" w:rsidRDefault="00AC4E3D" w:rsidP="006F49A1">
            <w:pPr>
              <w:rPr>
                <w:rFonts w:cstheme="minorHAnsi"/>
                <w:sz w:val="14"/>
                <w:szCs w:val="14"/>
              </w:rPr>
            </w:pPr>
            <w:r w:rsidRPr="00C97F29">
              <w:rPr>
                <w:rFonts w:cstheme="minorHAnsi"/>
                <w:sz w:val="14"/>
                <w:szCs w:val="14"/>
              </w:rPr>
              <w:t>Decimaal</w:t>
            </w:r>
          </w:p>
        </w:tc>
        <w:tc>
          <w:tcPr>
            <w:tcW w:w="543" w:type="dxa"/>
          </w:tcPr>
          <w:p w14:paraId="6147D7B9" w14:textId="77777777" w:rsidR="00AC4E3D" w:rsidRPr="00C97F29" w:rsidRDefault="00AC4E3D" w:rsidP="006F49A1">
            <w:pPr>
              <w:jc w:val="center"/>
              <w:rPr>
                <w:rFonts w:cstheme="minorHAnsi"/>
                <w:sz w:val="14"/>
                <w:szCs w:val="14"/>
              </w:rPr>
            </w:pPr>
            <w:r w:rsidRPr="00C97F29">
              <w:rPr>
                <w:rFonts w:cstheme="minorHAnsi"/>
                <w:sz w:val="14"/>
                <w:szCs w:val="14"/>
              </w:rPr>
              <w:t>8</w:t>
            </w:r>
          </w:p>
        </w:tc>
        <w:tc>
          <w:tcPr>
            <w:tcW w:w="543" w:type="dxa"/>
          </w:tcPr>
          <w:p w14:paraId="1C2BCB7F" w14:textId="77777777" w:rsidR="00AC4E3D" w:rsidRPr="00C97F29" w:rsidRDefault="00AC4E3D" w:rsidP="006F49A1">
            <w:pPr>
              <w:jc w:val="center"/>
              <w:rPr>
                <w:rFonts w:cstheme="minorHAnsi"/>
                <w:sz w:val="14"/>
                <w:szCs w:val="14"/>
              </w:rPr>
            </w:pPr>
            <w:r w:rsidRPr="00C97F29">
              <w:rPr>
                <w:rFonts w:cstheme="minorHAnsi"/>
                <w:sz w:val="14"/>
                <w:szCs w:val="14"/>
              </w:rPr>
              <w:t>10</w:t>
            </w:r>
          </w:p>
        </w:tc>
        <w:tc>
          <w:tcPr>
            <w:tcW w:w="543" w:type="dxa"/>
          </w:tcPr>
          <w:p w14:paraId="572A8CAB" w14:textId="77777777" w:rsidR="00AC4E3D" w:rsidRPr="00C97F29" w:rsidRDefault="00AC4E3D" w:rsidP="006F49A1">
            <w:pPr>
              <w:jc w:val="center"/>
              <w:rPr>
                <w:rFonts w:cstheme="minorHAnsi"/>
                <w:sz w:val="14"/>
                <w:szCs w:val="14"/>
              </w:rPr>
            </w:pPr>
            <w:r w:rsidRPr="00C97F29">
              <w:rPr>
                <w:rFonts w:cstheme="minorHAnsi"/>
                <w:sz w:val="14"/>
                <w:szCs w:val="14"/>
              </w:rPr>
              <w:t>15</w:t>
            </w:r>
          </w:p>
        </w:tc>
        <w:tc>
          <w:tcPr>
            <w:tcW w:w="625" w:type="dxa"/>
          </w:tcPr>
          <w:p w14:paraId="16636B8B" w14:textId="77777777" w:rsidR="00AC4E3D" w:rsidRPr="00C97F29" w:rsidRDefault="00AC4E3D" w:rsidP="006F49A1">
            <w:pPr>
              <w:jc w:val="center"/>
              <w:rPr>
                <w:rFonts w:cstheme="minorHAnsi"/>
                <w:sz w:val="14"/>
                <w:szCs w:val="14"/>
              </w:rPr>
            </w:pPr>
            <w:r w:rsidRPr="00C97F29">
              <w:rPr>
                <w:rFonts w:cstheme="minorHAnsi"/>
                <w:sz w:val="14"/>
                <w:szCs w:val="14"/>
              </w:rPr>
              <w:t>21</w:t>
            </w:r>
          </w:p>
        </w:tc>
        <w:tc>
          <w:tcPr>
            <w:tcW w:w="706" w:type="dxa"/>
          </w:tcPr>
          <w:p w14:paraId="7F216ACA" w14:textId="77777777" w:rsidR="00AC4E3D" w:rsidRPr="00C97F29" w:rsidRDefault="00AC4E3D" w:rsidP="006F49A1">
            <w:pPr>
              <w:jc w:val="center"/>
              <w:rPr>
                <w:rFonts w:cstheme="minorHAnsi"/>
                <w:sz w:val="14"/>
                <w:szCs w:val="14"/>
              </w:rPr>
            </w:pPr>
            <w:r w:rsidRPr="00C97F29">
              <w:rPr>
                <w:rFonts w:cstheme="minorHAnsi"/>
                <w:sz w:val="14"/>
                <w:szCs w:val="14"/>
              </w:rPr>
              <w:t>32</w:t>
            </w:r>
          </w:p>
        </w:tc>
        <w:tc>
          <w:tcPr>
            <w:tcW w:w="949" w:type="dxa"/>
          </w:tcPr>
          <w:p w14:paraId="400AC989" w14:textId="77777777" w:rsidR="00AC4E3D" w:rsidRPr="00C97F29" w:rsidRDefault="00AC4E3D" w:rsidP="006F49A1">
            <w:pPr>
              <w:jc w:val="center"/>
              <w:rPr>
                <w:rFonts w:cstheme="minorHAnsi"/>
                <w:sz w:val="14"/>
                <w:szCs w:val="14"/>
              </w:rPr>
            </w:pPr>
            <w:r w:rsidRPr="00C97F29">
              <w:rPr>
                <w:rFonts w:cstheme="minorHAnsi"/>
                <w:sz w:val="14"/>
                <w:szCs w:val="14"/>
              </w:rPr>
              <w:t>64</w:t>
            </w:r>
          </w:p>
          <w:p w14:paraId="78E253E0" w14:textId="77777777" w:rsidR="00AC4E3D" w:rsidRPr="00C97F29" w:rsidRDefault="00AC4E3D" w:rsidP="006F49A1">
            <w:pPr>
              <w:tabs>
                <w:tab w:val="left" w:pos="732"/>
              </w:tabs>
              <w:rPr>
                <w:rFonts w:cstheme="minorHAnsi"/>
                <w:sz w:val="14"/>
                <w:szCs w:val="14"/>
              </w:rPr>
            </w:pPr>
            <w:r w:rsidRPr="00C97F29">
              <w:rPr>
                <w:rFonts w:cstheme="minorHAnsi"/>
                <w:sz w:val="14"/>
                <w:szCs w:val="14"/>
              </w:rPr>
              <w:tab/>
            </w:r>
          </w:p>
        </w:tc>
        <w:tc>
          <w:tcPr>
            <w:tcW w:w="951" w:type="dxa"/>
          </w:tcPr>
          <w:p w14:paraId="1DB8A0AD" w14:textId="77777777" w:rsidR="00AC4E3D" w:rsidRPr="00C97F29" w:rsidRDefault="00AC4E3D" w:rsidP="006F49A1">
            <w:pPr>
              <w:jc w:val="center"/>
              <w:rPr>
                <w:rFonts w:cstheme="minorHAnsi"/>
                <w:sz w:val="14"/>
                <w:szCs w:val="14"/>
              </w:rPr>
            </w:pPr>
            <w:r w:rsidRPr="00C97F29">
              <w:rPr>
                <w:rFonts w:cstheme="minorHAnsi"/>
                <w:sz w:val="14"/>
                <w:szCs w:val="14"/>
              </w:rPr>
              <w:t>256</w:t>
            </w:r>
          </w:p>
        </w:tc>
        <w:tc>
          <w:tcPr>
            <w:tcW w:w="951" w:type="dxa"/>
          </w:tcPr>
          <w:p w14:paraId="4EF8E0B1" w14:textId="77777777" w:rsidR="00AC4E3D" w:rsidRPr="00C97F29" w:rsidRDefault="00AC4E3D" w:rsidP="006F49A1">
            <w:pPr>
              <w:jc w:val="center"/>
              <w:rPr>
                <w:rFonts w:cstheme="minorHAnsi"/>
                <w:sz w:val="14"/>
                <w:szCs w:val="14"/>
              </w:rPr>
            </w:pPr>
            <w:r w:rsidRPr="00C97F29">
              <w:rPr>
                <w:rFonts w:cstheme="minorHAnsi"/>
                <w:sz w:val="14"/>
                <w:szCs w:val="14"/>
              </w:rPr>
              <w:t>500</w:t>
            </w:r>
          </w:p>
        </w:tc>
        <w:tc>
          <w:tcPr>
            <w:tcW w:w="1027" w:type="dxa"/>
          </w:tcPr>
          <w:p w14:paraId="3CD0C9F5" w14:textId="77777777" w:rsidR="00AC4E3D" w:rsidRPr="00C97F29" w:rsidRDefault="00AC4E3D" w:rsidP="006F49A1">
            <w:pPr>
              <w:jc w:val="center"/>
              <w:rPr>
                <w:rFonts w:cstheme="minorHAnsi"/>
                <w:sz w:val="14"/>
                <w:szCs w:val="14"/>
              </w:rPr>
            </w:pPr>
            <w:r w:rsidRPr="00C97F29">
              <w:rPr>
                <w:rFonts w:cstheme="minorHAnsi"/>
                <w:sz w:val="14"/>
                <w:szCs w:val="14"/>
              </w:rPr>
              <w:t>512</w:t>
            </w:r>
          </w:p>
        </w:tc>
        <w:tc>
          <w:tcPr>
            <w:tcW w:w="1027" w:type="dxa"/>
          </w:tcPr>
          <w:p w14:paraId="30E085CF" w14:textId="77777777" w:rsidR="00AC4E3D" w:rsidRPr="00C97F29" w:rsidRDefault="00AC4E3D" w:rsidP="006F49A1">
            <w:pPr>
              <w:jc w:val="center"/>
              <w:rPr>
                <w:rFonts w:cstheme="minorHAnsi"/>
                <w:sz w:val="14"/>
                <w:szCs w:val="14"/>
              </w:rPr>
            </w:pPr>
            <w:r w:rsidRPr="00C97F29">
              <w:rPr>
                <w:rFonts w:cstheme="minorHAnsi"/>
                <w:sz w:val="14"/>
                <w:szCs w:val="14"/>
              </w:rPr>
              <w:t>1000</w:t>
            </w:r>
          </w:p>
        </w:tc>
      </w:tr>
      <w:tr w:rsidR="00AC4E3D" w:rsidRPr="00C97F29" w14:paraId="2E6D7511" w14:textId="77777777" w:rsidTr="006F49A1">
        <w:tc>
          <w:tcPr>
            <w:tcW w:w="837" w:type="dxa"/>
          </w:tcPr>
          <w:p w14:paraId="5A1626DD" w14:textId="77777777" w:rsidR="00AC4E3D" w:rsidRPr="00C97F29" w:rsidRDefault="00AC4E3D" w:rsidP="006F49A1">
            <w:pPr>
              <w:rPr>
                <w:rFonts w:cstheme="minorHAnsi"/>
                <w:sz w:val="14"/>
                <w:szCs w:val="14"/>
              </w:rPr>
            </w:pPr>
            <w:r w:rsidRPr="00C97F29">
              <w:rPr>
                <w:rFonts w:cstheme="minorHAnsi"/>
                <w:sz w:val="14"/>
                <w:szCs w:val="14"/>
              </w:rPr>
              <w:t>Binair</w:t>
            </w:r>
          </w:p>
        </w:tc>
        <w:tc>
          <w:tcPr>
            <w:tcW w:w="543" w:type="dxa"/>
          </w:tcPr>
          <w:p w14:paraId="1EDDDD6E" w14:textId="77777777" w:rsidR="00AC4E3D" w:rsidRPr="00C97F29" w:rsidRDefault="00AC4E3D" w:rsidP="006F49A1">
            <w:pPr>
              <w:jc w:val="center"/>
              <w:rPr>
                <w:rFonts w:cstheme="minorHAnsi"/>
                <w:sz w:val="14"/>
                <w:szCs w:val="14"/>
              </w:rPr>
            </w:pPr>
            <w:r w:rsidRPr="00C97F29">
              <w:rPr>
                <w:rFonts w:cstheme="minorHAnsi"/>
                <w:sz w:val="14"/>
                <w:szCs w:val="14"/>
              </w:rPr>
              <w:t>1000</w:t>
            </w:r>
          </w:p>
        </w:tc>
        <w:tc>
          <w:tcPr>
            <w:tcW w:w="543" w:type="dxa"/>
          </w:tcPr>
          <w:p w14:paraId="40848314" w14:textId="77777777" w:rsidR="00AC4E3D" w:rsidRPr="00C97F29" w:rsidRDefault="00AC4E3D" w:rsidP="006F49A1">
            <w:pPr>
              <w:jc w:val="center"/>
              <w:rPr>
                <w:rFonts w:cstheme="minorHAnsi"/>
                <w:sz w:val="14"/>
                <w:szCs w:val="14"/>
              </w:rPr>
            </w:pPr>
            <w:r w:rsidRPr="00C97F29">
              <w:rPr>
                <w:rFonts w:cstheme="minorHAnsi"/>
                <w:sz w:val="14"/>
                <w:szCs w:val="14"/>
              </w:rPr>
              <w:t>1010</w:t>
            </w:r>
          </w:p>
        </w:tc>
        <w:tc>
          <w:tcPr>
            <w:tcW w:w="543" w:type="dxa"/>
          </w:tcPr>
          <w:p w14:paraId="36A55FFF" w14:textId="77777777" w:rsidR="00AC4E3D" w:rsidRPr="00C97F29" w:rsidRDefault="00AC4E3D" w:rsidP="006F49A1">
            <w:pPr>
              <w:jc w:val="center"/>
              <w:rPr>
                <w:rFonts w:cstheme="minorHAnsi"/>
                <w:sz w:val="14"/>
                <w:szCs w:val="14"/>
              </w:rPr>
            </w:pPr>
            <w:r w:rsidRPr="00C97F29">
              <w:rPr>
                <w:rFonts w:cstheme="minorHAnsi"/>
                <w:sz w:val="14"/>
                <w:szCs w:val="14"/>
              </w:rPr>
              <w:t>1111</w:t>
            </w:r>
          </w:p>
        </w:tc>
        <w:tc>
          <w:tcPr>
            <w:tcW w:w="625" w:type="dxa"/>
          </w:tcPr>
          <w:p w14:paraId="0160894A" w14:textId="77777777" w:rsidR="00AC4E3D" w:rsidRPr="00C97F29" w:rsidRDefault="00AC4E3D" w:rsidP="006F49A1">
            <w:pPr>
              <w:jc w:val="center"/>
              <w:rPr>
                <w:rFonts w:cstheme="minorHAnsi"/>
                <w:sz w:val="14"/>
                <w:szCs w:val="14"/>
              </w:rPr>
            </w:pPr>
            <w:r w:rsidRPr="00C97F29">
              <w:rPr>
                <w:rFonts w:cstheme="minorHAnsi"/>
                <w:sz w:val="14"/>
                <w:szCs w:val="14"/>
              </w:rPr>
              <w:t>10101</w:t>
            </w:r>
          </w:p>
        </w:tc>
        <w:tc>
          <w:tcPr>
            <w:tcW w:w="706" w:type="dxa"/>
          </w:tcPr>
          <w:p w14:paraId="6F7F9294" w14:textId="77777777" w:rsidR="00AC4E3D" w:rsidRPr="00C97F29" w:rsidRDefault="00AC4E3D" w:rsidP="006F49A1">
            <w:pPr>
              <w:jc w:val="center"/>
              <w:rPr>
                <w:rFonts w:cstheme="minorHAnsi"/>
                <w:sz w:val="14"/>
                <w:szCs w:val="14"/>
              </w:rPr>
            </w:pPr>
            <w:r w:rsidRPr="00C97F29">
              <w:rPr>
                <w:rFonts w:cstheme="minorHAnsi"/>
                <w:sz w:val="14"/>
                <w:szCs w:val="14"/>
              </w:rPr>
              <w:t>100000</w:t>
            </w:r>
          </w:p>
        </w:tc>
        <w:tc>
          <w:tcPr>
            <w:tcW w:w="949" w:type="dxa"/>
          </w:tcPr>
          <w:p w14:paraId="0C27288A" w14:textId="77777777" w:rsidR="00AC4E3D" w:rsidRPr="00C97F29" w:rsidRDefault="00AC4E3D" w:rsidP="006F49A1">
            <w:pPr>
              <w:jc w:val="center"/>
              <w:rPr>
                <w:rFonts w:cstheme="minorHAnsi"/>
                <w:sz w:val="14"/>
                <w:szCs w:val="14"/>
              </w:rPr>
            </w:pPr>
            <w:r w:rsidRPr="00C97F29">
              <w:rPr>
                <w:rFonts w:cstheme="minorHAnsi"/>
                <w:sz w:val="14"/>
                <w:szCs w:val="14"/>
              </w:rPr>
              <w:t>1000000</w:t>
            </w:r>
          </w:p>
        </w:tc>
        <w:tc>
          <w:tcPr>
            <w:tcW w:w="951" w:type="dxa"/>
          </w:tcPr>
          <w:p w14:paraId="554ADD05" w14:textId="77777777" w:rsidR="00AC4E3D" w:rsidRPr="00C97F29" w:rsidRDefault="00AC4E3D" w:rsidP="006F49A1">
            <w:pPr>
              <w:jc w:val="center"/>
              <w:rPr>
                <w:rFonts w:cstheme="minorHAnsi"/>
                <w:sz w:val="14"/>
                <w:szCs w:val="14"/>
              </w:rPr>
            </w:pPr>
            <w:r w:rsidRPr="00C97F29">
              <w:rPr>
                <w:rFonts w:cstheme="minorHAnsi"/>
                <w:sz w:val="14"/>
                <w:szCs w:val="14"/>
              </w:rPr>
              <w:t>100000000</w:t>
            </w:r>
          </w:p>
        </w:tc>
        <w:tc>
          <w:tcPr>
            <w:tcW w:w="951" w:type="dxa"/>
          </w:tcPr>
          <w:p w14:paraId="340DED12" w14:textId="77777777" w:rsidR="00AC4E3D" w:rsidRPr="00C97F29" w:rsidRDefault="00AC4E3D" w:rsidP="006F49A1">
            <w:pPr>
              <w:jc w:val="center"/>
              <w:rPr>
                <w:rFonts w:cstheme="minorHAnsi"/>
                <w:sz w:val="14"/>
                <w:szCs w:val="14"/>
              </w:rPr>
            </w:pPr>
            <w:r w:rsidRPr="00C97F29">
              <w:rPr>
                <w:rFonts w:cstheme="minorHAnsi"/>
                <w:sz w:val="14"/>
                <w:szCs w:val="14"/>
              </w:rPr>
              <w:t>111110100</w:t>
            </w:r>
          </w:p>
        </w:tc>
        <w:tc>
          <w:tcPr>
            <w:tcW w:w="1027" w:type="dxa"/>
          </w:tcPr>
          <w:p w14:paraId="154CA6BB" w14:textId="77777777" w:rsidR="00AC4E3D" w:rsidRPr="00C97F29" w:rsidRDefault="00AC4E3D" w:rsidP="006F49A1">
            <w:pPr>
              <w:jc w:val="center"/>
              <w:rPr>
                <w:rFonts w:cstheme="minorHAnsi"/>
                <w:sz w:val="14"/>
                <w:szCs w:val="14"/>
              </w:rPr>
            </w:pPr>
            <w:r w:rsidRPr="00C97F29">
              <w:rPr>
                <w:rFonts w:cstheme="minorHAnsi"/>
                <w:sz w:val="14"/>
                <w:szCs w:val="14"/>
              </w:rPr>
              <w:t>1000000000</w:t>
            </w:r>
          </w:p>
        </w:tc>
        <w:tc>
          <w:tcPr>
            <w:tcW w:w="1027" w:type="dxa"/>
          </w:tcPr>
          <w:p w14:paraId="38A50995" w14:textId="77777777" w:rsidR="00AC4E3D" w:rsidRPr="00C97F29" w:rsidRDefault="00AC4E3D" w:rsidP="006F49A1">
            <w:pPr>
              <w:jc w:val="center"/>
              <w:rPr>
                <w:rFonts w:cstheme="minorHAnsi"/>
                <w:sz w:val="14"/>
                <w:szCs w:val="14"/>
              </w:rPr>
            </w:pPr>
            <w:r w:rsidRPr="00C97F29">
              <w:rPr>
                <w:rFonts w:cstheme="minorHAnsi"/>
                <w:sz w:val="14"/>
                <w:szCs w:val="14"/>
              </w:rPr>
              <w:t>1111101000</w:t>
            </w:r>
          </w:p>
        </w:tc>
      </w:tr>
      <w:tr w:rsidR="00AC4E3D" w:rsidRPr="00C97F29" w14:paraId="2777E19A" w14:textId="77777777" w:rsidTr="006F49A1">
        <w:tc>
          <w:tcPr>
            <w:tcW w:w="837" w:type="dxa"/>
          </w:tcPr>
          <w:p w14:paraId="3830E225" w14:textId="77777777" w:rsidR="00AC4E3D" w:rsidRPr="00C97F29" w:rsidRDefault="00AC4E3D" w:rsidP="006F49A1">
            <w:pPr>
              <w:rPr>
                <w:rFonts w:cstheme="minorHAnsi"/>
                <w:sz w:val="14"/>
                <w:szCs w:val="14"/>
              </w:rPr>
            </w:pPr>
            <w:r w:rsidRPr="00C97F29">
              <w:rPr>
                <w:rFonts w:cstheme="minorHAnsi"/>
                <w:sz w:val="14"/>
                <w:szCs w:val="14"/>
              </w:rPr>
              <w:t>Hexadecimaal</w:t>
            </w:r>
          </w:p>
        </w:tc>
        <w:tc>
          <w:tcPr>
            <w:tcW w:w="543" w:type="dxa"/>
          </w:tcPr>
          <w:p w14:paraId="46607E88" w14:textId="77777777" w:rsidR="00AC4E3D" w:rsidRPr="00C97F29" w:rsidRDefault="00AC4E3D" w:rsidP="006F49A1">
            <w:pPr>
              <w:jc w:val="center"/>
              <w:rPr>
                <w:rFonts w:cstheme="minorHAnsi"/>
                <w:sz w:val="14"/>
                <w:szCs w:val="14"/>
              </w:rPr>
            </w:pPr>
            <w:r w:rsidRPr="00C97F29">
              <w:rPr>
                <w:rFonts w:cstheme="minorHAnsi"/>
                <w:sz w:val="14"/>
                <w:szCs w:val="14"/>
              </w:rPr>
              <w:t>8</w:t>
            </w:r>
          </w:p>
        </w:tc>
        <w:tc>
          <w:tcPr>
            <w:tcW w:w="543" w:type="dxa"/>
          </w:tcPr>
          <w:p w14:paraId="7EE3001E" w14:textId="77777777" w:rsidR="00AC4E3D" w:rsidRPr="00C97F29" w:rsidRDefault="00AC4E3D" w:rsidP="006F49A1">
            <w:pPr>
              <w:jc w:val="center"/>
              <w:rPr>
                <w:rFonts w:cstheme="minorHAnsi"/>
                <w:sz w:val="14"/>
                <w:szCs w:val="14"/>
              </w:rPr>
            </w:pPr>
            <w:r w:rsidRPr="00C97F29">
              <w:rPr>
                <w:rFonts w:cstheme="minorHAnsi"/>
                <w:sz w:val="14"/>
                <w:szCs w:val="14"/>
              </w:rPr>
              <w:t>A</w:t>
            </w:r>
          </w:p>
        </w:tc>
        <w:tc>
          <w:tcPr>
            <w:tcW w:w="543" w:type="dxa"/>
          </w:tcPr>
          <w:p w14:paraId="6588817F" w14:textId="77777777" w:rsidR="00AC4E3D" w:rsidRPr="00C97F29" w:rsidRDefault="00AC4E3D" w:rsidP="006F49A1">
            <w:pPr>
              <w:jc w:val="center"/>
              <w:rPr>
                <w:rFonts w:cstheme="minorHAnsi"/>
                <w:sz w:val="14"/>
                <w:szCs w:val="14"/>
              </w:rPr>
            </w:pPr>
            <w:r w:rsidRPr="00C97F29">
              <w:rPr>
                <w:rFonts w:cstheme="minorHAnsi"/>
                <w:sz w:val="14"/>
                <w:szCs w:val="14"/>
              </w:rPr>
              <w:t>F</w:t>
            </w:r>
          </w:p>
        </w:tc>
        <w:tc>
          <w:tcPr>
            <w:tcW w:w="625" w:type="dxa"/>
          </w:tcPr>
          <w:p w14:paraId="40DCD60E" w14:textId="77777777" w:rsidR="00AC4E3D" w:rsidRPr="00C97F29" w:rsidRDefault="00AC4E3D" w:rsidP="006F49A1">
            <w:pPr>
              <w:jc w:val="center"/>
              <w:rPr>
                <w:rFonts w:cstheme="minorHAnsi"/>
                <w:sz w:val="14"/>
                <w:szCs w:val="14"/>
              </w:rPr>
            </w:pPr>
            <w:r w:rsidRPr="00C97F29">
              <w:rPr>
                <w:rFonts w:cstheme="minorHAnsi"/>
                <w:sz w:val="14"/>
                <w:szCs w:val="14"/>
              </w:rPr>
              <w:t>15</w:t>
            </w:r>
          </w:p>
        </w:tc>
        <w:tc>
          <w:tcPr>
            <w:tcW w:w="706" w:type="dxa"/>
          </w:tcPr>
          <w:p w14:paraId="730CA6A8" w14:textId="77777777" w:rsidR="00AC4E3D" w:rsidRPr="00C97F29" w:rsidRDefault="00AC4E3D" w:rsidP="006F49A1">
            <w:pPr>
              <w:jc w:val="center"/>
              <w:rPr>
                <w:rFonts w:cstheme="minorHAnsi"/>
                <w:sz w:val="14"/>
                <w:szCs w:val="14"/>
              </w:rPr>
            </w:pPr>
            <w:r w:rsidRPr="00C97F29">
              <w:rPr>
                <w:rFonts w:cstheme="minorHAnsi"/>
                <w:sz w:val="14"/>
                <w:szCs w:val="14"/>
              </w:rPr>
              <w:t>20</w:t>
            </w:r>
          </w:p>
        </w:tc>
        <w:tc>
          <w:tcPr>
            <w:tcW w:w="949" w:type="dxa"/>
          </w:tcPr>
          <w:p w14:paraId="4762777D" w14:textId="77777777" w:rsidR="00AC4E3D" w:rsidRPr="00C97F29" w:rsidRDefault="00AC4E3D" w:rsidP="006F49A1">
            <w:pPr>
              <w:jc w:val="center"/>
              <w:rPr>
                <w:rFonts w:cstheme="minorHAnsi"/>
                <w:sz w:val="14"/>
                <w:szCs w:val="14"/>
              </w:rPr>
            </w:pPr>
            <w:r w:rsidRPr="00C97F29">
              <w:rPr>
                <w:rFonts w:cstheme="minorHAnsi"/>
                <w:sz w:val="14"/>
                <w:szCs w:val="14"/>
              </w:rPr>
              <w:t>40</w:t>
            </w:r>
          </w:p>
        </w:tc>
        <w:tc>
          <w:tcPr>
            <w:tcW w:w="951" w:type="dxa"/>
          </w:tcPr>
          <w:p w14:paraId="278EC503" w14:textId="77777777" w:rsidR="00AC4E3D" w:rsidRPr="00C97F29" w:rsidRDefault="00AC4E3D" w:rsidP="006F49A1">
            <w:pPr>
              <w:jc w:val="center"/>
              <w:rPr>
                <w:rFonts w:cstheme="minorHAnsi"/>
                <w:sz w:val="14"/>
                <w:szCs w:val="14"/>
              </w:rPr>
            </w:pPr>
            <w:r w:rsidRPr="00C97F29">
              <w:rPr>
                <w:rFonts w:cstheme="minorHAnsi"/>
                <w:sz w:val="14"/>
                <w:szCs w:val="14"/>
              </w:rPr>
              <w:t>100</w:t>
            </w:r>
          </w:p>
        </w:tc>
        <w:tc>
          <w:tcPr>
            <w:tcW w:w="951" w:type="dxa"/>
          </w:tcPr>
          <w:p w14:paraId="2B28CC53" w14:textId="77777777" w:rsidR="00AC4E3D" w:rsidRPr="00C97F29" w:rsidRDefault="00AC4E3D" w:rsidP="006F49A1">
            <w:pPr>
              <w:jc w:val="center"/>
              <w:rPr>
                <w:rFonts w:cstheme="minorHAnsi"/>
                <w:sz w:val="14"/>
                <w:szCs w:val="14"/>
              </w:rPr>
            </w:pPr>
            <w:r w:rsidRPr="00C97F29">
              <w:rPr>
                <w:rFonts w:cstheme="minorHAnsi"/>
                <w:sz w:val="14"/>
                <w:szCs w:val="14"/>
              </w:rPr>
              <w:t>1F4</w:t>
            </w:r>
          </w:p>
        </w:tc>
        <w:tc>
          <w:tcPr>
            <w:tcW w:w="1027" w:type="dxa"/>
          </w:tcPr>
          <w:p w14:paraId="57334386" w14:textId="77777777" w:rsidR="00AC4E3D" w:rsidRPr="00C97F29" w:rsidRDefault="00AC4E3D" w:rsidP="006F49A1">
            <w:pPr>
              <w:jc w:val="center"/>
              <w:rPr>
                <w:rFonts w:cstheme="minorHAnsi"/>
                <w:sz w:val="14"/>
                <w:szCs w:val="14"/>
              </w:rPr>
            </w:pPr>
            <w:r w:rsidRPr="00C97F29">
              <w:rPr>
                <w:rFonts w:cstheme="minorHAnsi"/>
                <w:sz w:val="14"/>
                <w:szCs w:val="14"/>
              </w:rPr>
              <w:t>200</w:t>
            </w:r>
          </w:p>
        </w:tc>
        <w:tc>
          <w:tcPr>
            <w:tcW w:w="1027" w:type="dxa"/>
          </w:tcPr>
          <w:p w14:paraId="64B24E6F" w14:textId="77777777" w:rsidR="00AC4E3D" w:rsidRPr="00C97F29" w:rsidRDefault="00AC4E3D" w:rsidP="006F49A1">
            <w:pPr>
              <w:jc w:val="center"/>
              <w:rPr>
                <w:rFonts w:cstheme="minorHAnsi"/>
                <w:sz w:val="14"/>
                <w:szCs w:val="14"/>
              </w:rPr>
            </w:pPr>
            <w:r w:rsidRPr="00C97F29">
              <w:rPr>
                <w:rFonts w:cstheme="minorHAnsi"/>
                <w:sz w:val="14"/>
                <w:szCs w:val="14"/>
              </w:rPr>
              <w:t>3</w:t>
            </w:r>
            <w:r w:rsidRPr="00C97F29">
              <w:rPr>
                <w:rFonts w:cstheme="minorHAnsi"/>
                <w:sz w:val="14"/>
                <w:szCs w:val="14"/>
                <w:vertAlign w:val="superscript"/>
              </w:rPr>
              <w:t>E</w:t>
            </w:r>
            <w:r w:rsidRPr="00C97F29">
              <w:rPr>
                <w:rFonts w:cstheme="minorHAnsi"/>
                <w:sz w:val="14"/>
                <w:szCs w:val="14"/>
              </w:rPr>
              <w:t>8</w:t>
            </w:r>
          </w:p>
        </w:tc>
      </w:tr>
    </w:tbl>
    <w:p w14:paraId="3D168C4A" w14:textId="77777777" w:rsidR="00AC4E3D" w:rsidRPr="00C97F29" w:rsidRDefault="00AC4E3D" w:rsidP="00AC4E3D">
      <w:pPr>
        <w:pStyle w:val="ListParagraph"/>
        <w:ind w:left="360"/>
        <w:rPr>
          <w:rFonts w:cstheme="minorHAnsi"/>
        </w:rPr>
      </w:pPr>
    </w:p>
    <w:p w14:paraId="2510C754" w14:textId="77777777" w:rsidR="00AC4E3D" w:rsidRPr="00C97F29" w:rsidRDefault="00AC4E3D" w:rsidP="00AC4E3D">
      <w:pPr>
        <w:pStyle w:val="ListParagraph"/>
        <w:ind w:left="360"/>
        <w:rPr>
          <w:rFonts w:cstheme="minorHAnsi"/>
        </w:rPr>
      </w:pPr>
    </w:p>
    <w:p w14:paraId="0FBBB032" w14:textId="77777777" w:rsidR="00AC4E3D" w:rsidRPr="00C97F29" w:rsidRDefault="00AC4E3D" w:rsidP="00AC4E3D">
      <w:pPr>
        <w:pStyle w:val="ListParagraph"/>
        <w:numPr>
          <w:ilvl w:val="0"/>
          <w:numId w:val="24"/>
        </w:numPr>
        <w:rPr>
          <w:rFonts w:cstheme="minorHAnsi"/>
          <w:b/>
          <w:bCs/>
        </w:rPr>
      </w:pPr>
      <w:r w:rsidRPr="00C97F29">
        <w:rPr>
          <w:rFonts w:cstheme="minorHAnsi"/>
          <w:b/>
          <w:bCs/>
        </w:rPr>
        <w:t xml:space="preserve">Hoe geeft Python deze data formats weer? Hoe kun je Python gebruiken om deze data </w:t>
      </w:r>
      <w:proofErr w:type="spellStart"/>
      <w:r w:rsidRPr="00C97F29">
        <w:rPr>
          <w:rFonts w:cstheme="minorHAnsi"/>
          <w:b/>
          <w:bCs/>
        </w:rPr>
        <w:t>forms</w:t>
      </w:r>
      <w:proofErr w:type="spellEnd"/>
      <w:r w:rsidRPr="00C97F29">
        <w:rPr>
          <w:rFonts w:cstheme="minorHAnsi"/>
          <w:b/>
          <w:bCs/>
        </w:rPr>
        <w:t xml:space="preserve"> naar elkaar te converteren? Beschrijf hieronder in je eigen woorden.</w:t>
      </w:r>
    </w:p>
    <w:p w14:paraId="2E631700" w14:textId="77777777" w:rsidR="00AC4E3D" w:rsidRPr="00C97F29" w:rsidRDefault="00AC4E3D" w:rsidP="00AC4E3D">
      <w:pPr>
        <w:pStyle w:val="ListParagraph"/>
        <w:ind w:left="360"/>
        <w:rPr>
          <w:rFonts w:cstheme="minorHAnsi"/>
        </w:rPr>
      </w:pPr>
    </w:p>
    <w:p w14:paraId="357F0087" w14:textId="77945CCB" w:rsidR="00CF09C5" w:rsidRPr="00C97F29" w:rsidRDefault="00CF09C5" w:rsidP="0D27FB3C">
      <w:pPr>
        <w:pStyle w:val="ListParagraph"/>
        <w:ind w:left="360"/>
      </w:pPr>
      <w:r w:rsidRPr="0D27FB3C">
        <w:t xml:space="preserve">In </w:t>
      </w:r>
      <w:r w:rsidR="4F30D396" w:rsidRPr="0D27FB3C">
        <w:t>Python</w:t>
      </w:r>
      <w:r w:rsidRPr="0D27FB3C">
        <w:t xml:space="preserve"> kan je </w:t>
      </w:r>
      <w:proofErr w:type="spellStart"/>
      <w:r w:rsidRPr="0D27FB3C">
        <w:t>binary</w:t>
      </w:r>
      <w:proofErr w:type="spellEnd"/>
      <w:r w:rsidRPr="0D27FB3C">
        <w:t xml:space="preserve"> en </w:t>
      </w:r>
      <w:proofErr w:type="spellStart"/>
      <w:r w:rsidRPr="0D27FB3C">
        <w:t>hex</w:t>
      </w:r>
      <w:proofErr w:type="spellEnd"/>
      <w:r w:rsidRPr="0D27FB3C">
        <w:t xml:space="preserve"> naar int converteren door </w:t>
      </w:r>
      <w:proofErr w:type="gramStart"/>
      <w:r w:rsidRPr="0D27FB3C">
        <w:t>int(</w:t>
      </w:r>
      <w:proofErr w:type="gramEnd"/>
      <w:r w:rsidRPr="0D27FB3C">
        <w:t xml:space="preserve">) te gebruiken met als tweede argument de “base”. Dat is voor binair 2 en bij </w:t>
      </w:r>
      <w:r w:rsidR="003344F5" w:rsidRPr="0D27FB3C">
        <w:t>hexadecimaal</w:t>
      </w:r>
      <w:r w:rsidRPr="0D27FB3C">
        <w:t xml:space="preserve"> 16.</w:t>
      </w:r>
    </w:p>
    <w:p w14:paraId="235AAE58" w14:textId="77777777" w:rsidR="00CF09C5" w:rsidRPr="00C97F29" w:rsidRDefault="00CF09C5" w:rsidP="00AC4E3D">
      <w:pPr>
        <w:pStyle w:val="ListParagraph"/>
        <w:ind w:left="360"/>
        <w:rPr>
          <w:rFonts w:cstheme="minorHAnsi"/>
        </w:rPr>
      </w:pPr>
    </w:p>
    <w:p w14:paraId="51A32905" w14:textId="6BE641BC" w:rsidR="00CF09C5" w:rsidRPr="00C97F29" w:rsidRDefault="00CF09C5" w:rsidP="00CF09C5">
      <w:pPr>
        <w:pStyle w:val="ListParagraph"/>
        <w:ind w:left="360"/>
        <w:rPr>
          <w:rFonts w:cstheme="minorHAnsi"/>
        </w:rPr>
      </w:pPr>
      <w:r w:rsidRPr="00C97F29">
        <w:rPr>
          <w:rFonts w:cstheme="minorHAnsi"/>
        </w:rPr>
        <w:t xml:space="preserve">Om van int naar </w:t>
      </w:r>
      <w:proofErr w:type="spellStart"/>
      <w:r w:rsidRPr="00C97F29">
        <w:rPr>
          <w:rFonts w:cstheme="minorHAnsi"/>
        </w:rPr>
        <w:t>binary</w:t>
      </w:r>
      <w:proofErr w:type="spellEnd"/>
      <w:r w:rsidRPr="00C97F29">
        <w:rPr>
          <w:rFonts w:cstheme="minorHAnsi"/>
        </w:rPr>
        <w:t xml:space="preserve"> te gaan kan je de </w:t>
      </w:r>
      <w:proofErr w:type="gramStart"/>
      <w:r w:rsidRPr="00C97F29">
        <w:rPr>
          <w:rFonts w:cstheme="minorHAnsi"/>
        </w:rPr>
        <w:t>bin(</w:t>
      </w:r>
      <w:proofErr w:type="gramEnd"/>
      <w:r w:rsidRPr="00C97F29">
        <w:rPr>
          <w:rFonts w:cstheme="minorHAnsi"/>
        </w:rPr>
        <w:t xml:space="preserve">) functie gebruiken en om van int naar </w:t>
      </w:r>
      <w:proofErr w:type="spellStart"/>
      <w:r w:rsidRPr="00C97F29">
        <w:rPr>
          <w:rFonts w:cstheme="minorHAnsi"/>
        </w:rPr>
        <w:t>hex</w:t>
      </w:r>
      <w:proofErr w:type="spellEnd"/>
      <w:r w:rsidRPr="00C97F29">
        <w:rPr>
          <w:rFonts w:cstheme="minorHAnsi"/>
        </w:rPr>
        <w:t xml:space="preserve"> te gaan kan je de </w:t>
      </w:r>
      <w:proofErr w:type="spellStart"/>
      <w:r w:rsidRPr="00C97F29">
        <w:rPr>
          <w:rFonts w:cstheme="minorHAnsi"/>
        </w:rPr>
        <w:t>hex</w:t>
      </w:r>
      <w:proofErr w:type="spellEnd"/>
      <w:r w:rsidRPr="00C97F29">
        <w:rPr>
          <w:rFonts w:cstheme="minorHAnsi"/>
        </w:rPr>
        <w:t>() functie gebruiken</w:t>
      </w:r>
      <w:r w:rsidR="0007298E">
        <w:rPr>
          <w:rFonts w:cstheme="minorHAnsi"/>
        </w:rPr>
        <w:t>.</w:t>
      </w:r>
    </w:p>
    <w:p w14:paraId="2A76349E" w14:textId="7B74B32B" w:rsidR="00AC4E3D" w:rsidRPr="00C97F29" w:rsidRDefault="00AC4E3D" w:rsidP="00AC4E3D">
      <w:pPr>
        <w:pStyle w:val="ListParagraph"/>
        <w:ind w:left="360"/>
        <w:rPr>
          <w:rFonts w:cstheme="minorHAnsi"/>
        </w:rPr>
      </w:pPr>
      <w:r w:rsidRPr="00C97F29">
        <w:rPr>
          <w:rFonts w:cstheme="minorHAnsi"/>
        </w:rPr>
        <w:br/>
      </w:r>
      <w:proofErr w:type="spellStart"/>
      <w:r w:rsidRPr="00C97F29">
        <w:rPr>
          <w:rFonts w:cstheme="minorHAnsi"/>
        </w:rPr>
        <w:t>Binary</w:t>
      </w:r>
      <w:proofErr w:type="spellEnd"/>
      <w:r w:rsidRPr="00C97F29">
        <w:rPr>
          <w:rFonts w:cstheme="minorHAnsi"/>
        </w:rPr>
        <w:t xml:space="preserve"> wordt als 0b&lt;</w:t>
      </w:r>
      <w:proofErr w:type="spellStart"/>
      <w:r w:rsidRPr="00C97F29">
        <w:rPr>
          <w:rFonts w:cstheme="minorHAnsi"/>
        </w:rPr>
        <w:t>binary</w:t>
      </w:r>
      <w:proofErr w:type="spellEnd"/>
      <w:r w:rsidRPr="00C97F29">
        <w:rPr>
          <w:rFonts w:cstheme="minorHAnsi"/>
        </w:rPr>
        <w:t xml:space="preserve"> waarde&gt; weergegeven</w:t>
      </w:r>
      <w:r w:rsidR="0007298E">
        <w:rPr>
          <w:rFonts w:cstheme="minorHAnsi"/>
        </w:rPr>
        <w:t>.</w:t>
      </w:r>
    </w:p>
    <w:p w14:paraId="13CD4E2B" w14:textId="3514EF59" w:rsidR="00AC4E3D" w:rsidRPr="00C97F29" w:rsidRDefault="00AC4E3D" w:rsidP="00AC4E3D">
      <w:pPr>
        <w:pStyle w:val="ListParagraph"/>
        <w:ind w:left="360"/>
        <w:rPr>
          <w:rFonts w:cstheme="minorHAnsi"/>
        </w:rPr>
      </w:pPr>
      <w:proofErr w:type="spellStart"/>
      <w:r w:rsidRPr="00C97F29">
        <w:rPr>
          <w:rFonts w:cstheme="minorHAnsi"/>
        </w:rPr>
        <w:t>Hex</w:t>
      </w:r>
      <w:proofErr w:type="spellEnd"/>
      <w:r w:rsidRPr="00C97F29">
        <w:rPr>
          <w:rFonts w:cstheme="minorHAnsi"/>
        </w:rPr>
        <w:t xml:space="preserve"> </w:t>
      </w:r>
      <w:r w:rsidR="00AF1470" w:rsidRPr="00C97F29">
        <w:rPr>
          <w:rFonts w:cstheme="minorHAnsi"/>
        </w:rPr>
        <w:t>wordt</w:t>
      </w:r>
      <w:r w:rsidRPr="00C97F29">
        <w:rPr>
          <w:rFonts w:cstheme="minorHAnsi"/>
        </w:rPr>
        <w:t xml:space="preserve"> als 0x&lt;</w:t>
      </w:r>
      <w:proofErr w:type="spellStart"/>
      <w:r w:rsidRPr="00C97F29">
        <w:rPr>
          <w:rFonts w:cstheme="minorHAnsi"/>
        </w:rPr>
        <w:t>hex</w:t>
      </w:r>
      <w:proofErr w:type="spellEnd"/>
      <w:r w:rsidRPr="00C97F29">
        <w:rPr>
          <w:rFonts w:cstheme="minorHAnsi"/>
        </w:rPr>
        <w:t xml:space="preserve"> waarde&gt; weergegeven</w:t>
      </w:r>
      <w:r w:rsidR="0007298E">
        <w:rPr>
          <w:rFonts w:cstheme="minorHAnsi"/>
        </w:rPr>
        <w:t>.</w:t>
      </w:r>
    </w:p>
    <w:p w14:paraId="463C8703" w14:textId="77777777" w:rsidR="00AC4E3D" w:rsidRPr="00C97F29" w:rsidRDefault="00AC4E3D" w:rsidP="00AC4E3D">
      <w:pPr>
        <w:pStyle w:val="ListParagraph"/>
        <w:ind w:left="360"/>
        <w:rPr>
          <w:rFonts w:cstheme="minorHAnsi"/>
        </w:rPr>
      </w:pPr>
    </w:p>
    <w:p w14:paraId="5712A719" w14:textId="77777777" w:rsidR="00AC4E3D" w:rsidRPr="00C97F29" w:rsidRDefault="00AC4E3D" w:rsidP="00AC4E3D">
      <w:pPr>
        <w:pStyle w:val="ListParagraph"/>
        <w:ind w:left="360"/>
        <w:rPr>
          <w:rFonts w:cstheme="minorHAnsi"/>
        </w:rPr>
      </w:pPr>
    </w:p>
    <w:p w14:paraId="26779B37" w14:textId="77777777" w:rsidR="00AC4E3D" w:rsidRPr="00C97F29" w:rsidRDefault="00AC4E3D" w:rsidP="00AC4E3D">
      <w:pPr>
        <w:pStyle w:val="ListParagraph"/>
        <w:numPr>
          <w:ilvl w:val="0"/>
          <w:numId w:val="24"/>
        </w:numPr>
        <w:rPr>
          <w:rFonts w:cstheme="minorHAnsi"/>
          <w:b/>
          <w:bCs/>
        </w:rPr>
      </w:pPr>
      <w:r w:rsidRPr="00C97F29">
        <w:rPr>
          <w:rFonts w:cstheme="minorHAnsi"/>
          <w:b/>
          <w:bCs/>
        </w:rPr>
        <w:t>Ga op onderzoek uit en geef hieronder een voorbeeld uit de praktijk waarbij binaire gegevens veelvuldig worden gebruikt.</w:t>
      </w:r>
    </w:p>
    <w:p w14:paraId="558A44A7" w14:textId="77777777" w:rsidR="00AC4E3D" w:rsidRPr="00C97F29" w:rsidRDefault="00AC4E3D" w:rsidP="00AC4E3D">
      <w:pPr>
        <w:pStyle w:val="ListParagraph"/>
        <w:ind w:left="360"/>
        <w:rPr>
          <w:rFonts w:cstheme="minorHAnsi"/>
        </w:rPr>
      </w:pPr>
    </w:p>
    <w:p w14:paraId="34789E70" w14:textId="7506C1FF" w:rsidR="00AC4E3D" w:rsidRPr="0007298E" w:rsidRDefault="00AC4E3D" w:rsidP="00AC4E3D">
      <w:pPr>
        <w:pStyle w:val="ListParagraph"/>
        <w:ind w:left="360"/>
        <w:rPr>
          <w:rFonts w:cstheme="minorHAnsi"/>
        </w:rPr>
      </w:pPr>
      <w:r w:rsidRPr="0007298E">
        <w:rPr>
          <w:rFonts w:cstheme="minorHAnsi"/>
        </w:rPr>
        <w:t xml:space="preserve">Binair is de basis van alle moderne technologie, een voorbeeld hiervan is een </w:t>
      </w:r>
      <w:r w:rsidR="00AF0A7A" w:rsidRPr="0007298E">
        <w:rPr>
          <w:rFonts w:cstheme="minorHAnsi"/>
        </w:rPr>
        <w:t>CPU</w:t>
      </w:r>
      <w:r w:rsidRPr="0007298E">
        <w:rPr>
          <w:rFonts w:cstheme="minorHAnsi"/>
        </w:rPr>
        <w:t>, die werkt met binaire gegevens om instructies te verwerken</w:t>
      </w:r>
      <w:r w:rsidR="00AF0A7A">
        <w:rPr>
          <w:rFonts w:cstheme="minorHAnsi"/>
        </w:rPr>
        <w:t xml:space="preserve"> </w:t>
      </w:r>
      <w:sdt>
        <w:sdtPr>
          <w:rPr>
            <w:rFonts w:cstheme="minorHAnsi"/>
          </w:rPr>
          <w:id w:val="-1180968781"/>
          <w:citation/>
        </w:sdtPr>
        <w:sdtContent>
          <w:r w:rsidR="00AF0A7A">
            <w:rPr>
              <w:rFonts w:cstheme="minorHAnsi"/>
            </w:rPr>
            <w:fldChar w:fldCharType="begin"/>
          </w:r>
          <w:r w:rsidR="00AF0A7A">
            <w:rPr>
              <w:rFonts w:cstheme="minorHAnsi"/>
              <w:lang w:val="en-GB"/>
            </w:rPr>
            <w:instrText xml:space="preserve"> CITATION 11 \l 2057 </w:instrText>
          </w:r>
          <w:r w:rsidR="00AF0A7A">
            <w:rPr>
              <w:rFonts w:cstheme="minorHAnsi"/>
            </w:rPr>
            <w:fldChar w:fldCharType="separate"/>
          </w:r>
          <w:r w:rsidR="009F6454" w:rsidRPr="009F6454">
            <w:rPr>
              <w:rFonts w:cstheme="minorHAnsi"/>
              <w:noProof/>
              <w:lang w:val="en-GB"/>
            </w:rPr>
            <w:t>[1]</w:t>
          </w:r>
          <w:r w:rsidR="00AF0A7A">
            <w:rPr>
              <w:rFonts w:cstheme="minorHAnsi"/>
            </w:rPr>
            <w:fldChar w:fldCharType="end"/>
          </w:r>
        </w:sdtContent>
      </w:sdt>
      <w:r w:rsidRPr="0007298E">
        <w:rPr>
          <w:rFonts w:cstheme="minorHAnsi"/>
        </w:rPr>
        <w:t>.</w:t>
      </w:r>
    </w:p>
    <w:p w14:paraId="1262EFBA" w14:textId="77777777" w:rsidR="00AC4E3D" w:rsidRPr="00C97F29" w:rsidRDefault="00AC4E3D" w:rsidP="00AC4E3D">
      <w:pPr>
        <w:pStyle w:val="ListParagraph"/>
        <w:ind w:left="360"/>
        <w:rPr>
          <w:rFonts w:cstheme="minorHAnsi"/>
        </w:rPr>
      </w:pPr>
    </w:p>
    <w:p w14:paraId="78937F85" w14:textId="77777777" w:rsidR="00AC4E3D" w:rsidRPr="00C97F29" w:rsidRDefault="00AC4E3D" w:rsidP="00AC4E3D">
      <w:pPr>
        <w:pStyle w:val="ListParagraph"/>
        <w:ind w:left="360"/>
        <w:rPr>
          <w:rFonts w:cstheme="minorHAnsi"/>
        </w:rPr>
      </w:pPr>
    </w:p>
    <w:p w14:paraId="4D90000F" w14:textId="77777777" w:rsidR="00AC4E3D" w:rsidRPr="00C97F29" w:rsidRDefault="00AC4E3D" w:rsidP="00AC4E3D">
      <w:pPr>
        <w:pStyle w:val="ListParagraph"/>
        <w:numPr>
          <w:ilvl w:val="0"/>
          <w:numId w:val="24"/>
        </w:numPr>
        <w:rPr>
          <w:rFonts w:cstheme="minorHAnsi"/>
          <w:b/>
          <w:bCs/>
        </w:rPr>
      </w:pPr>
      <w:r w:rsidRPr="00C97F29">
        <w:rPr>
          <w:rFonts w:cstheme="minorHAnsi"/>
          <w:b/>
          <w:bCs/>
        </w:rPr>
        <w:t>Onderzoek hoe hexadecimaal wordt gebruikt bij het aanspreken van het computergeheugen. Leg het kort in je eigen woorden uit.</w:t>
      </w:r>
    </w:p>
    <w:p w14:paraId="285F2B46" w14:textId="77777777" w:rsidR="00AC4E3D" w:rsidRPr="00C97F29" w:rsidRDefault="00AC4E3D" w:rsidP="00AC4E3D">
      <w:pPr>
        <w:pStyle w:val="ListParagraph"/>
        <w:ind w:left="360"/>
        <w:rPr>
          <w:rFonts w:cstheme="minorHAnsi"/>
        </w:rPr>
      </w:pPr>
    </w:p>
    <w:p w14:paraId="660BDE84" w14:textId="2CA60180" w:rsidR="00AC4E3D" w:rsidRPr="0007298E" w:rsidRDefault="00AF1470" w:rsidP="0D27FB3C">
      <w:pPr>
        <w:pStyle w:val="ListParagraph"/>
        <w:ind w:left="360"/>
      </w:pPr>
      <w:r w:rsidRPr="0D27FB3C">
        <w:t>Hexadecima</w:t>
      </w:r>
      <w:r w:rsidR="00007C1F">
        <w:t>le</w:t>
      </w:r>
      <w:r w:rsidR="00AC4E3D" w:rsidRPr="0D27FB3C">
        <w:t xml:space="preserve"> worden gebruikt om het </w:t>
      </w:r>
      <w:r w:rsidRPr="0D27FB3C">
        <w:t>adres</w:t>
      </w:r>
      <w:r w:rsidR="00AC4E3D" w:rsidRPr="0D27FB3C">
        <w:t xml:space="preserve"> van computergeheugen te noteren.</w:t>
      </w:r>
    </w:p>
    <w:p w14:paraId="70644FBB" w14:textId="23665D19" w:rsidR="00AC4E3D" w:rsidRPr="0007298E" w:rsidRDefault="00AC4E3D" w:rsidP="0D27FB3C">
      <w:pPr>
        <w:pStyle w:val="ListParagraph"/>
        <w:ind w:left="360"/>
      </w:pPr>
      <w:r w:rsidRPr="0D27FB3C">
        <w:t xml:space="preserve">De reden waarom hier geen binair voor gebruikt wordt is omdat </w:t>
      </w:r>
      <w:r w:rsidR="00AF1470" w:rsidRPr="0D27FB3C">
        <w:t>hexadecimale</w:t>
      </w:r>
      <w:r w:rsidRPr="0D27FB3C">
        <w:t xml:space="preserve"> korter en minder foutgevoelig zijn</w:t>
      </w:r>
      <w:r w:rsidR="0007298E" w:rsidRPr="0D27FB3C">
        <w:t xml:space="preserve"> </w:t>
      </w:r>
      <w:sdt>
        <w:sdtPr>
          <w:id w:val="1991055827"/>
          <w:citation/>
        </w:sdtPr>
        <w:sdtContent>
          <w:r w:rsidR="00AF0A7A" w:rsidRPr="0D27FB3C">
            <w:fldChar w:fldCharType="begin"/>
          </w:r>
          <w:r w:rsidR="00AF0A7A" w:rsidRPr="0D27FB3C">
            <w:rPr>
              <w:lang w:val="en-GB"/>
            </w:rPr>
            <w:instrText xml:space="preserve"> CITATION 12 \l 2057 </w:instrText>
          </w:r>
          <w:r w:rsidR="00AF0A7A" w:rsidRPr="0D27FB3C">
            <w:fldChar w:fldCharType="separate"/>
          </w:r>
          <w:r w:rsidR="009F6454" w:rsidRPr="009F6454">
            <w:rPr>
              <w:noProof/>
              <w:lang w:val="en-GB"/>
            </w:rPr>
            <w:t>[4]</w:t>
          </w:r>
          <w:r w:rsidR="00AF0A7A" w:rsidRPr="0D27FB3C">
            <w:fldChar w:fldCharType="end"/>
          </w:r>
        </w:sdtContent>
      </w:sdt>
      <w:r w:rsidRPr="0D27FB3C">
        <w:t>.</w:t>
      </w:r>
      <w:r w:rsidRPr="0007298E">
        <w:rPr>
          <w:rFonts w:cstheme="minorHAnsi"/>
        </w:rPr>
        <w:tab/>
      </w:r>
    </w:p>
    <w:p w14:paraId="4E2EA2AC" w14:textId="208D6F23" w:rsidR="00AC4E3D" w:rsidRPr="00C97F29" w:rsidRDefault="001973CE" w:rsidP="00CF09C5">
      <w:pPr>
        <w:spacing w:after="160" w:line="259" w:lineRule="auto"/>
        <w:rPr>
          <w:rFonts w:cstheme="minorHAnsi"/>
          <w:b/>
          <w:bCs/>
        </w:rPr>
      </w:pPr>
      <w:r w:rsidRPr="00C97F29">
        <w:rPr>
          <w:rFonts w:cstheme="minorHAnsi"/>
        </w:rPr>
        <w:br w:type="page"/>
      </w:r>
      <w:r w:rsidR="00AC4E3D" w:rsidRPr="00C97F29">
        <w:rPr>
          <w:rFonts w:cstheme="minorHAnsi"/>
          <w:b/>
          <w:bCs/>
        </w:rPr>
        <w:lastRenderedPageBreak/>
        <w:t>Onderzoek hoe decimale gegevensformaten worden gebruikt in financiële berekeningen of boekhoudsystemen. Leg het kort in je eigen woorden uit.</w:t>
      </w:r>
    </w:p>
    <w:p w14:paraId="6E23700E" w14:textId="77777777" w:rsidR="00AC4E3D" w:rsidRPr="00C97F29" w:rsidRDefault="00AC4E3D" w:rsidP="00AC4E3D">
      <w:pPr>
        <w:pStyle w:val="ListParagraph"/>
        <w:ind w:left="360"/>
        <w:rPr>
          <w:rFonts w:cstheme="minorHAnsi"/>
        </w:rPr>
      </w:pPr>
    </w:p>
    <w:p w14:paraId="608EC58A" w14:textId="4EAB8D50" w:rsidR="00AC4E3D" w:rsidRPr="0007298E" w:rsidRDefault="00AC4E3D" w:rsidP="0D27FB3C">
      <w:pPr>
        <w:pStyle w:val="ListParagraph"/>
        <w:ind w:left="360"/>
      </w:pPr>
      <w:r w:rsidRPr="0D27FB3C">
        <w:t xml:space="preserve">Het decimale format </w:t>
      </w:r>
      <w:r w:rsidR="00AF1470" w:rsidRPr="0D27FB3C">
        <w:t>wordt</w:t>
      </w:r>
      <w:r w:rsidRPr="0D27FB3C">
        <w:t xml:space="preserve"> gebruikt bij financiële berekeningen</w:t>
      </w:r>
      <w:ins w:id="4" w:author="Caroline Rietdijk" w:date="2025-01-02T13:46:00Z">
        <w:r w:rsidR="69BDE2FC" w:rsidRPr="0D27FB3C">
          <w:t>,</w:t>
        </w:r>
      </w:ins>
      <w:r w:rsidRPr="0D27FB3C">
        <w:t xml:space="preserve"> omdat daar veel met </w:t>
      </w:r>
      <w:r w:rsidR="00AF1470" w:rsidRPr="0D27FB3C">
        <w:t>komma</w:t>
      </w:r>
      <w:r w:rsidRPr="0D27FB3C">
        <w:t xml:space="preserve"> getallen gewerkt kan worden.</w:t>
      </w:r>
      <w:r w:rsidRPr="0007298E">
        <w:rPr>
          <w:rFonts w:cstheme="minorHAnsi"/>
        </w:rPr>
        <w:br/>
      </w:r>
      <w:r w:rsidRPr="0007298E">
        <w:rPr>
          <w:rFonts w:cstheme="minorHAnsi"/>
        </w:rPr>
        <w:br/>
      </w:r>
      <w:proofErr w:type="spellStart"/>
      <w:r w:rsidRPr="0D27FB3C">
        <w:t>Decimals</w:t>
      </w:r>
      <w:proofErr w:type="spellEnd"/>
      <w:r w:rsidRPr="0D27FB3C">
        <w:t xml:space="preserve"> zijn daar nauwkeurig in, waar </w:t>
      </w:r>
      <w:proofErr w:type="spellStart"/>
      <w:r w:rsidRPr="0D27FB3C">
        <w:t>floats</w:t>
      </w:r>
      <w:proofErr w:type="spellEnd"/>
      <w:r w:rsidRPr="0D27FB3C">
        <w:t xml:space="preserve"> en doubles dat minder zijn</w:t>
      </w:r>
      <w:r w:rsidR="00AF0A7A" w:rsidRPr="0D27FB3C">
        <w:t xml:space="preserve"> </w:t>
      </w:r>
      <w:sdt>
        <w:sdtPr>
          <w:id w:val="-451023286"/>
          <w:citation/>
        </w:sdtPr>
        <w:sdtContent>
          <w:r w:rsidR="00AF0A7A" w:rsidRPr="0D27FB3C">
            <w:fldChar w:fldCharType="begin"/>
          </w:r>
          <w:r w:rsidR="00AF0A7A" w:rsidRPr="0D27FB3C">
            <w:rPr>
              <w:lang w:val="en-GB"/>
            </w:rPr>
            <w:instrText xml:space="preserve"> CITATION 13 \l 2057 </w:instrText>
          </w:r>
          <w:r w:rsidR="00AF0A7A" w:rsidRPr="0D27FB3C">
            <w:fldChar w:fldCharType="separate"/>
          </w:r>
          <w:r w:rsidR="009F6454" w:rsidRPr="009F6454">
            <w:rPr>
              <w:noProof/>
              <w:lang w:val="en-GB"/>
            </w:rPr>
            <w:t>[5]</w:t>
          </w:r>
          <w:r w:rsidR="00AF0A7A" w:rsidRPr="0D27FB3C">
            <w:fldChar w:fldCharType="end"/>
          </w:r>
        </w:sdtContent>
      </w:sdt>
      <w:r w:rsidRPr="0D27FB3C">
        <w:t>.</w:t>
      </w:r>
    </w:p>
    <w:p w14:paraId="603D3418" w14:textId="77777777" w:rsidR="00AC4E3D" w:rsidRPr="00C97F29" w:rsidRDefault="00AC4E3D" w:rsidP="00AC4E3D">
      <w:pPr>
        <w:pStyle w:val="ListParagraph"/>
        <w:ind w:left="360"/>
        <w:rPr>
          <w:rFonts w:cstheme="minorHAnsi"/>
        </w:rPr>
      </w:pPr>
    </w:p>
    <w:p w14:paraId="27046B51" w14:textId="77777777" w:rsidR="00AC4E3D" w:rsidRPr="00C97F29" w:rsidRDefault="00AC4E3D" w:rsidP="00AC4E3D">
      <w:pPr>
        <w:pStyle w:val="ListParagraph"/>
        <w:numPr>
          <w:ilvl w:val="0"/>
          <w:numId w:val="24"/>
        </w:numPr>
        <w:rPr>
          <w:rFonts w:cstheme="minorHAnsi"/>
          <w:b/>
          <w:bCs/>
        </w:rPr>
      </w:pPr>
      <w:r w:rsidRPr="00C97F29">
        <w:rPr>
          <w:rFonts w:cstheme="minorHAnsi"/>
          <w:b/>
          <w:bCs/>
        </w:rPr>
        <w:t>Van welke bronnen heb je gebruik gemaakt bij het doen van onderzoek (websites, boeken, artikelen). Geef hier de door jouw gebruikte bronnen weer.</w:t>
      </w:r>
    </w:p>
    <w:tbl>
      <w:tblPr>
        <w:tblW w:w="4975" w:type="pct"/>
        <w:tblCellSpacing w:w="15" w:type="dxa"/>
        <w:tblCellMar>
          <w:top w:w="15" w:type="dxa"/>
          <w:left w:w="15" w:type="dxa"/>
          <w:bottom w:w="15" w:type="dxa"/>
          <w:right w:w="15" w:type="dxa"/>
        </w:tblCellMar>
        <w:tblLook w:val="04A0" w:firstRow="1" w:lastRow="0" w:firstColumn="1" w:lastColumn="0" w:noHBand="0" w:noVBand="1"/>
      </w:tblPr>
      <w:tblGrid>
        <w:gridCol w:w="8906"/>
        <w:gridCol w:w="30"/>
        <w:gridCol w:w="45"/>
      </w:tblGrid>
      <w:tr w:rsidR="0007298E" w:rsidRPr="00C97F29" w14:paraId="3FB093E7" w14:textId="77777777" w:rsidTr="0007298E">
        <w:trPr>
          <w:tblCellSpacing w:w="15" w:type="dxa"/>
        </w:trPr>
        <w:tc>
          <w:tcPr>
            <w:tcW w:w="0" w:type="auto"/>
            <w:gridSpan w:val="3"/>
            <w:hideMark/>
          </w:tcPr>
          <w:p w14:paraId="39DF1EE2" w14:textId="77777777" w:rsidR="0007298E" w:rsidRPr="00C97F29" w:rsidRDefault="0007298E" w:rsidP="0007298E">
            <w:pPr>
              <w:pStyle w:val="Bibliography"/>
              <w:numPr>
                <w:ilvl w:val="0"/>
                <w:numId w:val="57"/>
              </w:numPr>
              <w:rPr>
                <w:rFonts w:cstheme="minorHAnsi"/>
                <w:noProof/>
                <w:lang w:val="en-US"/>
              </w:rPr>
            </w:pPr>
            <w:r w:rsidRPr="00C97F29">
              <w:rPr>
                <w:rFonts w:cstheme="minorHAnsi"/>
                <w:noProof/>
                <w:lang w:val="en-US"/>
              </w:rPr>
              <w:t xml:space="preserve">Harvard, "Lecture 4," 2021. [Online]. Available: </w:t>
            </w:r>
            <w:r w:rsidRPr="00C97F29">
              <w:rPr>
                <w:rFonts w:cstheme="minorHAnsi"/>
                <w:noProof/>
                <w:lang w:val="en-US"/>
              </w:rPr>
              <w:softHyphen/>
              <w:t>https://cs50.harvard.edu/college/2021/spring/notes/4/.</w:t>
            </w:r>
          </w:p>
        </w:tc>
      </w:tr>
      <w:tr w:rsidR="0007298E" w:rsidRPr="00C97F29" w14:paraId="4FB59E36" w14:textId="77777777" w:rsidTr="0007298E">
        <w:trPr>
          <w:gridAfter w:val="2"/>
          <w:tblCellSpacing w:w="15" w:type="dxa"/>
        </w:trPr>
        <w:tc>
          <w:tcPr>
            <w:tcW w:w="0" w:type="auto"/>
            <w:hideMark/>
          </w:tcPr>
          <w:p w14:paraId="0F0F0EC0" w14:textId="77777777" w:rsidR="0007298E" w:rsidRPr="00C97F29" w:rsidRDefault="0007298E" w:rsidP="0007298E">
            <w:pPr>
              <w:pStyle w:val="Bibliography"/>
              <w:numPr>
                <w:ilvl w:val="0"/>
                <w:numId w:val="57"/>
              </w:numPr>
              <w:rPr>
                <w:rFonts w:cstheme="minorHAnsi"/>
                <w:noProof/>
                <w:lang w:val="en-US"/>
              </w:rPr>
            </w:pPr>
            <w:r w:rsidRPr="00C97F29">
              <w:rPr>
                <w:rFonts w:cstheme="minorHAnsi"/>
                <w:noProof/>
                <w:lang w:val="en-US"/>
              </w:rPr>
              <w:t xml:space="preserve">D. Hua, A. Weiland and S. Drummond, Bits, Bytes, and Binary: The Mathematics of Computers, Tech Directions, 2014. </w:t>
            </w:r>
          </w:p>
        </w:tc>
      </w:tr>
      <w:tr w:rsidR="0007298E" w:rsidRPr="00C97F29" w14:paraId="150B004A" w14:textId="77777777" w:rsidTr="0007298E">
        <w:trPr>
          <w:gridAfter w:val="1"/>
          <w:tblCellSpacing w:w="15" w:type="dxa"/>
        </w:trPr>
        <w:tc>
          <w:tcPr>
            <w:tcW w:w="0" w:type="auto"/>
            <w:gridSpan w:val="2"/>
            <w:hideMark/>
          </w:tcPr>
          <w:p w14:paraId="1B688D8C" w14:textId="361754B7" w:rsidR="0007298E" w:rsidRPr="00C97F29" w:rsidRDefault="0007298E" w:rsidP="0007298E">
            <w:pPr>
              <w:pStyle w:val="Bibliography"/>
              <w:numPr>
                <w:ilvl w:val="0"/>
                <w:numId w:val="57"/>
              </w:numPr>
              <w:rPr>
                <w:rFonts w:cstheme="minorHAnsi"/>
                <w:noProof/>
                <w:lang w:val="en-US"/>
              </w:rPr>
            </w:pPr>
            <w:r w:rsidRPr="00C97F29">
              <w:rPr>
                <w:rFonts w:cstheme="minorHAnsi"/>
                <w:noProof/>
                <w:lang w:val="en-US"/>
              </w:rPr>
              <w:t xml:space="preserve">F. Mudawar, Exact Versus Inexact Decimal Floating-Point Numbers and Arithmetic, IEEE Access, vol. 11,, 2023. </w:t>
            </w:r>
          </w:p>
        </w:tc>
      </w:tr>
    </w:tbl>
    <w:p w14:paraId="4FC548B2" w14:textId="77777777" w:rsidR="00E84415" w:rsidRPr="00C97F29" w:rsidRDefault="00E84415" w:rsidP="00E84415">
      <w:pPr>
        <w:spacing w:after="160" w:line="259" w:lineRule="auto"/>
        <w:rPr>
          <w:rFonts w:cstheme="minorHAnsi"/>
          <w:color w:val="242424"/>
        </w:rPr>
      </w:pPr>
    </w:p>
    <w:p w14:paraId="21DD3D88" w14:textId="0C57161B" w:rsidR="00E84415" w:rsidRPr="00C97F29" w:rsidRDefault="00E84415">
      <w:pPr>
        <w:spacing w:after="160" w:line="259" w:lineRule="auto"/>
        <w:rPr>
          <w:rFonts w:cstheme="minorHAnsi"/>
          <w:color w:val="242424"/>
        </w:rPr>
      </w:pPr>
      <w:r w:rsidRPr="00C97F29">
        <w:rPr>
          <w:rFonts w:cstheme="minorHAnsi"/>
          <w:color w:val="242424"/>
        </w:rPr>
        <w:br w:type="page"/>
      </w:r>
    </w:p>
    <w:p w14:paraId="0AD59A01" w14:textId="77777777" w:rsidR="00096DDA" w:rsidRPr="00C97F29" w:rsidRDefault="00096DDA" w:rsidP="00096DDA">
      <w:pPr>
        <w:pStyle w:val="NormalWeb"/>
        <w:numPr>
          <w:ilvl w:val="1"/>
          <w:numId w:val="4"/>
        </w:numPr>
        <w:shd w:val="clear" w:color="auto" w:fill="FFFFFF"/>
        <w:spacing w:before="0" w:beforeAutospacing="0" w:after="0" w:afterAutospacing="0"/>
        <w:ind w:left="567" w:hanging="567"/>
        <w:rPr>
          <w:rFonts w:asciiTheme="minorHAnsi" w:hAnsiTheme="minorHAnsi" w:cstheme="minorHAnsi"/>
          <w:b/>
          <w:bCs/>
          <w:color w:val="242424"/>
          <w:sz w:val="22"/>
          <w:szCs w:val="22"/>
        </w:rPr>
      </w:pPr>
      <w:proofErr w:type="spellStart"/>
      <w:r w:rsidRPr="00C97F29">
        <w:rPr>
          <w:rFonts w:asciiTheme="minorHAnsi" w:hAnsiTheme="minorHAnsi" w:cstheme="minorHAnsi"/>
          <w:b/>
          <w:bCs/>
          <w:color w:val="242424"/>
          <w:sz w:val="22"/>
          <w:szCs w:val="22"/>
        </w:rPr>
        <w:lastRenderedPageBreak/>
        <w:t>Supporting</w:t>
      </w:r>
      <w:proofErr w:type="spellEnd"/>
      <w:r w:rsidRPr="00C97F29">
        <w:rPr>
          <w:rFonts w:asciiTheme="minorHAnsi" w:hAnsiTheme="minorHAnsi" w:cstheme="minorHAnsi"/>
          <w:b/>
          <w:bCs/>
          <w:color w:val="242424"/>
          <w:sz w:val="22"/>
          <w:szCs w:val="22"/>
        </w:rPr>
        <w:t xml:space="preserve"> topic week 6 – Debugging</w:t>
      </w:r>
    </w:p>
    <w:p w14:paraId="42F176A2" w14:textId="77777777" w:rsidR="00874901" w:rsidRPr="00C97F29" w:rsidRDefault="00874901" w:rsidP="00874901">
      <w:pPr>
        <w:rPr>
          <w:rFonts w:cstheme="minorHAnsi"/>
        </w:rPr>
      </w:pPr>
    </w:p>
    <w:tbl>
      <w:tblPr>
        <w:tblStyle w:val="TableGrid"/>
        <w:tblW w:w="0" w:type="auto"/>
        <w:tblInd w:w="0" w:type="dxa"/>
        <w:tblLook w:val="04A0" w:firstRow="1" w:lastRow="0" w:firstColumn="1" w:lastColumn="0" w:noHBand="0" w:noVBand="1"/>
      </w:tblPr>
      <w:tblGrid>
        <w:gridCol w:w="3246"/>
        <w:gridCol w:w="5770"/>
      </w:tblGrid>
      <w:tr w:rsidR="00874901" w:rsidRPr="00C97F29" w14:paraId="3E240693" w14:textId="77777777" w:rsidTr="006F49A1">
        <w:tc>
          <w:tcPr>
            <w:tcW w:w="3256" w:type="dxa"/>
            <w:tcBorders>
              <w:top w:val="single" w:sz="4" w:space="0" w:color="auto"/>
              <w:left w:val="single" w:sz="4" w:space="0" w:color="auto"/>
              <w:bottom w:val="single" w:sz="4" w:space="0" w:color="auto"/>
              <w:right w:val="single" w:sz="4" w:space="0" w:color="auto"/>
            </w:tcBorders>
            <w:hideMark/>
          </w:tcPr>
          <w:p w14:paraId="44610F53" w14:textId="77777777" w:rsidR="00874901" w:rsidRPr="00C97F29" w:rsidRDefault="00874901" w:rsidP="006F49A1">
            <w:pPr>
              <w:spacing w:line="240" w:lineRule="auto"/>
              <w:rPr>
                <w:rFonts w:cstheme="minorHAnsi"/>
              </w:rPr>
            </w:pPr>
            <w:r w:rsidRPr="00C97F29">
              <w:rPr>
                <w:rFonts w:cstheme="minorHAnsi"/>
              </w:rPr>
              <w:t>Bevinding #1</w:t>
            </w:r>
          </w:p>
        </w:tc>
        <w:tc>
          <w:tcPr>
            <w:tcW w:w="5806" w:type="dxa"/>
            <w:tcBorders>
              <w:top w:val="single" w:sz="4" w:space="0" w:color="auto"/>
              <w:left w:val="single" w:sz="4" w:space="0" w:color="auto"/>
              <w:bottom w:val="single" w:sz="4" w:space="0" w:color="auto"/>
              <w:right w:val="single" w:sz="4" w:space="0" w:color="auto"/>
            </w:tcBorders>
          </w:tcPr>
          <w:p w14:paraId="5A95C143" w14:textId="46D92D66" w:rsidR="00874901" w:rsidRPr="00C97F29" w:rsidRDefault="00874901" w:rsidP="006F49A1">
            <w:pPr>
              <w:spacing w:line="240" w:lineRule="auto"/>
              <w:rPr>
                <w:rFonts w:cstheme="minorHAnsi"/>
              </w:rPr>
            </w:pPr>
            <w:r w:rsidRPr="00C97F29">
              <w:rPr>
                <w:rFonts w:cstheme="minorHAnsi"/>
              </w:rPr>
              <w:t>Script kan niet geïmport</w:t>
            </w:r>
            <w:r w:rsidR="00E61EBB" w:rsidRPr="00C97F29">
              <w:rPr>
                <w:rFonts w:cstheme="minorHAnsi"/>
              </w:rPr>
              <w:t>eerd</w:t>
            </w:r>
            <w:r w:rsidRPr="00C97F29">
              <w:rPr>
                <w:rFonts w:cstheme="minorHAnsi"/>
              </w:rPr>
              <w:t xml:space="preserve"> worden als module.</w:t>
            </w:r>
          </w:p>
        </w:tc>
      </w:tr>
      <w:tr w:rsidR="00874901" w:rsidRPr="00C97F29" w14:paraId="422F59D2" w14:textId="77777777" w:rsidTr="006F49A1">
        <w:tc>
          <w:tcPr>
            <w:tcW w:w="3256" w:type="dxa"/>
            <w:tcBorders>
              <w:top w:val="single" w:sz="4" w:space="0" w:color="auto"/>
              <w:left w:val="single" w:sz="4" w:space="0" w:color="auto"/>
              <w:bottom w:val="single" w:sz="4" w:space="0" w:color="auto"/>
              <w:right w:val="single" w:sz="4" w:space="0" w:color="auto"/>
            </w:tcBorders>
            <w:hideMark/>
          </w:tcPr>
          <w:p w14:paraId="071D0A13" w14:textId="77777777" w:rsidR="00874901" w:rsidRPr="00C97F29" w:rsidRDefault="00874901" w:rsidP="00874901">
            <w:pPr>
              <w:pStyle w:val="ListParagraph"/>
              <w:numPr>
                <w:ilvl w:val="0"/>
                <w:numId w:val="7"/>
              </w:numPr>
              <w:spacing w:line="240" w:lineRule="auto"/>
              <w:ind w:left="313" w:hanging="284"/>
              <w:rPr>
                <w:rFonts w:cstheme="minorHAnsi"/>
              </w:rPr>
            </w:pPr>
            <w:r w:rsidRPr="00C97F29">
              <w:rPr>
                <w:rFonts w:cstheme="minorHAnsi"/>
              </w:rPr>
              <w:t>Wat voor probleem veroorzaakt de bug?</w:t>
            </w:r>
          </w:p>
        </w:tc>
        <w:tc>
          <w:tcPr>
            <w:tcW w:w="5806" w:type="dxa"/>
            <w:tcBorders>
              <w:top w:val="single" w:sz="4" w:space="0" w:color="auto"/>
              <w:left w:val="single" w:sz="4" w:space="0" w:color="auto"/>
              <w:bottom w:val="single" w:sz="4" w:space="0" w:color="auto"/>
              <w:right w:val="single" w:sz="4" w:space="0" w:color="auto"/>
            </w:tcBorders>
          </w:tcPr>
          <w:p w14:paraId="0018381F" w14:textId="77777777" w:rsidR="00874901" w:rsidRPr="00C97F29" w:rsidRDefault="00874901" w:rsidP="006F49A1">
            <w:pPr>
              <w:spacing w:line="240" w:lineRule="auto"/>
              <w:rPr>
                <w:rFonts w:cstheme="minorHAnsi"/>
              </w:rPr>
            </w:pPr>
            <w:r w:rsidRPr="00C97F29">
              <w:rPr>
                <w:rFonts w:cstheme="minorHAnsi"/>
              </w:rPr>
              <w:t>Er is geen check gedaan of het script wordt geïmporteerd of niet</w:t>
            </w:r>
          </w:p>
          <w:p w14:paraId="3C2DC019" w14:textId="77777777" w:rsidR="00874901" w:rsidRPr="00C97F29" w:rsidRDefault="00874901" w:rsidP="006F49A1">
            <w:pPr>
              <w:spacing w:line="240" w:lineRule="auto"/>
              <w:rPr>
                <w:rFonts w:cstheme="minorHAnsi"/>
              </w:rPr>
            </w:pPr>
          </w:p>
        </w:tc>
      </w:tr>
      <w:tr w:rsidR="00874901" w:rsidRPr="00C97F29" w14:paraId="110DF8B4" w14:textId="77777777" w:rsidTr="006F49A1">
        <w:tc>
          <w:tcPr>
            <w:tcW w:w="3256" w:type="dxa"/>
            <w:tcBorders>
              <w:top w:val="single" w:sz="4" w:space="0" w:color="auto"/>
              <w:left w:val="single" w:sz="4" w:space="0" w:color="auto"/>
              <w:bottom w:val="single" w:sz="4" w:space="0" w:color="auto"/>
              <w:right w:val="single" w:sz="4" w:space="0" w:color="auto"/>
            </w:tcBorders>
            <w:hideMark/>
          </w:tcPr>
          <w:p w14:paraId="2D95B37E" w14:textId="77777777" w:rsidR="00874901" w:rsidRPr="00C97F29" w:rsidRDefault="00874901" w:rsidP="00874901">
            <w:pPr>
              <w:pStyle w:val="ListParagraph"/>
              <w:numPr>
                <w:ilvl w:val="0"/>
                <w:numId w:val="7"/>
              </w:numPr>
              <w:spacing w:line="240" w:lineRule="auto"/>
              <w:ind w:left="313" w:hanging="284"/>
              <w:rPr>
                <w:rFonts w:cstheme="minorHAnsi"/>
              </w:rPr>
            </w:pPr>
            <w:r w:rsidRPr="00C97F29">
              <w:rPr>
                <w:rFonts w:cstheme="minorHAnsi"/>
              </w:rPr>
              <w:t>Waar in de code heb je de bug gevonden (regelnummer)?</w:t>
            </w:r>
          </w:p>
        </w:tc>
        <w:tc>
          <w:tcPr>
            <w:tcW w:w="5806" w:type="dxa"/>
            <w:tcBorders>
              <w:top w:val="single" w:sz="4" w:space="0" w:color="auto"/>
              <w:left w:val="single" w:sz="4" w:space="0" w:color="auto"/>
              <w:bottom w:val="single" w:sz="4" w:space="0" w:color="auto"/>
              <w:right w:val="single" w:sz="4" w:space="0" w:color="auto"/>
            </w:tcBorders>
          </w:tcPr>
          <w:p w14:paraId="6313B952" w14:textId="77777777" w:rsidR="00874901" w:rsidRPr="00C97F29" w:rsidRDefault="00874901" w:rsidP="006F49A1">
            <w:pPr>
              <w:spacing w:line="240" w:lineRule="auto"/>
              <w:rPr>
                <w:rFonts w:cstheme="minorHAnsi"/>
              </w:rPr>
            </w:pPr>
          </w:p>
          <w:p w14:paraId="06B962BF" w14:textId="77777777" w:rsidR="00874901" w:rsidRPr="00C97F29" w:rsidRDefault="00874901" w:rsidP="006F49A1">
            <w:pPr>
              <w:spacing w:line="240" w:lineRule="auto"/>
              <w:rPr>
                <w:rFonts w:cstheme="minorHAnsi"/>
              </w:rPr>
            </w:pPr>
            <w:r w:rsidRPr="00C97F29">
              <w:rPr>
                <w:rFonts w:cstheme="minorHAnsi"/>
              </w:rPr>
              <w:t>Regel 61</w:t>
            </w:r>
          </w:p>
        </w:tc>
      </w:tr>
      <w:tr w:rsidR="00874901" w:rsidRPr="00C97F29" w14:paraId="0064866E" w14:textId="77777777" w:rsidTr="006F49A1">
        <w:tc>
          <w:tcPr>
            <w:tcW w:w="3256" w:type="dxa"/>
            <w:tcBorders>
              <w:top w:val="single" w:sz="4" w:space="0" w:color="auto"/>
              <w:left w:val="single" w:sz="4" w:space="0" w:color="auto"/>
              <w:bottom w:val="single" w:sz="4" w:space="0" w:color="auto"/>
              <w:right w:val="single" w:sz="4" w:space="0" w:color="auto"/>
            </w:tcBorders>
            <w:hideMark/>
          </w:tcPr>
          <w:p w14:paraId="600AD786" w14:textId="77777777" w:rsidR="00874901" w:rsidRPr="00C97F29" w:rsidRDefault="00874901" w:rsidP="00874901">
            <w:pPr>
              <w:pStyle w:val="ListParagraph"/>
              <w:numPr>
                <w:ilvl w:val="0"/>
                <w:numId w:val="7"/>
              </w:numPr>
              <w:spacing w:line="240" w:lineRule="auto"/>
              <w:ind w:left="313" w:hanging="284"/>
              <w:rPr>
                <w:rFonts w:cstheme="minorHAnsi"/>
              </w:rPr>
            </w:pPr>
            <w:r w:rsidRPr="00C97F29">
              <w:rPr>
                <w:rFonts w:cstheme="minorHAnsi"/>
              </w:rPr>
              <w:t>Wat heb je gedaan om de bug te vinden?</w:t>
            </w:r>
          </w:p>
        </w:tc>
        <w:tc>
          <w:tcPr>
            <w:tcW w:w="5806" w:type="dxa"/>
            <w:tcBorders>
              <w:top w:val="single" w:sz="4" w:space="0" w:color="auto"/>
              <w:left w:val="single" w:sz="4" w:space="0" w:color="auto"/>
              <w:bottom w:val="single" w:sz="4" w:space="0" w:color="auto"/>
              <w:right w:val="single" w:sz="4" w:space="0" w:color="auto"/>
            </w:tcBorders>
          </w:tcPr>
          <w:p w14:paraId="1AFB0A1F" w14:textId="77777777" w:rsidR="00874901" w:rsidRPr="00C97F29" w:rsidRDefault="00874901" w:rsidP="006F49A1">
            <w:pPr>
              <w:spacing w:line="240" w:lineRule="auto"/>
              <w:rPr>
                <w:rFonts w:cstheme="minorHAnsi"/>
              </w:rPr>
            </w:pPr>
            <w:r w:rsidRPr="00C97F29">
              <w:rPr>
                <w:rFonts w:cstheme="minorHAnsi"/>
              </w:rPr>
              <w:t>Ik heb geprobeerd om het script te importen als module via een ander script</w:t>
            </w:r>
          </w:p>
          <w:p w14:paraId="2BC003F5" w14:textId="77777777" w:rsidR="00874901" w:rsidRPr="00C97F29" w:rsidRDefault="00874901" w:rsidP="006F49A1">
            <w:pPr>
              <w:spacing w:line="240" w:lineRule="auto"/>
              <w:rPr>
                <w:rFonts w:cstheme="minorHAnsi"/>
              </w:rPr>
            </w:pPr>
          </w:p>
        </w:tc>
      </w:tr>
      <w:tr w:rsidR="00874901" w:rsidRPr="00C97F29" w14:paraId="335996C6" w14:textId="77777777" w:rsidTr="006F49A1">
        <w:tc>
          <w:tcPr>
            <w:tcW w:w="3256" w:type="dxa"/>
            <w:tcBorders>
              <w:top w:val="single" w:sz="4" w:space="0" w:color="auto"/>
              <w:left w:val="single" w:sz="4" w:space="0" w:color="auto"/>
              <w:bottom w:val="single" w:sz="4" w:space="0" w:color="auto"/>
              <w:right w:val="single" w:sz="4" w:space="0" w:color="auto"/>
            </w:tcBorders>
            <w:hideMark/>
          </w:tcPr>
          <w:p w14:paraId="2B85D4D2" w14:textId="77777777" w:rsidR="00874901" w:rsidRPr="00C97F29" w:rsidRDefault="00874901" w:rsidP="00874901">
            <w:pPr>
              <w:pStyle w:val="ListParagraph"/>
              <w:numPr>
                <w:ilvl w:val="0"/>
                <w:numId w:val="7"/>
              </w:numPr>
              <w:spacing w:line="240" w:lineRule="auto"/>
              <w:ind w:left="313" w:hanging="284"/>
              <w:rPr>
                <w:rFonts w:cstheme="minorHAnsi"/>
              </w:rPr>
            </w:pPr>
            <w:r w:rsidRPr="00C97F29">
              <w:rPr>
                <w:rFonts w:cstheme="minorHAnsi"/>
              </w:rPr>
              <w:t>Hoe heb je bug opgelost?</w:t>
            </w:r>
          </w:p>
        </w:tc>
        <w:tc>
          <w:tcPr>
            <w:tcW w:w="5806" w:type="dxa"/>
            <w:tcBorders>
              <w:top w:val="single" w:sz="4" w:space="0" w:color="auto"/>
              <w:left w:val="single" w:sz="4" w:space="0" w:color="auto"/>
              <w:bottom w:val="single" w:sz="4" w:space="0" w:color="auto"/>
              <w:right w:val="single" w:sz="4" w:space="0" w:color="auto"/>
            </w:tcBorders>
          </w:tcPr>
          <w:p w14:paraId="4842523C" w14:textId="77777777" w:rsidR="00874901" w:rsidRPr="00C97F29" w:rsidRDefault="00874901" w:rsidP="006F49A1">
            <w:pPr>
              <w:spacing w:line="240" w:lineRule="auto"/>
              <w:rPr>
                <w:rFonts w:cstheme="minorHAnsi"/>
              </w:rPr>
            </w:pPr>
            <w:r w:rsidRPr="00C97F29">
              <w:rPr>
                <w:rFonts w:cstheme="minorHAnsi"/>
              </w:rPr>
              <w:t>Een “</w:t>
            </w:r>
            <w:proofErr w:type="spellStart"/>
            <w:r w:rsidRPr="00C97F29">
              <w:rPr>
                <w:rFonts w:cstheme="minorHAnsi"/>
              </w:rPr>
              <w:t>if</w:t>
            </w:r>
            <w:proofErr w:type="spellEnd"/>
            <w:r w:rsidRPr="00C97F29">
              <w:rPr>
                <w:rFonts w:cstheme="minorHAnsi"/>
              </w:rPr>
              <w:t xml:space="preserve"> __name__ == “__</w:t>
            </w:r>
            <w:proofErr w:type="spellStart"/>
            <w:r w:rsidRPr="00C97F29">
              <w:rPr>
                <w:rFonts w:cstheme="minorHAnsi"/>
              </w:rPr>
              <w:t>main</w:t>
            </w:r>
            <w:proofErr w:type="spellEnd"/>
            <w:r w:rsidRPr="00C97F29">
              <w:rPr>
                <w:rFonts w:cstheme="minorHAnsi"/>
              </w:rPr>
              <w:t xml:space="preserve">__” statement om de </w:t>
            </w:r>
            <w:proofErr w:type="spellStart"/>
            <w:proofErr w:type="gramStart"/>
            <w:r w:rsidRPr="00C97F29">
              <w:rPr>
                <w:rFonts w:cstheme="minorHAnsi"/>
              </w:rPr>
              <w:t>main</w:t>
            </w:r>
            <w:proofErr w:type="spellEnd"/>
            <w:r w:rsidRPr="00C97F29">
              <w:rPr>
                <w:rFonts w:cstheme="minorHAnsi"/>
              </w:rPr>
              <w:t>(</w:t>
            </w:r>
            <w:proofErr w:type="gramEnd"/>
            <w:r w:rsidRPr="00C97F29">
              <w:rPr>
                <w:rFonts w:cstheme="minorHAnsi"/>
              </w:rPr>
              <w:t>) functie gezet</w:t>
            </w:r>
          </w:p>
        </w:tc>
      </w:tr>
    </w:tbl>
    <w:p w14:paraId="0EF9EEA4" w14:textId="77777777" w:rsidR="00874901" w:rsidRPr="00C97F29" w:rsidRDefault="00874901" w:rsidP="00874901">
      <w:pPr>
        <w:rPr>
          <w:rFonts w:cstheme="minorHAnsi"/>
        </w:rPr>
      </w:pPr>
    </w:p>
    <w:tbl>
      <w:tblPr>
        <w:tblStyle w:val="TableGrid"/>
        <w:tblW w:w="0" w:type="auto"/>
        <w:tblInd w:w="0" w:type="dxa"/>
        <w:tblLook w:val="04A0" w:firstRow="1" w:lastRow="0" w:firstColumn="1" w:lastColumn="0" w:noHBand="0" w:noVBand="1"/>
      </w:tblPr>
      <w:tblGrid>
        <w:gridCol w:w="3223"/>
        <w:gridCol w:w="5793"/>
      </w:tblGrid>
      <w:tr w:rsidR="00874901" w:rsidRPr="00C97F29" w14:paraId="294FDD45"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2544D2B6" w14:textId="77777777" w:rsidR="00874901" w:rsidRPr="00C97F29" w:rsidRDefault="00874901" w:rsidP="006F49A1">
            <w:pPr>
              <w:spacing w:line="240" w:lineRule="auto"/>
              <w:rPr>
                <w:rFonts w:cstheme="minorHAnsi"/>
              </w:rPr>
            </w:pPr>
            <w:r w:rsidRPr="00C97F29">
              <w:rPr>
                <w:rFonts w:cstheme="minorHAnsi"/>
              </w:rPr>
              <w:t>Bevinding #2</w:t>
            </w:r>
          </w:p>
        </w:tc>
        <w:tc>
          <w:tcPr>
            <w:tcW w:w="5806" w:type="dxa"/>
            <w:tcBorders>
              <w:top w:val="single" w:sz="4" w:space="0" w:color="auto"/>
              <w:left w:val="single" w:sz="4" w:space="0" w:color="auto"/>
              <w:bottom w:val="single" w:sz="4" w:space="0" w:color="auto"/>
              <w:right w:val="single" w:sz="4" w:space="0" w:color="auto"/>
            </w:tcBorders>
          </w:tcPr>
          <w:p w14:paraId="5C544E62" w14:textId="77777777" w:rsidR="00874901" w:rsidRPr="00C97F29" w:rsidRDefault="00874901" w:rsidP="006F49A1">
            <w:pPr>
              <w:spacing w:line="240" w:lineRule="auto"/>
              <w:rPr>
                <w:rFonts w:cstheme="minorHAnsi"/>
              </w:rPr>
            </w:pPr>
            <w:r w:rsidRPr="00C97F29">
              <w:rPr>
                <w:rFonts w:cstheme="minorHAnsi"/>
              </w:rPr>
              <w:t>Telefoonnummers worden niet opgeslagen bij het aanpassen van contact</w:t>
            </w:r>
          </w:p>
        </w:tc>
      </w:tr>
      <w:tr w:rsidR="00874901" w:rsidRPr="00C97F29" w14:paraId="21CACAEE"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77E86778" w14:textId="77777777" w:rsidR="00874901" w:rsidRPr="00C97F29" w:rsidRDefault="00874901" w:rsidP="00874901">
            <w:pPr>
              <w:pStyle w:val="ListParagraph"/>
              <w:numPr>
                <w:ilvl w:val="0"/>
                <w:numId w:val="8"/>
              </w:numPr>
              <w:spacing w:line="240" w:lineRule="auto"/>
              <w:ind w:left="316" w:hanging="284"/>
              <w:rPr>
                <w:rFonts w:cstheme="minorHAnsi"/>
              </w:rPr>
            </w:pPr>
            <w:r w:rsidRPr="00C97F29">
              <w:rPr>
                <w:rFonts w:cstheme="minorHAnsi"/>
              </w:rPr>
              <w:t>Wat voor probleem veroorzaakt de bug</w:t>
            </w:r>
          </w:p>
        </w:tc>
        <w:tc>
          <w:tcPr>
            <w:tcW w:w="5806" w:type="dxa"/>
            <w:tcBorders>
              <w:top w:val="single" w:sz="4" w:space="0" w:color="auto"/>
              <w:left w:val="single" w:sz="4" w:space="0" w:color="auto"/>
              <w:bottom w:val="single" w:sz="4" w:space="0" w:color="auto"/>
              <w:right w:val="single" w:sz="4" w:space="0" w:color="auto"/>
            </w:tcBorders>
          </w:tcPr>
          <w:p w14:paraId="29D66AC5" w14:textId="77777777" w:rsidR="00874901" w:rsidRPr="00C97F29" w:rsidRDefault="00874901" w:rsidP="006F49A1">
            <w:pPr>
              <w:spacing w:line="240" w:lineRule="auto"/>
              <w:rPr>
                <w:rFonts w:cstheme="minorHAnsi"/>
              </w:rPr>
            </w:pPr>
            <w:r w:rsidRPr="00C97F29">
              <w:rPr>
                <w:rFonts w:cstheme="minorHAnsi"/>
              </w:rPr>
              <w:t>De parameter “</w:t>
            </w:r>
            <w:proofErr w:type="spellStart"/>
            <w:r w:rsidRPr="00C97F29">
              <w:rPr>
                <w:rFonts w:cstheme="minorHAnsi"/>
              </w:rPr>
              <w:t>phone_numbers</w:t>
            </w:r>
            <w:proofErr w:type="spellEnd"/>
            <w:r w:rsidRPr="00C97F29">
              <w:rPr>
                <w:rFonts w:cstheme="minorHAnsi"/>
              </w:rPr>
              <w:t>” wordt niet gebruikt in de functie</w:t>
            </w:r>
          </w:p>
        </w:tc>
      </w:tr>
      <w:tr w:rsidR="00874901" w:rsidRPr="00C97F29" w14:paraId="4A86E5E0"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7BD7CB3F" w14:textId="77777777" w:rsidR="00874901" w:rsidRPr="00C97F29" w:rsidRDefault="00874901" w:rsidP="00874901">
            <w:pPr>
              <w:pStyle w:val="ListParagraph"/>
              <w:numPr>
                <w:ilvl w:val="0"/>
                <w:numId w:val="8"/>
              </w:numPr>
              <w:spacing w:line="240" w:lineRule="auto"/>
              <w:ind w:left="316" w:hanging="284"/>
              <w:rPr>
                <w:rFonts w:cstheme="minorHAnsi"/>
              </w:rPr>
            </w:pPr>
            <w:r w:rsidRPr="00C97F29">
              <w:rPr>
                <w:rFonts w:cstheme="minorHAnsi"/>
              </w:rPr>
              <w:t>Waar in de code heb je de bug gevonden (regelnummer)?</w:t>
            </w:r>
          </w:p>
        </w:tc>
        <w:tc>
          <w:tcPr>
            <w:tcW w:w="5806" w:type="dxa"/>
            <w:tcBorders>
              <w:top w:val="single" w:sz="4" w:space="0" w:color="auto"/>
              <w:left w:val="single" w:sz="4" w:space="0" w:color="auto"/>
              <w:bottom w:val="single" w:sz="4" w:space="0" w:color="auto"/>
              <w:right w:val="single" w:sz="4" w:space="0" w:color="auto"/>
            </w:tcBorders>
          </w:tcPr>
          <w:p w14:paraId="209D3855" w14:textId="77777777" w:rsidR="00874901" w:rsidRPr="00C97F29" w:rsidRDefault="00874901" w:rsidP="006F49A1">
            <w:pPr>
              <w:spacing w:line="240" w:lineRule="auto"/>
              <w:rPr>
                <w:rFonts w:cstheme="minorHAnsi"/>
              </w:rPr>
            </w:pPr>
            <w:r w:rsidRPr="00C97F29">
              <w:rPr>
                <w:rFonts w:cstheme="minorHAnsi"/>
              </w:rPr>
              <w:t>23</w:t>
            </w:r>
          </w:p>
        </w:tc>
      </w:tr>
      <w:tr w:rsidR="00874901" w:rsidRPr="00C97F29" w14:paraId="0D833E64"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342DA9C7" w14:textId="77777777" w:rsidR="00874901" w:rsidRPr="00C97F29" w:rsidRDefault="00874901" w:rsidP="00874901">
            <w:pPr>
              <w:pStyle w:val="ListParagraph"/>
              <w:numPr>
                <w:ilvl w:val="0"/>
                <w:numId w:val="8"/>
              </w:numPr>
              <w:spacing w:line="240" w:lineRule="auto"/>
              <w:ind w:left="316" w:hanging="284"/>
              <w:rPr>
                <w:rFonts w:cstheme="minorHAnsi"/>
              </w:rPr>
            </w:pPr>
            <w:r w:rsidRPr="00C97F29">
              <w:rPr>
                <w:rFonts w:cstheme="minorHAnsi"/>
              </w:rPr>
              <w:t>Wat heb je gedaan om de bug te vinden?</w:t>
            </w:r>
          </w:p>
        </w:tc>
        <w:tc>
          <w:tcPr>
            <w:tcW w:w="5806" w:type="dxa"/>
            <w:tcBorders>
              <w:top w:val="single" w:sz="4" w:space="0" w:color="auto"/>
              <w:left w:val="single" w:sz="4" w:space="0" w:color="auto"/>
              <w:bottom w:val="single" w:sz="4" w:space="0" w:color="auto"/>
              <w:right w:val="single" w:sz="4" w:space="0" w:color="auto"/>
            </w:tcBorders>
          </w:tcPr>
          <w:p w14:paraId="56D7043E" w14:textId="77777777" w:rsidR="00874901" w:rsidRPr="00C97F29" w:rsidRDefault="00874901" w:rsidP="006F49A1">
            <w:pPr>
              <w:spacing w:line="240" w:lineRule="auto"/>
              <w:rPr>
                <w:rFonts w:cstheme="minorHAnsi"/>
              </w:rPr>
            </w:pPr>
            <w:r w:rsidRPr="00C97F29">
              <w:rPr>
                <w:rFonts w:cstheme="minorHAnsi"/>
              </w:rPr>
              <w:t>Ik heb door de code heen gescand en de IDE duidde aan dat de parameter niet gebruikt werd</w:t>
            </w:r>
          </w:p>
          <w:p w14:paraId="11CAAD45" w14:textId="77777777" w:rsidR="00874901" w:rsidRPr="00C97F29" w:rsidRDefault="00874901" w:rsidP="006F49A1">
            <w:pPr>
              <w:spacing w:line="240" w:lineRule="auto"/>
              <w:rPr>
                <w:rFonts w:cstheme="minorHAnsi"/>
              </w:rPr>
            </w:pPr>
            <w:r w:rsidRPr="00C97F29">
              <w:rPr>
                <w:rFonts w:cstheme="minorHAnsi"/>
                <w:noProof/>
              </w:rPr>
              <w:drawing>
                <wp:inline distT="0" distB="0" distL="0" distR="0" wp14:anchorId="5FBA34E8" wp14:editId="058C9169">
                  <wp:extent cx="3238952" cy="1019317"/>
                  <wp:effectExtent l="0" t="0" r="0" b="9525"/>
                  <wp:docPr id="133157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73872" name=""/>
                          <pic:cNvPicPr/>
                        </pic:nvPicPr>
                        <pic:blipFill>
                          <a:blip r:embed="rId16"/>
                          <a:stretch>
                            <a:fillRect/>
                          </a:stretch>
                        </pic:blipFill>
                        <pic:spPr>
                          <a:xfrm>
                            <a:off x="0" y="0"/>
                            <a:ext cx="3238952" cy="1019317"/>
                          </a:xfrm>
                          <a:prstGeom prst="rect">
                            <a:avLst/>
                          </a:prstGeom>
                        </pic:spPr>
                      </pic:pic>
                    </a:graphicData>
                  </a:graphic>
                </wp:inline>
              </w:drawing>
            </w:r>
          </w:p>
          <w:p w14:paraId="2765F560" w14:textId="77777777" w:rsidR="00874901" w:rsidRPr="00C97F29" w:rsidRDefault="00874901" w:rsidP="006F49A1">
            <w:pPr>
              <w:spacing w:line="240" w:lineRule="auto"/>
              <w:rPr>
                <w:rFonts w:cstheme="minorHAnsi"/>
              </w:rPr>
            </w:pPr>
          </w:p>
        </w:tc>
      </w:tr>
      <w:tr w:rsidR="00874901" w:rsidRPr="00C97F29" w14:paraId="6C5BA429"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7EFD45FC" w14:textId="77777777" w:rsidR="00874901" w:rsidRPr="00C97F29" w:rsidRDefault="00874901" w:rsidP="00874901">
            <w:pPr>
              <w:pStyle w:val="ListParagraph"/>
              <w:numPr>
                <w:ilvl w:val="0"/>
                <w:numId w:val="8"/>
              </w:numPr>
              <w:spacing w:line="240" w:lineRule="auto"/>
              <w:ind w:left="316" w:hanging="284"/>
              <w:rPr>
                <w:rFonts w:cstheme="minorHAnsi"/>
              </w:rPr>
            </w:pPr>
            <w:r w:rsidRPr="00C97F29">
              <w:rPr>
                <w:rFonts w:cstheme="minorHAnsi"/>
              </w:rPr>
              <w:t>Hoe heb je bug opgelost?</w:t>
            </w:r>
          </w:p>
        </w:tc>
        <w:tc>
          <w:tcPr>
            <w:tcW w:w="5806" w:type="dxa"/>
            <w:tcBorders>
              <w:top w:val="single" w:sz="4" w:space="0" w:color="auto"/>
              <w:left w:val="single" w:sz="4" w:space="0" w:color="auto"/>
              <w:bottom w:val="single" w:sz="4" w:space="0" w:color="auto"/>
              <w:right w:val="single" w:sz="4" w:space="0" w:color="auto"/>
            </w:tcBorders>
          </w:tcPr>
          <w:p w14:paraId="5572D593" w14:textId="77777777" w:rsidR="00874901" w:rsidRPr="00C97F29" w:rsidRDefault="00874901" w:rsidP="006F49A1">
            <w:pPr>
              <w:spacing w:line="240" w:lineRule="auto"/>
              <w:rPr>
                <w:rFonts w:cstheme="minorHAnsi"/>
              </w:rPr>
            </w:pPr>
            <w:r w:rsidRPr="00C97F29">
              <w:rPr>
                <w:rFonts w:cstheme="minorHAnsi"/>
              </w:rPr>
              <w:t>Op regel 26 “contact['</w:t>
            </w:r>
            <w:proofErr w:type="spellStart"/>
            <w:r w:rsidRPr="00C97F29">
              <w:rPr>
                <w:rFonts w:cstheme="minorHAnsi"/>
              </w:rPr>
              <w:t>phone_numbers</w:t>
            </w:r>
            <w:proofErr w:type="spellEnd"/>
            <w:r w:rsidRPr="00C97F29">
              <w:rPr>
                <w:rFonts w:cstheme="minorHAnsi"/>
              </w:rPr>
              <w:t>'] = name” aangepast naar “contact['</w:t>
            </w:r>
            <w:proofErr w:type="spellStart"/>
            <w:r w:rsidRPr="00C97F29">
              <w:rPr>
                <w:rFonts w:cstheme="minorHAnsi"/>
              </w:rPr>
              <w:t>phone_numbers</w:t>
            </w:r>
            <w:proofErr w:type="spellEnd"/>
            <w:r w:rsidRPr="00C97F29">
              <w:rPr>
                <w:rFonts w:cstheme="minorHAnsi"/>
              </w:rPr>
              <w:t xml:space="preserve">'] = </w:t>
            </w:r>
            <w:proofErr w:type="spellStart"/>
            <w:r w:rsidRPr="00C97F29">
              <w:rPr>
                <w:rFonts w:cstheme="minorHAnsi"/>
              </w:rPr>
              <w:t>phone_numbers</w:t>
            </w:r>
            <w:proofErr w:type="spellEnd"/>
            <w:r w:rsidRPr="00C97F29">
              <w:rPr>
                <w:rFonts w:cstheme="minorHAnsi"/>
              </w:rPr>
              <w:t>”</w:t>
            </w:r>
          </w:p>
          <w:p w14:paraId="31783A26" w14:textId="77777777" w:rsidR="00874901" w:rsidRPr="00C97F29" w:rsidRDefault="00874901" w:rsidP="006F49A1">
            <w:pPr>
              <w:spacing w:line="240" w:lineRule="auto"/>
              <w:rPr>
                <w:rFonts w:cstheme="minorHAnsi"/>
              </w:rPr>
            </w:pPr>
          </w:p>
        </w:tc>
      </w:tr>
    </w:tbl>
    <w:p w14:paraId="32479F91" w14:textId="77777777" w:rsidR="00BE6525" w:rsidRPr="00C97F29" w:rsidRDefault="00BE6525" w:rsidP="00874901">
      <w:pPr>
        <w:rPr>
          <w:rFonts w:cstheme="minorHAnsi"/>
        </w:rPr>
      </w:pPr>
    </w:p>
    <w:tbl>
      <w:tblPr>
        <w:tblStyle w:val="TableGrid"/>
        <w:tblW w:w="0" w:type="auto"/>
        <w:tblInd w:w="0" w:type="dxa"/>
        <w:tblLook w:val="04A0" w:firstRow="1" w:lastRow="0" w:firstColumn="1" w:lastColumn="0" w:noHBand="0" w:noVBand="1"/>
      </w:tblPr>
      <w:tblGrid>
        <w:gridCol w:w="3245"/>
        <w:gridCol w:w="5771"/>
      </w:tblGrid>
      <w:tr w:rsidR="00874901" w:rsidRPr="00C97F29" w14:paraId="360D7087"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0D540E29" w14:textId="77777777" w:rsidR="00874901" w:rsidRPr="00C97F29" w:rsidRDefault="00874901" w:rsidP="006F49A1">
            <w:pPr>
              <w:spacing w:line="240" w:lineRule="auto"/>
              <w:rPr>
                <w:rFonts w:cstheme="minorHAnsi"/>
              </w:rPr>
            </w:pPr>
            <w:r w:rsidRPr="00C97F29">
              <w:rPr>
                <w:rFonts w:cstheme="minorHAnsi"/>
              </w:rPr>
              <w:t>Bevinding #3</w:t>
            </w:r>
          </w:p>
        </w:tc>
        <w:tc>
          <w:tcPr>
            <w:tcW w:w="5806" w:type="dxa"/>
            <w:tcBorders>
              <w:top w:val="single" w:sz="4" w:space="0" w:color="auto"/>
              <w:left w:val="single" w:sz="4" w:space="0" w:color="auto"/>
              <w:bottom w:val="single" w:sz="4" w:space="0" w:color="auto"/>
              <w:right w:val="single" w:sz="4" w:space="0" w:color="auto"/>
            </w:tcBorders>
          </w:tcPr>
          <w:p w14:paraId="6CAFF9C2" w14:textId="77777777" w:rsidR="00874901" w:rsidRPr="00C97F29" w:rsidRDefault="00874901" w:rsidP="006F49A1">
            <w:pPr>
              <w:spacing w:line="240" w:lineRule="auto"/>
              <w:rPr>
                <w:rFonts w:cstheme="minorHAnsi"/>
              </w:rPr>
            </w:pPr>
            <w:r w:rsidRPr="00C97F29">
              <w:rPr>
                <w:rFonts w:cstheme="minorHAnsi"/>
              </w:rPr>
              <w:t>Telefoonnummers worden incorrect opgeslagen</w:t>
            </w:r>
          </w:p>
        </w:tc>
      </w:tr>
      <w:tr w:rsidR="00874901" w:rsidRPr="00C97F29" w14:paraId="562BC123"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3CA2B7FF" w14:textId="77777777" w:rsidR="00874901" w:rsidRPr="00C97F29" w:rsidRDefault="00874901" w:rsidP="00874901">
            <w:pPr>
              <w:pStyle w:val="ListParagraph"/>
              <w:numPr>
                <w:ilvl w:val="0"/>
                <w:numId w:val="9"/>
              </w:numPr>
              <w:spacing w:line="240" w:lineRule="auto"/>
              <w:ind w:left="316" w:hanging="284"/>
              <w:rPr>
                <w:rFonts w:cstheme="minorHAnsi"/>
              </w:rPr>
            </w:pPr>
            <w:r w:rsidRPr="00C97F29">
              <w:rPr>
                <w:rFonts w:cstheme="minorHAnsi"/>
              </w:rPr>
              <w:t>Wat voor probleem veroorzaakt de bug?</w:t>
            </w:r>
          </w:p>
        </w:tc>
        <w:tc>
          <w:tcPr>
            <w:tcW w:w="5806" w:type="dxa"/>
            <w:tcBorders>
              <w:top w:val="single" w:sz="4" w:space="0" w:color="auto"/>
              <w:left w:val="single" w:sz="4" w:space="0" w:color="auto"/>
              <w:bottom w:val="single" w:sz="4" w:space="0" w:color="auto"/>
              <w:right w:val="single" w:sz="4" w:space="0" w:color="auto"/>
            </w:tcBorders>
          </w:tcPr>
          <w:p w14:paraId="49797A04" w14:textId="77777777" w:rsidR="00874901" w:rsidRPr="00C97F29" w:rsidRDefault="00874901" w:rsidP="006F49A1">
            <w:pPr>
              <w:spacing w:line="240" w:lineRule="auto"/>
              <w:rPr>
                <w:rFonts w:cstheme="minorHAnsi"/>
              </w:rPr>
            </w:pPr>
            <w:r w:rsidRPr="00C97F29">
              <w:rPr>
                <w:rFonts w:cstheme="minorHAnsi"/>
              </w:rPr>
              <w:t xml:space="preserve">De input </w:t>
            </w:r>
            <w:proofErr w:type="spellStart"/>
            <w:r w:rsidRPr="00C97F29">
              <w:rPr>
                <w:rFonts w:cstheme="minorHAnsi"/>
              </w:rPr>
              <w:t>promt</w:t>
            </w:r>
            <w:proofErr w:type="spellEnd"/>
            <w:r w:rsidRPr="00C97F29">
              <w:rPr>
                <w:rFonts w:cstheme="minorHAnsi"/>
              </w:rPr>
              <w:t xml:space="preserve"> vraagt “Enter </w:t>
            </w:r>
            <w:proofErr w:type="spellStart"/>
            <w:r w:rsidRPr="00C97F29">
              <w:rPr>
                <w:rFonts w:cstheme="minorHAnsi"/>
              </w:rPr>
              <w:t>the</w:t>
            </w:r>
            <w:proofErr w:type="spellEnd"/>
            <w:r w:rsidRPr="00C97F29">
              <w:rPr>
                <w:rFonts w:cstheme="minorHAnsi"/>
              </w:rPr>
              <w:t xml:space="preserve"> new </w:t>
            </w:r>
            <w:proofErr w:type="spellStart"/>
            <w:r w:rsidRPr="00C97F29">
              <w:rPr>
                <w:rFonts w:cstheme="minorHAnsi"/>
              </w:rPr>
              <w:t>phone</w:t>
            </w:r>
            <w:proofErr w:type="spellEnd"/>
            <w:r w:rsidRPr="00C97F29">
              <w:rPr>
                <w:rFonts w:cstheme="minorHAnsi"/>
              </w:rPr>
              <w:t xml:space="preserve"> </w:t>
            </w:r>
            <w:proofErr w:type="spellStart"/>
            <w:r w:rsidRPr="00C97F29">
              <w:rPr>
                <w:rFonts w:cstheme="minorHAnsi"/>
              </w:rPr>
              <w:t>numbers</w:t>
            </w:r>
            <w:proofErr w:type="spellEnd"/>
            <w:r w:rsidRPr="00C97F29">
              <w:rPr>
                <w:rFonts w:cstheme="minorHAnsi"/>
              </w:rPr>
              <w:t xml:space="preserve"> (</w:t>
            </w:r>
            <w:proofErr w:type="spellStart"/>
            <w:r w:rsidRPr="00C97F29">
              <w:rPr>
                <w:rFonts w:cstheme="minorHAnsi"/>
              </w:rPr>
              <w:t>separated</w:t>
            </w:r>
            <w:proofErr w:type="spellEnd"/>
            <w:r w:rsidRPr="00C97F29">
              <w:rPr>
                <w:rFonts w:cstheme="minorHAnsi"/>
              </w:rPr>
              <w:t xml:space="preserve"> </w:t>
            </w:r>
            <w:proofErr w:type="spellStart"/>
            <w:r w:rsidRPr="00C97F29">
              <w:rPr>
                <w:rFonts w:cstheme="minorHAnsi"/>
              </w:rPr>
              <w:t>by</w:t>
            </w:r>
            <w:proofErr w:type="spellEnd"/>
            <w:r w:rsidRPr="00C97F29">
              <w:rPr>
                <w:rFonts w:cstheme="minorHAnsi"/>
              </w:rPr>
              <w:t xml:space="preserve"> </w:t>
            </w:r>
            <w:proofErr w:type="spellStart"/>
            <w:r w:rsidRPr="00C97F29">
              <w:rPr>
                <w:rFonts w:cstheme="minorHAnsi"/>
              </w:rPr>
              <w:t>commas</w:t>
            </w:r>
            <w:proofErr w:type="spellEnd"/>
            <w:r w:rsidRPr="00C97F29">
              <w:rPr>
                <w:rFonts w:cstheme="minorHAnsi"/>
              </w:rPr>
              <w:t>):” waar vervolgens de input op een “.” Gesplit wordt</w:t>
            </w:r>
          </w:p>
          <w:p w14:paraId="544AD720" w14:textId="77777777" w:rsidR="00874901" w:rsidRPr="00C97F29" w:rsidRDefault="00874901" w:rsidP="006F49A1">
            <w:pPr>
              <w:spacing w:line="240" w:lineRule="auto"/>
              <w:rPr>
                <w:rFonts w:cstheme="minorHAnsi"/>
              </w:rPr>
            </w:pPr>
          </w:p>
        </w:tc>
      </w:tr>
      <w:tr w:rsidR="00874901" w:rsidRPr="00C97F29" w14:paraId="4283E32C"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679D45BC" w14:textId="77777777" w:rsidR="00874901" w:rsidRPr="00C97F29" w:rsidRDefault="00874901" w:rsidP="00874901">
            <w:pPr>
              <w:pStyle w:val="ListParagraph"/>
              <w:numPr>
                <w:ilvl w:val="0"/>
                <w:numId w:val="9"/>
              </w:numPr>
              <w:spacing w:line="240" w:lineRule="auto"/>
              <w:ind w:left="316" w:hanging="284"/>
              <w:rPr>
                <w:rFonts w:cstheme="minorHAnsi"/>
              </w:rPr>
            </w:pPr>
            <w:r w:rsidRPr="00C97F29">
              <w:rPr>
                <w:rFonts w:cstheme="minorHAnsi"/>
              </w:rPr>
              <w:t>Waar in de code heb je de bug gevonden (regelnummer)?</w:t>
            </w:r>
          </w:p>
        </w:tc>
        <w:tc>
          <w:tcPr>
            <w:tcW w:w="5806" w:type="dxa"/>
            <w:tcBorders>
              <w:top w:val="single" w:sz="4" w:space="0" w:color="auto"/>
              <w:left w:val="single" w:sz="4" w:space="0" w:color="auto"/>
              <w:bottom w:val="single" w:sz="4" w:space="0" w:color="auto"/>
              <w:right w:val="single" w:sz="4" w:space="0" w:color="auto"/>
            </w:tcBorders>
          </w:tcPr>
          <w:p w14:paraId="17893E54" w14:textId="77777777" w:rsidR="00874901" w:rsidRPr="00C97F29" w:rsidRDefault="00874901" w:rsidP="006F49A1">
            <w:pPr>
              <w:spacing w:line="240" w:lineRule="auto"/>
              <w:rPr>
                <w:rFonts w:cstheme="minorHAnsi"/>
              </w:rPr>
            </w:pPr>
            <w:r w:rsidRPr="00C97F29">
              <w:rPr>
                <w:rFonts w:cstheme="minorHAnsi"/>
              </w:rPr>
              <w:t>55</w:t>
            </w:r>
          </w:p>
          <w:p w14:paraId="0728C7C1" w14:textId="77777777" w:rsidR="00874901" w:rsidRPr="00C97F29" w:rsidRDefault="00874901" w:rsidP="006F49A1">
            <w:pPr>
              <w:spacing w:line="240" w:lineRule="auto"/>
              <w:rPr>
                <w:rFonts w:cstheme="minorHAnsi"/>
              </w:rPr>
            </w:pPr>
          </w:p>
        </w:tc>
      </w:tr>
      <w:tr w:rsidR="00874901" w:rsidRPr="00C97F29" w14:paraId="37964B72"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58AEE154" w14:textId="77777777" w:rsidR="00874901" w:rsidRPr="00C97F29" w:rsidRDefault="00874901" w:rsidP="00874901">
            <w:pPr>
              <w:pStyle w:val="ListParagraph"/>
              <w:numPr>
                <w:ilvl w:val="0"/>
                <w:numId w:val="9"/>
              </w:numPr>
              <w:spacing w:line="240" w:lineRule="auto"/>
              <w:ind w:left="316" w:hanging="284"/>
              <w:rPr>
                <w:rFonts w:cstheme="minorHAnsi"/>
              </w:rPr>
            </w:pPr>
            <w:r w:rsidRPr="00C97F29">
              <w:rPr>
                <w:rFonts w:cstheme="minorHAnsi"/>
              </w:rPr>
              <w:t>Wat heb je gedaan om de bug te vinden?</w:t>
            </w:r>
          </w:p>
        </w:tc>
        <w:tc>
          <w:tcPr>
            <w:tcW w:w="5806" w:type="dxa"/>
            <w:tcBorders>
              <w:top w:val="single" w:sz="4" w:space="0" w:color="auto"/>
              <w:left w:val="single" w:sz="4" w:space="0" w:color="auto"/>
              <w:bottom w:val="single" w:sz="4" w:space="0" w:color="auto"/>
              <w:right w:val="single" w:sz="4" w:space="0" w:color="auto"/>
            </w:tcBorders>
          </w:tcPr>
          <w:p w14:paraId="48074542" w14:textId="77777777" w:rsidR="00874901" w:rsidRPr="00C97F29" w:rsidRDefault="00874901" w:rsidP="006F49A1">
            <w:pPr>
              <w:spacing w:line="240" w:lineRule="auto"/>
              <w:rPr>
                <w:rFonts w:cstheme="minorHAnsi"/>
              </w:rPr>
            </w:pPr>
            <w:r w:rsidRPr="00C97F29">
              <w:rPr>
                <w:rFonts w:cstheme="minorHAnsi"/>
              </w:rPr>
              <w:t>Ik heb een contact aangepast en daarna opnieuw opgezocht en merkte dat alle nummers als één string opgeslagen werden en niet als meerdere</w:t>
            </w:r>
          </w:p>
          <w:p w14:paraId="59F8C479" w14:textId="77777777" w:rsidR="00874901" w:rsidRPr="00C97F29" w:rsidRDefault="00874901" w:rsidP="006F49A1">
            <w:pPr>
              <w:spacing w:line="240" w:lineRule="auto"/>
              <w:rPr>
                <w:rFonts w:cstheme="minorHAnsi"/>
              </w:rPr>
            </w:pPr>
          </w:p>
        </w:tc>
      </w:tr>
      <w:tr w:rsidR="00874901" w:rsidRPr="00C97F29" w14:paraId="42915549"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1BD92710" w14:textId="77777777" w:rsidR="00874901" w:rsidRPr="00C97F29" w:rsidRDefault="00874901" w:rsidP="00874901">
            <w:pPr>
              <w:pStyle w:val="ListParagraph"/>
              <w:numPr>
                <w:ilvl w:val="0"/>
                <w:numId w:val="9"/>
              </w:numPr>
              <w:spacing w:line="240" w:lineRule="auto"/>
              <w:ind w:left="316" w:hanging="284"/>
              <w:rPr>
                <w:rFonts w:cstheme="minorHAnsi"/>
              </w:rPr>
            </w:pPr>
            <w:r w:rsidRPr="00C97F29">
              <w:rPr>
                <w:rFonts w:cstheme="minorHAnsi"/>
              </w:rPr>
              <w:t>Hoe heb je bug opgelost?</w:t>
            </w:r>
          </w:p>
          <w:p w14:paraId="74BC51B3" w14:textId="77777777" w:rsidR="00874901" w:rsidRPr="00C97F29" w:rsidRDefault="00874901" w:rsidP="006F49A1">
            <w:pPr>
              <w:spacing w:line="240" w:lineRule="auto"/>
              <w:rPr>
                <w:rFonts w:cstheme="minorHAnsi"/>
              </w:rPr>
            </w:pPr>
          </w:p>
        </w:tc>
        <w:tc>
          <w:tcPr>
            <w:tcW w:w="5806" w:type="dxa"/>
            <w:tcBorders>
              <w:top w:val="single" w:sz="4" w:space="0" w:color="auto"/>
              <w:left w:val="single" w:sz="4" w:space="0" w:color="auto"/>
              <w:bottom w:val="single" w:sz="4" w:space="0" w:color="auto"/>
              <w:right w:val="single" w:sz="4" w:space="0" w:color="auto"/>
            </w:tcBorders>
          </w:tcPr>
          <w:p w14:paraId="77972567" w14:textId="77777777" w:rsidR="00874901" w:rsidRPr="00C97F29" w:rsidRDefault="00874901" w:rsidP="006F49A1">
            <w:pPr>
              <w:spacing w:line="240" w:lineRule="auto"/>
              <w:rPr>
                <w:rFonts w:cstheme="minorHAnsi"/>
              </w:rPr>
            </w:pPr>
            <w:r w:rsidRPr="00C97F29">
              <w:rPr>
                <w:rFonts w:cstheme="minorHAnsi"/>
              </w:rPr>
              <w:t>De functie waar er op een “.” gesplit wordt, aangepast naar een “,”</w:t>
            </w:r>
          </w:p>
          <w:p w14:paraId="7C82D77A" w14:textId="77777777" w:rsidR="00874901" w:rsidRPr="00C97F29" w:rsidRDefault="00874901" w:rsidP="006F49A1">
            <w:pPr>
              <w:spacing w:line="240" w:lineRule="auto"/>
              <w:rPr>
                <w:rFonts w:cstheme="minorHAnsi"/>
              </w:rPr>
            </w:pPr>
          </w:p>
        </w:tc>
      </w:tr>
    </w:tbl>
    <w:p w14:paraId="53BDF144" w14:textId="77777777" w:rsidR="00874901" w:rsidRPr="00C97F29" w:rsidRDefault="00874901" w:rsidP="00874901">
      <w:pPr>
        <w:rPr>
          <w:rFonts w:cstheme="minorHAnsi"/>
        </w:rPr>
      </w:pPr>
    </w:p>
    <w:tbl>
      <w:tblPr>
        <w:tblStyle w:val="TableGrid"/>
        <w:tblW w:w="0" w:type="auto"/>
        <w:tblInd w:w="0" w:type="dxa"/>
        <w:tblLook w:val="04A0" w:firstRow="1" w:lastRow="0" w:firstColumn="1" w:lastColumn="0" w:noHBand="0" w:noVBand="1"/>
      </w:tblPr>
      <w:tblGrid>
        <w:gridCol w:w="3248"/>
        <w:gridCol w:w="5768"/>
      </w:tblGrid>
      <w:tr w:rsidR="00874901" w:rsidRPr="00C97F29" w14:paraId="2F526A5E"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38DD8F13" w14:textId="77777777" w:rsidR="00874901" w:rsidRPr="00C97F29" w:rsidRDefault="00874901" w:rsidP="006F49A1">
            <w:pPr>
              <w:spacing w:line="240" w:lineRule="auto"/>
              <w:rPr>
                <w:rFonts w:cstheme="minorHAnsi"/>
              </w:rPr>
            </w:pPr>
            <w:r w:rsidRPr="00C97F29">
              <w:rPr>
                <w:rFonts w:cstheme="minorHAnsi"/>
              </w:rPr>
              <w:t>Bevinding #4</w:t>
            </w:r>
          </w:p>
        </w:tc>
        <w:tc>
          <w:tcPr>
            <w:tcW w:w="5806" w:type="dxa"/>
            <w:tcBorders>
              <w:top w:val="single" w:sz="4" w:space="0" w:color="auto"/>
              <w:left w:val="single" w:sz="4" w:space="0" w:color="auto"/>
              <w:bottom w:val="single" w:sz="4" w:space="0" w:color="auto"/>
              <w:right w:val="single" w:sz="4" w:space="0" w:color="auto"/>
            </w:tcBorders>
          </w:tcPr>
          <w:p w14:paraId="26C6AFC9" w14:textId="77777777" w:rsidR="00874901" w:rsidRPr="00C97F29" w:rsidRDefault="00874901" w:rsidP="006F49A1">
            <w:pPr>
              <w:spacing w:line="240" w:lineRule="auto"/>
              <w:rPr>
                <w:rFonts w:cstheme="minorHAnsi"/>
              </w:rPr>
            </w:pPr>
            <w:r w:rsidRPr="00C97F29">
              <w:rPr>
                <w:rFonts w:cstheme="minorHAnsi"/>
              </w:rPr>
              <w:t>Zoeken wordt op email gedaan in plaats van op naam</w:t>
            </w:r>
          </w:p>
        </w:tc>
      </w:tr>
      <w:tr w:rsidR="00874901" w:rsidRPr="00C97F29" w14:paraId="1421CC43"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07C76268" w14:textId="77777777" w:rsidR="00874901" w:rsidRPr="00C97F29" w:rsidRDefault="00874901" w:rsidP="00874901">
            <w:pPr>
              <w:pStyle w:val="ListParagraph"/>
              <w:numPr>
                <w:ilvl w:val="0"/>
                <w:numId w:val="11"/>
              </w:numPr>
              <w:spacing w:line="240" w:lineRule="auto"/>
              <w:rPr>
                <w:rFonts w:cstheme="minorHAnsi"/>
              </w:rPr>
            </w:pPr>
            <w:r w:rsidRPr="00C97F29">
              <w:rPr>
                <w:rFonts w:cstheme="minorHAnsi"/>
              </w:rPr>
              <w:t>Wat voor probleem veroorzaakt de bug?</w:t>
            </w:r>
          </w:p>
        </w:tc>
        <w:tc>
          <w:tcPr>
            <w:tcW w:w="5806" w:type="dxa"/>
            <w:tcBorders>
              <w:top w:val="single" w:sz="4" w:space="0" w:color="auto"/>
              <w:left w:val="single" w:sz="4" w:space="0" w:color="auto"/>
              <w:bottom w:val="single" w:sz="4" w:space="0" w:color="auto"/>
              <w:right w:val="single" w:sz="4" w:space="0" w:color="auto"/>
            </w:tcBorders>
          </w:tcPr>
          <w:p w14:paraId="0716E37C" w14:textId="77777777" w:rsidR="00874901" w:rsidRPr="00C97F29" w:rsidRDefault="00874901" w:rsidP="006F49A1">
            <w:pPr>
              <w:spacing w:line="240" w:lineRule="auto"/>
              <w:rPr>
                <w:rFonts w:cstheme="minorHAnsi"/>
              </w:rPr>
            </w:pPr>
            <w:r w:rsidRPr="00C97F29">
              <w:rPr>
                <w:rFonts w:cstheme="minorHAnsi"/>
              </w:rPr>
              <w:t xml:space="preserve">In de </w:t>
            </w:r>
            <w:proofErr w:type="spellStart"/>
            <w:r w:rsidRPr="00C97F29">
              <w:rPr>
                <w:rFonts w:cstheme="minorHAnsi"/>
              </w:rPr>
              <w:t>lambda</w:t>
            </w:r>
            <w:proofErr w:type="spellEnd"/>
            <w:r w:rsidRPr="00C97F29">
              <w:rPr>
                <w:rFonts w:cstheme="minorHAnsi"/>
              </w:rPr>
              <w:t xml:space="preserve"> functie wordt er naar “c[‘email’]” gekeken in plaats van “c[‘name’]”</w:t>
            </w:r>
          </w:p>
        </w:tc>
      </w:tr>
      <w:tr w:rsidR="00874901" w:rsidRPr="00C97F29" w14:paraId="6C95EBC3"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6FA5F35D" w14:textId="77777777" w:rsidR="00874901" w:rsidRPr="00C97F29" w:rsidRDefault="00874901" w:rsidP="00874901">
            <w:pPr>
              <w:pStyle w:val="ListParagraph"/>
              <w:numPr>
                <w:ilvl w:val="0"/>
                <w:numId w:val="11"/>
              </w:numPr>
              <w:spacing w:line="240" w:lineRule="auto"/>
              <w:rPr>
                <w:rFonts w:cstheme="minorHAnsi"/>
              </w:rPr>
            </w:pPr>
            <w:r w:rsidRPr="00C97F29">
              <w:rPr>
                <w:rFonts w:cstheme="minorHAnsi"/>
              </w:rPr>
              <w:t>Waar in de code heb je de bug gevonden (regelnummer)?</w:t>
            </w:r>
          </w:p>
        </w:tc>
        <w:tc>
          <w:tcPr>
            <w:tcW w:w="5806" w:type="dxa"/>
            <w:tcBorders>
              <w:top w:val="single" w:sz="4" w:space="0" w:color="auto"/>
              <w:left w:val="single" w:sz="4" w:space="0" w:color="auto"/>
              <w:bottom w:val="single" w:sz="4" w:space="0" w:color="auto"/>
              <w:right w:val="single" w:sz="4" w:space="0" w:color="auto"/>
            </w:tcBorders>
          </w:tcPr>
          <w:p w14:paraId="4C762C7F" w14:textId="77777777" w:rsidR="00874901" w:rsidRPr="00C97F29" w:rsidRDefault="00874901" w:rsidP="006F49A1">
            <w:pPr>
              <w:spacing w:line="240" w:lineRule="auto"/>
              <w:rPr>
                <w:rFonts w:cstheme="minorHAnsi"/>
              </w:rPr>
            </w:pPr>
            <w:r w:rsidRPr="00C97F29">
              <w:rPr>
                <w:rFonts w:cstheme="minorHAnsi"/>
              </w:rPr>
              <w:t>14</w:t>
            </w:r>
          </w:p>
        </w:tc>
      </w:tr>
      <w:tr w:rsidR="00874901" w:rsidRPr="00C97F29" w14:paraId="16734689"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4E8279B2" w14:textId="77777777" w:rsidR="00874901" w:rsidRPr="00C97F29" w:rsidRDefault="00874901" w:rsidP="00874901">
            <w:pPr>
              <w:pStyle w:val="ListParagraph"/>
              <w:numPr>
                <w:ilvl w:val="0"/>
                <w:numId w:val="11"/>
              </w:numPr>
              <w:spacing w:line="240" w:lineRule="auto"/>
              <w:rPr>
                <w:rFonts w:cstheme="minorHAnsi"/>
              </w:rPr>
            </w:pPr>
            <w:r w:rsidRPr="00C97F29">
              <w:rPr>
                <w:rFonts w:cstheme="minorHAnsi"/>
              </w:rPr>
              <w:t>Wat heb je gedaan om de bug te vinden?</w:t>
            </w:r>
          </w:p>
        </w:tc>
        <w:tc>
          <w:tcPr>
            <w:tcW w:w="5806" w:type="dxa"/>
            <w:tcBorders>
              <w:top w:val="single" w:sz="4" w:space="0" w:color="auto"/>
              <w:left w:val="single" w:sz="4" w:space="0" w:color="auto"/>
              <w:bottom w:val="single" w:sz="4" w:space="0" w:color="auto"/>
              <w:right w:val="single" w:sz="4" w:space="0" w:color="auto"/>
            </w:tcBorders>
          </w:tcPr>
          <w:p w14:paraId="7E838431" w14:textId="77777777" w:rsidR="00874901" w:rsidRPr="00C97F29" w:rsidRDefault="00874901" w:rsidP="006F49A1">
            <w:pPr>
              <w:spacing w:line="240" w:lineRule="auto"/>
              <w:rPr>
                <w:rFonts w:cstheme="minorHAnsi"/>
              </w:rPr>
            </w:pPr>
            <w:r w:rsidRPr="00C97F29">
              <w:rPr>
                <w:rFonts w:cstheme="minorHAnsi"/>
              </w:rPr>
              <w:t>Tijdens het zoeken vulde ik “John Doe” in en kreeg ik geen resultaten. Toen heb ik in de search de lijst geprint en merkte dat het contact wel in de lijst stond.</w:t>
            </w:r>
            <w:r w:rsidRPr="00C97F29">
              <w:rPr>
                <w:rFonts w:cstheme="minorHAnsi"/>
              </w:rPr>
              <w:br/>
            </w:r>
            <w:r w:rsidRPr="00C97F29">
              <w:rPr>
                <w:rFonts w:cstheme="minorHAnsi"/>
              </w:rPr>
              <w:br/>
              <w:t>Na het kijken naar de “</w:t>
            </w:r>
            <w:proofErr w:type="spellStart"/>
            <w:r w:rsidRPr="00C97F29">
              <w:rPr>
                <w:rFonts w:cstheme="minorHAnsi"/>
              </w:rPr>
              <w:t>search_contacts</w:t>
            </w:r>
            <w:proofErr w:type="spellEnd"/>
            <w:r w:rsidRPr="00C97F29">
              <w:rPr>
                <w:rFonts w:cstheme="minorHAnsi"/>
              </w:rPr>
              <w:t>” zag ik de bug.</w:t>
            </w:r>
          </w:p>
        </w:tc>
      </w:tr>
      <w:tr w:rsidR="00874901" w:rsidRPr="00C97F29" w14:paraId="766B7499"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5F65BDA0" w14:textId="77777777" w:rsidR="00874901" w:rsidRPr="00C97F29" w:rsidRDefault="00874901" w:rsidP="00874901">
            <w:pPr>
              <w:pStyle w:val="ListParagraph"/>
              <w:numPr>
                <w:ilvl w:val="0"/>
                <w:numId w:val="11"/>
              </w:numPr>
              <w:spacing w:line="240" w:lineRule="auto"/>
              <w:rPr>
                <w:rFonts w:cstheme="minorHAnsi"/>
              </w:rPr>
            </w:pPr>
            <w:r w:rsidRPr="00C97F29">
              <w:rPr>
                <w:rFonts w:cstheme="minorHAnsi"/>
              </w:rPr>
              <w:t>Hoe heb je bug opgelost?</w:t>
            </w:r>
          </w:p>
        </w:tc>
        <w:tc>
          <w:tcPr>
            <w:tcW w:w="5806" w:type="dxa"/>
            <w:tcBorders>
              <w:top w:val="single" w:sz="4" w:space="0" w:color="auto"/>
              <w:left w:val="single" w:sz="4" w:space="0" w:color="auto"/>
              <w:bottom w:val="single" w:sz="4" w:space="0" w:color="auto"/>
              <w:right w:val="single" w:sz="4" w:space="0" w:color="auto"/>
            </w:tcBorders>
          </w:tcPr>
          <w:p w14:paraId="5D288461" w14:textId="77777777" w:rsidR="00874901" w:rsidRPr="00C97F29" w:rsidRDefault="00874901" w:rsidP="006F49A1">
            <w:pPr>
              <w:spacing w:line="240" w:lineRule="auto"/>
              <w:rPr>
                <w:rFonts w:cstheme="minorHAnsi"/>
              </w:rPr>
            </w:pPr>
            <w:r w:rsidRPr="00C97F29">
              <w:rPr>
                <w:rFonts w:cstheme="minorHAnsi"/>
              </w:rPr>
              <w:t>“</w:t>
            </w:r>
            <w:proofErr w:type="gramStart"/>
            <w:r w:rsidRPr="00C97F29">
              <w:rPr>
                <w:rFonts w:cstheme="minorHAnsi"/>
              </w:rPr>
              <w:t>c</w:t>
            </w:r>
            <w:proofErr w:type="gramEnd"/>
            <w:r w:rsidRPr="00C97F29">
              <w:rPr>
                <w:rFonts w:cstheme="minorHAnsi"/>
              </w:rPr>
              <w:t>[‘email’]” omgezet naar “c[‘name’]”</w:t>
            </w:r>
          </w:p>
        </w:tc>
      </w:tr>
    </w:tbl>
    <w:p w14:paraId="1364F8FC" w14:textId="33EE4633" w:rsidR="00874901" w:rsidRPr="00C97F29" w:rsidRDefault="00874901" w:rsidP="00874901">
      <w:pPr>
        <w:rPr>
          <w:rFonts w:cstheme="minorHAnsi"/>
        </w:rPr>
      </w:pPr>
    </w:p>
    <w:p w14:paraId="117F3A94" w14:textId="77777777" w:rsidR="00874901" w:rsidRPr="00C97F29" w:rsidRDefault="00874901" w:rsidP="00874901">
      <w:pPr>
        <w:rPr>
          <w:rFonts w:cstheme="minorHAnsi"/>
        </w:rPr>
      </w:pPr>
    </w:p>
    <w:p w14:paraId="7E0AE968" w14:textId="77777777" w:rsidR="00874901" w:rsidRDefault="00874901" w:rsidP="0D27FB3C">
      <w:pPr>
        <w:pStyle w:val="ListParagraph"/>
        <w:numPr>
          <w:ilvl w:val="0"/>
          <w:numId w:val="6"/>
        </w:numPr>
        <w:rPr>
          <w:b/>
          <w:bCs/>
        </w:rPr>
      </w:pPr>
      <w:r w:rsidRPr="0D27FB3C">
        <w:rPr>
          <w:b/>
          <w:bCs/>
        </w:rPr>
        <w:t>Beschrijf hier welke tips en bronnen je andere studenten kan geven over het leren debuggen.</w:t>
      </w:r>
    </w:p>
    <w:p w14:paraId="7251CADE" w14:textId="793B7663" w:rsidR="00250CE6" w:rsidRPr="00250CE6" w:rsidRDefault="00250CE6" w:rsidP="00250CE6">
      <w:pPr>
        <w:pStyle w:val="ListParagraph"/>
        <w:ind w:left="360"/>
      </w:pPr>
      <w:r>
        <w:t xml:space="preserve">Het volgende zou ik andere studenten aan willen raden over het </w:t>
      </w:r>
      <w:proofErr w:type="spellStart"/>
      <w:r>
        <w:t>efficient</w:t>
      </w:r>
      <w:proofErr w:type="spellEnd"/>
      <w:r>
        <w:t xml:space="preserve"> leren debuggen.</w:t>
      </w:r>
    </w:p>
    <w:p w14:paraId="03A93BA9" w14:textId="214920FF" w:rsidR="00874901" w:rsidRPr="00C97F29" w:rsidRDefault="00874901" w:rsidP="00874901">
      <w:pPr>
        <w:pStyle w:val="ListParagraph"/>
        <w:numPr>
          <w:ilvl w:val="0"/>
          <w:numId w:val="10"/>
        </w:numPr>
        <w:ind w:left="709" w:hanging="283"/>
        <w:rPr>
          <w:rFonts w:cstheme="minorHAnsi"/>
        </w:rPr>
      </w:pPr>
      <w:r w:rsidRPr="00C97F29">
        <w:rPr>
          <w:rFonts w:cstheme="minorHAnsi"/>
        </w:rPr>
        <w:t xml:space="preserve">Kijk goed naar eventuele aanwijzingen in je IDE (bijvoorbeeld </w:t>
      </w:r>
      <w:proofErr w:type="spellStart"/>
      <w:r w:rsidRPr="00C97F29">
        <w:rPr>
          <w:rFonts w:cstheme="minorHAnsi"/>
        </w:rPr>
        <w:t>highlighting</w:t>
      </w:r>
      <w:proofErr w:type="spellEnd"/>
      <w:r w:rsidRPr="00C97F29">
        <w:rPr>
          <w:rFonts w:cstheme="minorHAnsi"/>
        </w:rPr>
        <w:t>)</w:t>
      </w:r>
      <w:r w:rsidR="00250CE6">
        <w:rPr>
          <w:rFonts w:cstheme="minorHAnsi"/>
        </w:rPr>
        <w:t>.</w:t>
      </w:r>
      <w:r w:rsidR="00DA77C6">
        <w:rPr>
          <w:rFonts w:cstheme="minorHAnsi"/>
        </w:rPr>
        <w:t xml:space="preserve"> Syntax</w:t>
      </w:r>
      <w:r w:rsidR="00250CE6">
        <w:rPr>
          <w:rFonts w:cstheme="minorHAnsi"/>
        </w:rPr>
        <w:t xml:space="preserve"> </w:t>
      </w:r>
      <w:proofErr w:type="spellStart"/>
      <w:r w:rsidR="00250CE6">
        <w:rPr>
          <w:rFonts w:cstheme="minorHAnsi"/>
        </w:rPr>
        <w:t>errors</w:t>
      </w:r>
      <w:proofErr w:type="spellEnd"/>
      <w:r w:rsidR="00250CE6">
        <w:rPr>
          <w:rFonts w:cstheme="minorHAnsi"/>
        </w:rPr>
        <w:t xml:space="preserve"> worden al met een rood lijntje onder de plek waar het ontstaat aa</w:t>
      </w:r>
      <w:r w:rsidR="00DA77C6">
        <w:rPr>
          <w:rFonts w:cstheme="minorHAnsi"/>
        </w:rPr>
        <w:t>n</w:t>
      </w:r>
      <w:r w:rsidR="00250CE6">
        <w:rPr>
          <w:rFonts w:cstheme="minorHAnsi"/>
        </w:rPr>
        <w:t>gegeven</w:t>
      </w:r>
      <w:r w:rsidR="00DA77C6">
        <w:rPr>
          <w:rFonts w:cstheme="minorHAnsi"/>
        </w:rPr>
        <w:t>.</w:t>
      </w:r>
    </w:p>
    <w:p w14:paraId="0E62860F" w14:textId="77777777" w:rsidR="00874901" w:rsidRDefault="00874901" w:rsidP="00874901">
      <w:pPr>
        <w:pStyle w:val="ListParagraph"/>
        <w:numPr>
          <w:ilvl w:val="0"/>
          <w:numId w:val="10"/>
        </w:numPr>
        <w:ind w:left="709" w:hanging="283"/>
        <w:rPr>
          <w:rFonts w:cstheme="minorHAnsi"/>
        </w:rPr>
      </w:pPr>
      <w:r w:rsidRPr="00C97F29">
        <w:rPr>
          <w:rFonts w:cstheme="minorHAnsi"/>
        </w:rPr>
        <w:t>Lees de vragen goed en bekijk de functies om te zien of ze ook echt uitvoeren wat er gevraagd wordt.</w:t>
      </w:r>
    </w:p>
    <w:p w14:paraId="1BABC0F8" w14:textId="342DE691" w:rsidR="00DA77C6" w:rsidRDefault="00DA77C6" w:rsidP="00874901">
      <w:pPr>
        <w:pStyle w:val="ListParagraph"/>
        <w:numPr>
          <w:ilvl w:val="0"/>
          <w:numId w:val="10"/>
        </w:numPr>
        <w:ind w:left="709" w:hanging="283"/>
        <w:rPr>
          <w:rFonts w:cstheme="minorHAnsi"/>
        </w:rPr>
      </w:pPr>
      <w:r>
        <w:rPr>
          <w:rFonts w:cstheme="minorHAnsi"/>
        </w:rPr>
        <w:t>In de onderstaande bron zijn er nog meer handige tips te vinden, ook komen daar veelvoorkomende</w:t>
      </w:r>
      <w:r w:rsidR="00BA6F45">
        <w:rPr>
          <w:rFonts w:cstheme="minorHAnsi"/>
        </w:rPr>
        <w:t xml:space="preserve"> foutmeldingen</w:t>
      </w:r>
      <w:r>
        <w:rPr>
          <w:rFonts w:cstheme="minorHAnsi"/>
        </w:rPr>
        <w:t xml:space="preserve"> in terug.</w:t>
      </w:r>
    </w:p>
    <w:p w14:paraId="3FE04F82" w14:textId="5CC88A1E" w:rsidR="00927137" w:rsidRPr="00C97F29" w:rsidRDefault="00000000" w:rsidP="00DA77C6">
      <w:pPr>
        <w:pStyle w:val="ListParagraph"/>
        <w:ind w:left="709"/>
        <w:rPr>
          <w:rFonts w:cstheme="minorHAnsi"/>
        </w:rPr>
      </w:pPr>
      <w:hyperlink r:id="rId17" w:history="1">
        <w:r w:rsidR="00DA77C6" w:rsidRPr="00D3595B">
          <w:rPr>
            <w:rStyle w:val="Hyperlink"/>
            <w:rFonts w:cstheme="minorHAnsi"/>
          </w:rPr>
          <w:t>https://www.freecodecamp.org/news/python-debugging-handbook</w:t>
        </w:r>
      </w:hyperlink>
      <w:r w:rsidR="00DA77C6">
        <w:rPr>
          <w:rFonts w:cstheme="minorHAnsi"/>
        </w:rPr>
        <w:t xml:space="preserve"> </w:t>
      </w:r>
    </w:p>
    <w:p w14:paraId="74BDA1BF" w14:textId="77777777" w:rsidR="00874901" w:rsidRPr="00C97F29" w:rsidRDefault="00874901" w:rsidP="0D27FB3C"/>
    <w:p w14:paraId="29F31459" w14:textId="77777777" w:rsidR="00874901" w:rsidRPr="00C97F29" w:rsidRDefault="00874901" w:rsidP="00874901">
      <w:pPr>
        <w:rPr>
          <w:rFonts w:cstheme="minorHAnsi"/>
        </w:rPr>
      </w:pPr>
    </w:p>
    <w:p w14:paraId="6D606CD3" w14:textId="77777777" w:rsidR="00874901" w:rsidRPr="00C97F29" w:rsidRDefault="00874901" w:rsidP="00874901">
      <w:pPr>
        <w:rPr>
          <w:rFonts w:cstheme="minorHAnsi"/>
        </w:rPr>
      </w:pPr>
    </w:p>
    <w:p w14:paraId="257BFB02" w14:textId="77777777" w:rsidR="00E15306" w:rsidRPr="00C97F29" w:rsidRDefault="00E15306" w:rsidP="00874901">
      <w:pPr>
        <w:rPr>
          <w:rFonts w:cstheme="minorHAnsi"/>
        </w:rPr>
      </w:pPr>
    </w:p>
    <w:p w14:paraId="1B856C42" w14:textId="77777777" w:rsidR="00E15306" w:rsidRPr="00C97F29" w:rsidRDefault="00E15306" w:rsidP="00874901">
      <w:pPr>
        <w:rPr>
          <w:rFonts w:cstheme="minorHAnsi"/>
        </w:rPr>
      </w:pPr>
    </w:p>
    <w:p w14:paraId="01094EFA" w14:textId="77777777" w:rsidR="00E15306" w:rsidRPr="00C97F29" w:rsidRDefault="00E15306" w:rsidP="00874901">
      <w:pPr>
        <w:rPr>
          <w:rFonts w:cstheme="minorHAnsi"/>
        </w:rPr>
      </w:pPr>
    </w:p>
    <w:p w14:paraId="4CFC319B" w14:textId="77777777" w:rsidR="00E15306" w:rsidRPr="00C97F29" w:rsidRDefault="00E15306" w:rsidP="00874901">
      <w:pPr>
        <w:rPr>
          <w:rFonts w:cstheme="minorHAnsi"/>
        </w:rPr>
      </w:pPr>
    </w:p>
    <w:p w14:paraId="02414CE5" w14:textId="77777777" w:rsidR="00E15306" w:rsidRPr="00C97F29" w:rsidRDefault="00E15306" w:rsidP="00874901">
      <w:pPr>
        <w:rPr>
          <w:rFonts w:cstheme="minorHAnsi"/>
        </w:rPr>
      </w:pPr>
    </w:p>
    <w:p w14:paraId="25EE54E1" w14:textId="77777777" w:rsidR="00E15306" w:rsidRPr="00C97F29" w:rsidRDefault="00E15306" w:rsidP="00874901">
      <w:pPr>
        <w:rPr>
          <w:rFonts w:cstheme="minorHAnsi"/>
        </w:rPr>
      </w:pPr>
    </w:p>
    <w:p w14:paraId="47064201" w14:textId="77777777" w:rsidR="00E15306" w:rsidRPr="00C97F29" w:rsidRDefault="00E15306" w:rsidP="00874901">
      <w:pPr>
        <w:rPr>
          <w:rFonts w:cstheme="minorHAnsi"/>
        </w:rPr>
      </w:pPr>
    </w:p>
    <w:p w14:paraId="000970B1" w14:textId="77777777" w:rsidR="00E15306" w:rsidRPr="00C97F29" w:rsidRDefault="00E15306" w:rsidP="00874901">
      <w:pPr>
        <w:rPr>
          <w:rFonts w:cstheme="minorHAnsi"/>
        </w:rPr>
      </w:pPr>
    </w:p>
    <w:p w14:paraId="5AF91D74" w14:textId="77777777" w:rsidR="00E15306" w:rsidRPr="00C97F29" w:rsidRDefault="00E15306" w:rsidP="00874901">
      <w:pPr>
        <w:rPr>
          <w:rFonts w:cstheme="minorHAnsi"/>
        </w:rPr>
      </w:pPr>
    </w:p>
    <w:p w14:paraId="717206F1" w14:textId="77777777" w:rsidR="00E15306" w:rsidRPr="00C97F29" w:rsidRDefault="00E15306" w:rsidP="00874901">
      <w:pPr>
        <w:rPr>
          <w:rFonts w:cstheme="minorHAnsi"/>
        </w:rPr>
      </w:pPr>
    </w:p>
    <w:p w14:paraId="00584778" w14:textId="77777777" w:rsidR="00E15306" w:rsidRPr="00C97F29" w:rsidRDefault="00E15306" w:rsidP="00874901">
      <w:pPr>
        <w:rPr>
          <w:rFonts w:cstheme="minorHAnsi"/>
        </w:rPr>
      </w:pPr>
    </w:p>
    <w:p w14:paraId="6DCA37A2" w14:textId="77777777" w:rsidR="00E15306" w:rsidRPr="00C97F29" w:rsidRDefault="00E15306" w:rsidP="00874901">
      <w:pPr>
        <w:rPr>
          <w:rFonts w:cstheme="minorHAnsi"/>
        </w:rPr>
      </w:pPr>
    </w:p>
    <w:p w14:paraId="04E6230B" w14:textId="77777777" w:rsidR="00E15306" w:rsidRPr="00C97F29" w:rsidRDefault="00E15306" w:rsidP="00874901">
      <w:pPr>
        <w:rPr>
          <w:rFonts w:cstheme="minorHAnsi"/>
        </w:rPr>
      </w:pPr>
    </w:p>
    <w:p w14:paraId="70446167" w14:textId="77777777" w:rsidR="00E15306" w:rsidRPr="00C97F29" w:rsidRDefault="00E15306" w:rsidP="00874901">
      <w:pPr>
        <w:rPr>
          <w:rFonts w:cstheme="minorHAnsi"/>
        </w:rPr>
      </w:pPr>
    </w:p>
    <w:p w14:paraId="29D75CB6" w14:textId="77777777" w:rsidR="00E15306" w:rsidRPr="00C97F29" w:rsidRDefault="00E15306" w:rsidP="00874901">
      <w:pPr>
        <w:rPr>
          <w:rFonts w:cstheme="minorHAnsi"/>
        </w:rPr>
      </w:pPr>
    </w:p>
    <w:p w14:paraId="683D0060" w14:textId="77777777" w:rsidR="00E15306" w:rsidRPr="00C97F29" w:rsidRDefault="00E15306" w:rsidP="00874901">
      <w:pPr>
        <w:rPr>
          <w:rFonts w:cstheme="minorHAnsi"/>
        </w:rPr>
      </w:pPr>
    </w:p>
    <w:p w14:paraId="62C288A8" w14:textId="77777777" w:rsidR="00E15306" w:rsidRPr="00C97F29" w:rsidRDefault="00E15306" w:rsidP="00874901">
      <w:pPr>
        <w:rPr>
          <w:rFonts w:cstheme="minorHAnsi"/>
        </w:rPr>
      </w:pPr>
    </w:p>
    <w:p w14:paraId="3EFB87B1" w14:textId="77777777" w:rsidR="00E15306" w:rsidRPr="00C97F29" w:rsidRDefault="00E15306" w:rsidP="00874901">
      <w:pPr>
        <w:rPr>
          <w:rFonts w:cstheme="minorHAnsi"/>
        </w:rPr>
      </w:pPr>
    </w:p>
    <w:p w14:paraId="2EF63F31" w14:textId="77777777" w:rsidR="00E15306" w:rsidRPr="00C97F29" w:rsidRDefault="00E15306" w:rsidP="00874901">
      <w:pPr>
        <w:rPr>
          <w:rFonts w:cstheme="minorHAnsi"/>
        </w:rPr>
      </w:pPr>
    </w:p>
    <w:p w14:paraId="1CA19481" w14:textId="77777777" w:rsidR="00E15306" w:rsidRPr="00C97F29" w:rsidRDefault="00E15306" w:rsidP="00874901">
      <w:pPr>
        <w:rPr>
          <w:rFonts w:cstheme="minorHAnsi"/>
        </w:rPr>
      </w:pPr>
    </w:p>
    <w:p w14:paraId="69F98129" w14:textId="77777777" w:rsidR="00E15306" w:rsidRPr="00C97F29" w:rsidRDefault="00E15306" w:rsidP="00874901">
      <w:pPr>
        <w:rPr>
          <w:rFonts w:cstheme="minorHAnsi"/>
        </w:rPr>
      </w:pPr>
    </w:p>
    <w:p w14:paraId="6E78A3D7" w14:textId="77777777" w:rsidR="00E15306" w:rsidRPr="00C97F29" w:rsidRDefault="00E15306" w:rsidP="00874901">
      <w:pPr>
        <w:rPr>
          <w:rFonts w:cstheme="minorHAnsi"/>
        </w:rPr>
      </w:pPr>
    </w:p>
    <w:p w14:paraId="19E806D4" w14:textId="77777777" w:rsidR="00E15306" w:rsidRPr="00C97F29" w:rsidRDefault="00E15306" w:rsidP="00874901">
      <w:pPr>
        <w:rPr>
          <w:rFonts w:cstheme="minorHAnsi"/>
        </w:rPr>
      </w:pPr>
    </w:p>
    <w:p w14:paraId="3546F831" w14:textId="77777777" w:rsidR="00E15306" w:rsidRPr="00C97F29" w:rsidRDefault="00E15306" w:rsidP="00874901">
      <w:pPr>
        <w:rPr>
          <w:rFonts w:cstheme="minorHAnsi"/>
        </w:rPr>
      </w:pPr>
    </w:p>
    <w:p w14:paraId="69FF7B37" w14:textId="027A2614" w:rsidR="00096DDA" w:rsidRPr="00C97F29" w:rsidRDefault="00096DDA" w:rsidP="00E15306">
      <w:pPr>
        <w:pStyle w:val="NormalWeb"/>
        <w:numPr>
          <w:ilvl w:val="1"/>
          <w:numId w:val="4"/>
        </w:numPr>
        <w:shd w:val="clear" w:color="auto" w:fill="FFFFFF"/>
        <w:spacing w:before="0" w:beforeAutospacing="0" w:after="0" w:afterAutospacing="0"/>
        <w:ind w:left="567" w:hanging="567"/>
        <w:rPr>
          <w:rFonts w:asciiTheme="minorHAnsi" w:hAnsiTheme="minorHAnsi" w:cstheme="minorHAnsi"/>
          <w:b/>
          <w:bCs/>
          <w:color w:val="242424"/>
          <w:sz w:val="22"/>
          <w:szCs w:val="22"/>
        </w:rPr>
      </w:pPr>
      <w:bookmarkStart w:id="5" w:name="_Hlk181450820"/>
      <w:proofErr w:type="spellStart"/>
      <w:r w:rsidRPr="00C97F29">
        <w:rPr>
          <w:rFonts w:asciiTheme="minorHAnsi" w:hAnsiTheme="minorHAnsi" w:cstheme="minorHAnsi"/>
          <w:b/>
          <w:bCs/>
          <w:color w:val="242424"/>
          <w:sz w:val="22"/>
          <w:szCs w:val="22"/>
        </w:rPr>
        <w:t>Supporting</w:t>
      </w:r>
      <w:proofErr w:type="spellEnd"/>
      <w:r w:rsidRPr="00C97F29">
        <w:rPr>
          <w:rFonts w:asciiTheme="minorHAnsi" w:hAnsiTheme="minorHAnsi" w:cstheme="minorHAnsi"/>
          <w:b/>
          <w:bCs/>
          <w:color w:val="242424"/>
          <w:sz w:val="22"/>
          <w:szCs w:val="22"/>
        </w:rPr>
        <w:t xml:space="preserve"> topic week 7 – Unit testen</w:t>
      </w:r>
    </w:p>
    <w:bookmarkEnd w:id="5"/>
    <w:p w14:paraId="07A7D518" w14:textId="77777777" w:rsidR="00E15306" w:rsidRPr="00C97F29" w:rsidRDefault="00E15306" w:rsidP="00E15306">
      <w:pPr>
        <w:pStyle w:val="NormalWeb"/>
        <w:numPr>
          <w:ilvl w:val="0"/>
          <w:numId w:val="28"/>
        </w:numPr>
        <w:shd w:val="clear" w:color="auto" w:fill="FFFFFF"/>
        <w:spacing w:before="0" w:beforeAutospacing="0" w:after="0" w:afterAutospacing="0" w:line="280" w:lineRule="exact"/>
        <w:rPr>
          <w:rFonts w:asciiTheme="minorHAnsi" w:hAnsiTheme="minorHAnsi" w:cstheme="minorHAnsi"/>
          <w:color w:val="242424"/>
          <w:sz w:val="22"/>
          <w:szCs w:val="22"/>
        </w:rPr>
      </w:pPr>
      <w:r w:rsidRPr="00C97F29">
        <w:rPr>
          <w:rFonts w:asciiTheme="minorHAnsi" w:hAnsiTheme="minorHAnsi" w:cstheme="minorHAnsi"/>
          <w:color w:val="242424"/>
          <w:sz w:val="22"/>
          <w:szCs w:val="22"/>
        </w:rPr>
        <w:t>Zoek uit wat een unit test is. Gebruik hierbij ten minste drie verschillende bronnen, zoals websites, video’s of documentatie. Bantwoord hierbij de volgende vragen:</w:t>
      </w:r>
    </w:p>
    <w:p w14:paraId="4CA6AE2B" w14:textId="77777777" w:rsidR="00E15306" w:rsidRPr="00C97F29" w:rsidRDefault="00E15306" w:rsidP="00E15306">
      <w:pPr>
        <w:pStyle w:val="NormalWeb"/>
        <w:shd w:val="clear" w:color="auto" w:fill="FFFFFF"/>
        <w:spacing w:before="0" w:beforeAutospacing="0" w:after="0" w:afterAutospacing="0" w:line="280" w:lineRule="exact"/>
        <w:rPr>
          <w:rFonts w:asciiTheme="minorHAnsi" w:hAnsiTheme="minorHAnsi" w:cstheme="minorHAnsi"/>
          <w:color w:val="242424"/>
          <w:sz w:val="22"/>
          <w:szCs w:val="22"/>
        </w:rPr>
      </w:pPr>
    </w:p>
    <w:p w14:paraId="31748728" w14:textId="77777777" w:rsidR="00E15306" w:rsidRPr="00C97F29" w:rsidRDefault="00E15306" w:rsidP="00E15306">
      <w:pPr>
        <w:pStyle w:val="NormalWeb"/>
        <w:numPr>
          <w:ilvl w:val="0"/>
          <w:numId w:val="27"/>
        </w:numPr>
        <w:shd w:val="clear" w:color="auto" w:fill="FFFFFF"/>
        <w:spacing w:before="0" w:beforeAutospacing="0" w:after="0" w:afterAutospacing="0" w:line="280" w:lineRule="exact"/>
        <w:rPr>
          <w:rFonts w:asciiTheme="minorHAnsi" w:hAnsiTheme="minorHAnsi" w:cstheme="minorHAnsi"/>
          <w:b/>
          <w:bCs/>
          <w:color w:val="242424"/>
          <w:sz w:val="22"/>
          <w:szCs w:val="22"/>
        </w:rPr>
      </w:pPr>
      <w:r w:rsidRPr="00C97F29">
        <w:rPr>
          <w:rFonts w:asciiTheme="minorHAnsi" w:hAnsiTheme="minorHAnsi" w:cstheme="minorHAnsi"/>
          <w:b/>
          <w:bCs/>
          <w:color w:val="242424"/>
          <w:sz w:val="22"/>
          <w:szCs w:val="22"/>
        </w:rPr>
        <w:t>Leg in je eigen woorden uit wat een unit test is.</w:t>
      </w:r>
    </w:p>
    <w:p w14:paraId="5E71D3B5" w14:textId="1A165F29" w:rsidR="00E15306" w:rsidRPr="00C97F29" w:rsidRDefault="00E15306" w:rsidP="00E15306">
      <w:pPr>
        <w:pStyle w:val="NormalWeb"/>
        <w:shd w:val="clear" w:color="auto" w:fill="FFFFFF"/>
        <w:spacing w:before="0" w:beforeAutospacing="0" w:after="0" w:afterAutospacing="0" w:line="280" w:lineRule="exact"/>
        <w:ind w:left="720"/>
        <w:rPr>
          <w:rFonts w:asciiTheme="minorHAnsi" w:hAnsiTheme="minorHAnsi" w:cstheme="minorHAnsi"/>
          <w:color w:val="242424"/>
          <w:sz w:val="22"/>
          <w:szCs w:val="22"/>
        </w:rPr>
      </w:pPr>
      <w:r w:rsidRPr="00C97F29">
        <w:rPr>
          <w:rFonts w:asciiTheme="minorHAnsi" w:hAnsiTheme="minorHAnsi" w:cstheme="minorHAnsi"/>
          <w:color w:val="242424"/>
          <w:sz w:val="22"/>
          <w:szCs w:val="22"/>
        </w:rPr>
        <w:t>Een unit test is een automatische test die geschreven kan worden om een specifieke functie te testen</w:t>
      </w:r>
      <w:r w:rsidR="00AF0A7A">
        <w:rPr>
          <w:rFonts w:asciiTheme="minorHAnsi" w:hAnsiTheme="minorHAnsi" w:cstheme="minorHAnsi"/>
          <w:color w:val="242424"/>
          <w:sz w:val="22"/>
          <w:szCs w:val="22"/>
        </w:rPr>
        <w:t xml:space="preserve"> </w:t>
      </w:r>
      <w:sdt>
        <w:sdtPr>
          <w:rPr>
            <w:rFonts w:asciiTheme="minorHAnsi" w:hAnsiTheme="minorHAnsi" w:cstheme="minorHAnsi"/>
            <w:color w:val="242424"/>
            <w:sz w:val="22"/>
            <w:szCs w:val="22"/>
          </w:rPr>
          <w:id w:val="-761911757"/>
          <w:citation/>
        </w:sdtPr>
        <w:sdtContent>
          <w:r w:rsidR="00AF0A7A">
            <w:rPr>
              <w:rFonts w:asciiTheme="minorHAnsi" w:hAnsiTheme="minorHAnsi" w:cstheme="minorHAnsi"/>
              <w:color w:val="242424"/>
              <w:sz w:val="22"/>
              <w:szCs w:val="22"/>
            </w:rPr>
            <w:fldChar w:fldCharType="begin"/>
          </w:r>
          <w:r w:rsidR="00AF0A7A">
            <w:rPr>
              <w:rFonts w:asciiTheme="minorHAnsi" w:hAnsiTheme="minorHAnsi" w:cstheme="minorHAnsi"/>
              <w:color w:val="242424"/>
              <w:sz w:val="22"/>
              <w:szCs w:val="22"/>
              <w:lang w:val="en-GB"/>
            </w:rPr>
            <w:instrText xml:space="preserve"> CITATION 21 \l 2057 </w:instrText>
          </w:r>
          <w:r w:rsidR="00AF0A7A">
            <w:rPr>
              <w:rFonts w:asciiTheme="minorHAnsi" w:hAnsiTheme="minorHAnsi" w:cstheme="minorHAnsi"/>
              <w:color w:val="242424"/>
              <w:sz w:val="22"/>
              <w:szCs w:val="22"/>
            </w:rPr>
            <w:fldChar w:fldCharType="separate"/>
          </w:r>
          <w:r w:rsidR="009F6454" w:rsidRPr="009F6454">
            <w:rPr>
              <w:rFonts w:asciiTheme="minorHAnsi" w:hAnsiTheme="minorHAnsi" w:cstheme="minorHAnsi"/>
              <w:noProof/>
              <w:color w:val="242424"/>
              <w:sz w:val="22"/>
              <w:szCs w:val="22"/>
              <w:lang w:val="en-GB"/>
            </w:rPr>
            <w:t>[6]</w:t>
          </w:r>
          <w:r w:rsidR="00AF0A7A">
            <w:rPr>
              <w:rFonts w:asciiTheme="minorHAnsi" w:hAnsiTheme="minorHAnsi" w:cstheme="minorHAnsi"/>
              <w:color w:val="242424"/>
              <w:sz w:val="22"/>
              <w:szCs w:val="22"/>
            </w:rPr>
            <w:fldChar w:fldCharType="end"/>
          </w:r>
        </w:sdtContent>
      </w:sdt>
      <w:r w:rsidRPr="00C97F29">
        <w:rPr>
          <w:rFonts w:asciiTheme="minorHAnsi" w:hAnsiTheme="minorHAnsi" w:cstheme="minorHAnsi"/>
          <w:color w:val="242424"/>
          <w:sz w:val="22"/>
          <w:szCs w:val="22"/>
        </w:rPr>
        <w:t>.</w:t>
      </w:r>
    </w:p>
    <w:p w14:paraId="4FD3C036" w14:textId="77777777" w:rsidR="00E15306" w:rsidRPr="00C97F29" w:rsidRDefault="00E15306" w:rsidP="00E15306">
      <w:pPr>
        <w:pStyle w:val="NormalWeb"/>
        <w:shd w:val="clear" w:color="auto" w:fill="FFFFFF"/>
        <w:spacing w:before="0" w:beforeAutospacing="0" w:after="0" w:afterAutospacing="0" w:line="280" w:lineRule="exact"/>
        <w:ind w:left="720"/>
        <w:rPr>
          <w:rFonts w:asciiTheme="minorHAnsi" w:hAnsiTheme="minorHAnsi" w:cstheme="minorHAnsi"/>
          <w:color w:val="242424"/>
          <w:sz w:val="22"/>
          <w:szCs w:val="22"/>
        </w:rPr>
      </w:pPr>
    </w:p>
    <w:p w14:paraId="0981C252" w14:textId="77777777" w:rsidR="00E15306" w:rsidRPr="00C97F29" w:rsidRDefault="00E15306" w:rsidP="00E15306">
      <w:pPr>
        <w:pStyle w:val="NormalWeb"/>
        <w:numPr>
          <w:ilvl w:val="0"/>
          <w:numId w:val="27"/>
        </w:numPr>
        <w:shd w:val="clear" w:color="auto" w:fill="FFFFFF"/>
        <w:spacing w:before="0" w:beforeAutospacing="0" w:after="0" w:afterAutospacing="0" w:line="280" w:lineRule="exact"/>
        <w:rPr>
          <w:rFonts w:asciiTheme="minorHAnsi" w:hAnsiTheme="minorHAnsi" w:cstheme="minorHAnsi"/>
          <w:b/>
          <w:bCs/>
          <w:color w:val="242424"/>
          <w:sz w:val="22"/>
          <w:szCs w:val="22"/>
        </w:rPr>
      </w:pPr>
      <w:r w:rsidRPr="00C97F29">
        <w:rPr>
          <w:rFonts w:asciiTheme="minorHAnsi" w:hAnsiTheme="minorHAnsi" w:cstheme="minorHAnsi"/>
          <w:b/>
          <w:bCs/>
          <w:color w:val="242424"/>
          <w:sz w:val="22"/>
          <w:szCs w:val="22"/>
        </w:rPr>
        <w:t>Waarom worden unit tests gebruikt in softwareontwikkeling?</w:t>
      </w:r>
    </w:p>
    <w:p w14:paraId="52086A14" w14:textId="0ACB7C15" w:rsidR="00E15306" w:rsidRPr="00C97F29" w:rsidRDefault="00E15306" w:rsidP="00E15306">
      <w:pPr>
        <w:pStyle w:val="NormalWeb"/>
        <w:shd w:val="clear" w:color="auto" w:fill="FFFFFF"/>
        <w:spacing w:before="0" w:beforeAutospacing="0" w:after="0" w:afterAutospacing="0" w:line="280" w:lineRule="exact"/>
        <w:ind w:left="720"/>
        <w:rPr>
          <w:rFonts w:asciiTheme="minorHAnsi" w:hAnsiTheme="minorHAnsi" w:cstheme="minorHAnsi"/>
          <w:color w:val="242424"/>
          <w:sz w:val="22"/>
          <w:szCs w:val="22"/>
        </w:rPr>
      </w:pPr>
      <w:r w:rsidRPr="00C97F29">
        <w:rPr>
          <w:rFonts w:asciiTheme="minorHAnsi" w:hAnsiTheme="minorHAnsi" w:cstheme="minorHAnsi"/>
          <w:color w:val="242424"/>
          <w:sz w:val="22"/>
          <w:szCs w:val="22"/>
        </w:rPr>
        <w:t xml:space="preserve">Om automatisch en moeiteloos functies te testen, de test </w:t>
      </w:r>
      <w:r w:rsidR="00116991" w:rsidRPr="00C97F29">
        <w:rPr>
          <w:rFonts w:asciiTheme="minorHAnsi" w:hAnsiTheme="minorHAnsi" w:cstheme="minorHAnsi"/>
          <w:color w:val="242424"/>
          <w:sz w:val="22"/>
          <w:szCs w:val="22"/>
        </w:rPr>
        <w:t>wordt</w:t>
      </w:r>
      <w:r w:rsidRPr="00C97F29">
        <w:rPr>
          <w:rFonts w:asciiTheme="minorHAnsi" w:hAnsiTheme="minorHAnsi" w:cstheme="minorHAnsi"/>
          <w:color w:val="242424"/>
          <w:sz w:val="22"/>
          <w:szCs w:val="22"/>
        </w:rPr>
        <w:t xml:space="preserve"> één keer geschreven en kan daarna altijd opnieuw gebruikt worden. </w:t>
      </w:r>
    </w:p>
    <w:p w14:paraId="27DA5423" w14:textId="77777777" w:rsidR="00E15306" w:rsidRPr="00C97F29" w:rsidRDefault="00E15306" w:rsidP="00E15306">
      <w:pPr>
        <w:pStyle w:val="NormalWeb"/>
        <w:shd w:val="clear" w:color="auto" w:fill="FFFFFF"/>
        <w:spacing w:before="0" w:beforeAutospacing="0" w:after="0" w:afterAutospacing="0" w:line="280" w:lineRule="exact"/>
        <w:ind w:left="720"/>
        <w:rPr>
          <w:rFonts w:asciiTheme="minorHAnsi" w:hAnsiTheme="minorHAnsi" w:cstheme="minorHAnsi"/>
          <w:color w:val="242424"/>
          <w:sz w:val="22"/>
          <w:szCs w:val="22"/>
        </w:rPr>
      </w:pPr>
    </w:p>
    <w:p w14:paraId="7DDA9881" w14:textId="77777777" w:rsidR="00E15306" w:rsidRPr="00C97F29" w:rsidRDefault="00E15306" w:rsidP="00E15306">
      <w:pPr>
        <w:pStyle w:val="NormalWeb"/>
        <w:numPr>
          <w:ilvl w:val="0"/>
          <w:numId w:val="27"/>
        </w:numPr>
        <w:shd w:val="clear" w:color="auto" w:fill="FFFFFF"/>
        <w:spacing w:before="0" w:beforeAutospacing="0" w:after="0" w:afterAutospacing="0" w:line="280" w:lineRule="exact"/>
        <w:rPr>
          <w:rFonts w:asciiTheme="minorHAnsi" w:hAnsiTheme="minorHAnsi" w:cstheme="minorHAnsi"/>
          <w:b/>
          <w:bCs/>
          <w:color w:val="242424"/>
          <w:sz w:val="22"/>
          <w:szCs w:val="22"/>
        </w:rPr>
      </w:pPr>
      <w:r w:rsidRPr="00C97F29">
        <w:rPr>
          <w:rFonts w:asciiTheme="minorHAnsi" w:hAnsiTheme="minorHAnsi" w:cstheme="minorHAnsi"/>
          <w:b/>
          <w:bCs/>
          <w:color w:val="242424"/>
          <w:sz w:val="22"/>
          <w:szCs w:val="22"/>
        </w:rPr>
        <w:t>Wat voor testsoorten zijn er nog meer? Noem er minimaal 2 en leg de verschillen met een unit test uit.</w:t>
      </w:r>
    </w:p>
    <w:p w14:paraId="46198C3E" w14:textId="77777777" w:rsidR="00E15306" w:rsidRPr="00C97F29" w:rsidRDefault="00E15306" w:rsidP="00E15306">
      <w:pPr>
        <w:pStyle w:val="NormalWeb"/>
        <w:shd w:val="clear" w:color="auto" w:fill="FFFFFF"/>
        <w:spacing w:before="0" w:beforeAutospacing="0" w:after="0" w:afterAutospacing="0" w:line="280" w:lineRule="exact"/>
        <w:rPr>
          <w:rFonts w:asciiTheme="minorHAnsi" w:hAnsiTheme="minorHAnsi" w:cstheme="minorHAnsi"/>
          <w:b/>
          <w:bCs/>
          <w:color w:val="242424"/>
          <w:sz w:val="22"/>
          <w:szCs w:val="22"/>
        </w:rPr>
      </w:pPr>
    </w:p>
    <w:p w14:paraId="5D25F845" w14:textId="28AF1531" w:rsidR="00E15306" w:rsidRPr="00C97F29" w:rsidRDefault="00E15306" w:rsidP="00E15306">
      <w:pPr>
        <w:pStyle w:val="NormalWeb"/>
        <w:shd w:val="clear" w:color="auto" w:fill="FFFFFF"/>
        <w:spacing w:before="0" w:beforeAutospacing="0" w:after="0" w:afterAutospacing="0" w:line="280" w:lineRule="exact"/>
        <w:ind w:left="708"/>
        <w:rPr>
          <w:rFonts w:asciiTheme="minorHAnsi" w:hAnsiTheme="minorHAnsi" w:cstheme="minorHAnsi"/>
          <w:color w:val="242424"/>
          <w:sz w:val="22"/>
          <w:szCs w:val="22"/>
        </w:rPr>
      </w:pPr>
      <w:r w:rsidRPr="00C97F29">
        <w:rPr>
          <w:rFonts w:asciiTheme="minorHAnsi" w:hAnsiTheme="minorHAnsi" w:cstheme="minorHAnsi"/>
          <w:color w:val="242424"/>
          <w:sz w:val="22"/>
          <w:szCs w:val="22"/>
        </w:rPr>
        <w:t>Er zijn nog meerdere testso</w:t>
      </w:r>
      <w:r w:rsidR="00E61EBB" w:rsidRPr="00C97F29">
        <w:rPr>
          <w:rFonts w:asciiTheme="minorHAnsi" w:hAnsiTheme="minorHAnsi" w:cstheme="minorHAnsi"/>
          <w:color w:val="242424"/>
          <w:sz w:val="22"/>
          <w:szCs w:val="22"/>
        </w:rPr>
        <w:t>o</w:t>
      </w:r>
      <w:r w:rsidRPr="00C97F29">
        <w:rPr>
          <w:rFonts w:asciiTheme="minorHAnsi" w:hAnsiTheme="minorHAnsi" w:cstheme="minorHAnsi"/>
          <w:color w:val="242424"/>
          <w:sz w:val="22"/>
          <w:szCs w:val="22"/>
        </w:rPr>
        <w:t xml:space="preserve">rten, “User </w:t>
      </w:r>
      <w:proofErr w:type="spellStart"/>
      <w:r w:rsidRPr="00C97F29">
        <w:rPr>
          <w:rFonts w:asciiTheme="minorHAnsi" w:hAnsiTheme="minorHAnsi" w:cstheme="minorHAnsi"/>
          <w:color w:val="242424"/>
          <w:sz w:val="22"/>
          <w:szCs w:val="22"/>
        </w:rPr>
        <w:t>Acceptance</w:t>
      </w:r>
      <w:proofErr w:type="spellEnd"/>
      <w:r w:rsidRPr="00C97F29">
        <w:rPr>
          <w:rFonts w:asciiTheme="minorHAnsi" w:hAnsiTheme="minorHAnsi" w:cstheme="minorHAnsi"/>
          <w:color w:val="242424"/>
          <w:sz w:val="22"/>
          <w:szCs w:val="22"/>
        </w:rPr>
        <w:t xml:space="preserve"> </w:t>
      </w:r>
      <w:proofErr w:type="spellStart"/>
      <w:r w:rsidRPr="00C97F29">
        <w:rPr>
          <w:rFonts w:asciiTheme="minorHAnsi" w:hAnsiTheme="minorHAnsi" w:cstheme="minorHAnsi"/>
          <w:color w:val="242424"/>
          <w:sz w:val="22"/>
          <w:szCs w:val="22"/>
        </w:rPr>
        <w:t>Testing</w:t>
      </w:r>
      <w:proofErr w:type="spellEnd"/>
      <w:r w:rsidRPr="00C97F29">
        <w:rPr>
          <w:rFonts w:asciiTheme="minorHAnsi" w:hAnsiTheme="minorHAnsi" w:cstheme="minorHAnsi"/>
          <w:color w:val="242424"/>
          <w:sz w:val="22"/>
          <w:szCs w:val="22"/>
        </w:rPr>
        <w:t xml:space="preserve"> (UAT)” en “Integration </w:t>
      </w:r>
      <w:proofErr w:type="spellStart"/>
      <w:r w:rsidRPr="00C97F29">
        <w:rPr>
          <w:rFonts w:asciiTheme="minorHAnsi" w:hAnsiTheme="minorHAnsi" w:cstheme="minorHAnsi"/>
          <w:color w:val="242424"/>
          <w:sz w:val="22"/>
          <w:szCs w:val="22"/>
        </w:rPr>
        <w:t>Testing</w:t>
      </w:r>
      <w:proofErr w:type="spellEnd"/>
      <w:r w:rsidRPr="00C97F29">
        <w:rPr>
          <w:rFonts w:asciiTheme="minorHAnsi" w:hAnsiTheme="minorHAnsi" w:cstheme="minorHAnsi"/>
          <w:color w:val="242424"/>
          <w:sz w:val="22"/>
          <w:szCs w:val="22"/>
        </w:rPr>
        <w:t>”.</w:t>
      </w:r>
    </w:p>
    <w:p w14:paraId="14B24F6D" w14:textId="77777777" w:rsidR="00E15306" w:rsidRPr="00C97F29" w:rsidRDefault="00E15306" w:rsidP="00E15306">
      <w:pPr>
        <w:pStyle w:val="NormalWeb"/>
        <w:shd w:val="clear" w:color="auto" w:fill="FFFFFF"/>
        <w:spacing w:before="0" w:beforeAutospacing="0" w:after="0" w:afterAutospacing="0" w:line="280" w:lineRule="exact"/>
        <w:ind w:left="708"/>
        <w:rPr>
          <w:rFonts w:asciiTheme="minorHAnsi" w:hAnsiTheme="minorHAnsi" w:cstheme="minorHAnsi"/>
          <w:color w:val="242424"/>
          <w:sz w:val="22"/>
          <w:szCs w:val="22"/>
        </w:rPr>
      </w:pPr>
    </w:p>
    <w:p w14:paraId="179DD2B4" w14:textId="5937BF33" w:rsidR="00E15306" w:rsidRPr="00C97F29" w:rsidRDefault="00E15306" w:rsidP="0D27FB3C">
      <w:pPr>
        <w:pStyle w:val="NormalWeb"/>
        <w:shd w:val="clear" w:color="auto" w:fill="FFFFFF" w:themeFill="background1"/>
        <w:spacing w:before="0" w:beforeAutospacing="0" w:after="0" w:afterAutospacing="0" w:line="280" w:lineRule="exact"/>
        <w:ind w:left="708"/>
        <w:rPr>
          <w:rFonts w:asciiTheme="minorHAnsi" w:hAnsiTheme="minorHAnsi" w:cstheme="minorBidi"/>
          <w:color w:val="242424"/>
          <w:sz w:val="22"/>
          <w:szCs w:val="22"/>
        </w:rPr>
      </w:pPr>
      <w:r w:rsidRPr="0D27FB3C">
        <w:rPr>
          <w:rFonts w:asciiTheme="minorHAnsi" w:hAnsiTheme="minorHAnsi" w:cstheme="minorBidi"/>
          <w:color w:val="242424"/>
          <w:sz w:val="22"/>
          <w:szCs w:val="22"/>
        </w:rPr>
        <w:t xml:space="preserve">User </w:t>
      </w:r>
      <w:proofErr w:type="spellStart"/>
      <w:r w:rsidRPr="0D27FB3C">
        <w:rPr>
          <w:rFonts w:asciiTheme="minorHAnsi" w:hAnsiTheme="minorHAnsi" w:cstheme="minorBidi"/>
          <w:color w:val="242424"/>
          <w:sz w:val="22"/>
          <w:szCs w:val="22"/>
        </w:rPr>
        <w:t>Acceptance</w:t>
      </w:r>
      <w:proofErr w:type="spellEnd"/>
      <w:r w:rsidRPr="0D27FB3C">
        <w:rPr>
          <w:rFonts w:asciiTheme="minorHAnsi" w:hAnsiTheme="minorHAnsi" w:cstheme="minorBidi"/>
          <w:color w:val="242424"/>
          <w:sz w:val="22"/>
          <w:szCs w:val="22"/>
        </w:rPr>
        <w:t xml:space="preserve"> </w:t>
      </w:r>
      <w:proofErr w:type="spellStart"/>
      <w:r w:rsidRPr="0D27FB3C">
        <w:rPr>
          <w:rFonts w:asciiTheme="minorHAnsi" w:hAnsiTheme="minorHAnsi" w:cstheme="minorBidi"/>
          <w:color w:val="242424"/>
          <w:sz w:val="22"/>
          <w:szCs w:val="22"/>
        </w:rPr>
        <w:t>Testing</w:t>
      </w:r>
      <w:proofErr w:type="spellEnd"/>
      <w:r w:rsidRPr="0D27FB3C">
        <w:rPr>
          <w:rFonts w:asciiTheme="minorHAnsi" w:hAnsiTheme="minorHAnsi" w:cstheme="minorBidi"/>
          <w:color w:val="242424"/>
          <w:sz w:val="22"/>
          <w:szCs w:val="22"/>
        </w:rPr>
        <w:t xml:space="preserve"> </w:t>
      </w:r>
      <w:r w:rsidR="00116991" w:rsidRPr="0D27FB3C">
        <w:rPr>
          <w:rFonts w:asciiTheme="minorHAnsi" w:hAnsiTheme="minorHAnsi" w:cstheme="minorBidi"/>
          <w:color w:val="242424"/>
          <w:sz w:val="22"/>
          <w:szCs w:val="22"/>
        </w:rPr>
        <w:t>houdt</w:t>
      </w:r>
      <w:r w:rsidRPr="0D27FB3C">
        <w:rPr>
          <w:rFonts w:asciiTheme="minorHAnsi" w:hAnsiTheme="minorHAnsi" w:cstheme="minorBidi"/>
          <w:color w:val="242424"/>
          <w:sz w:val="22"/>
          <w:szCs w:val="22"/>
        </w:rPr>
        <w:t xml:space="preserve"> in dat de eindgebruiker naar het product kijkt en test, uit mijn ervaring komt dit meestal in een vorm van een </w:t>
      </w:r>
      <w:proofErr w:type="spellStart"/>
      <w:r w:rsidRPr="0D27FB3C">
        <w:rPr>
          <w:rFonts w:asciiTheme="minorHAnsi" w:hAnsiTheme="minorHAnsi" w:cstheme="minorBidi"/>
          <w:color w:val="242424"/>
          <w:sz w:val="22"/>
          <w:szCs w:val="22"/>
        </w:rPr>
        <w:t>beta</w:t>
      </w:r>
      <w:proofErr w:type="spellEnd"/>
      <w:r w:rsidRPr="0D27FB3C">
        <w:rPr>
          <w:rFonts w:asciiTheme="minorHAnsi" w:hAnsiTheme="minorHAnsi" w:cstheme="minorBidi"/>
          <w:color w:val="242424"/>
          <w:sz w:val="22"/>
          <w:szCs w:val="22"/>
        </w:rPr>
        <w:t xml:space="preserve"> versie van de software. Dit </w:t>
      </w:r>
      <w:r w:rsidR="00116991" w:rsidRPr="0D27FB3C">
        <w:rPr>
          <w:rFonts w:asciiTheme="minorHAnsi" w:hAnsiTheme="minorHAnsi" w:cstheme="minorBidi"/>
          <w:color w:val="242424"/>
          <w:sz w:val="22"/>
          <w:szCs w:val="22"/>
        </w:rPr>
        <w:t>gebeurt</w:t>
      </w:r>
      <w:r w:rsidRPr="0D27FB3C">
        <w:rPr>
          <w:rFonts w:asciiTheme="minorHAnsi" w:hAnsiTheme="minorHAnsi" w:cstheme="minorBidi"/>
          <w:color w:val="242424"/>
          <w:sz w:val="22"/>
          <w:szCs w:val="22"/>
        </w:rPr>
        <w:t xml:space="preserve"> dus handmatig, tegenovergesteld </w:t>
      </w:r>
      <w:r w:rsidR="482BC8A4" w:rsidRPr="0D27FB3C">
        <w:rPr>
          <w:rFonts w:asciiTheme="minorHAnsi" w:hAnsiTheme="minorHAnsi" w:cstheme="minorBidi"/>
          <w:color w:val="242424"/>
          <w:sz w:val="22"/>
          <w:szCs w:val="22"/>
        </w:rPr>
        <w:t>van</w:t>
      </w:r>
      <w:r w:rsidRPr="0D27FB3C">
        <w:rPr>
          <w:rFonts w:asciiTheme="minorHAnsi" w:hAnsiTheme="minorHAnsi" w:cstheme="minorBidi"/>
          <w:color w:val="242424"/>
          <w:sz w:val="22"/>
          <w:szCs w:val="22"/>
        </w:rPr>
        <w:t xml:space="preserve"> unit testen wat automatisch is</w:t>
      </w:r>
      <w:r w:rsidR="00AF0A7A" w:rsidRPr="0D27FB3C">
        <w:rPr>
          <w:rFonts w:asciiTheme="minorHAnsi" w:hAnsiTheme="minorHAnsi" w:cstheme="minorBidi"/>
          <w:color w:val="242424"/>
          <w:sz w:val="22"/>
          <w:szCs w:val="22"/>
        </w:rPr>
        <w:t xml:space="preserve"> </w:t>
      </w:r>
      <w:sdt>
        <w:sdtPr>
          <w:rPr>
            <w:rFonts w:asciiTheme="minorHAnsi" w:hAnsiTheme="minorHAnsi" w:cstheme="minorHAnsi"/>
            <w:color w:val="242424"/>
            <w:sz w:val="22"/>
            <w:szCs w:val="22"/>
          </w:rPr>
          <w:id w:val="-36671281"/>
          <w:citation/>
        </w:sdtPr>
        <w:sdtContent>
          <w:r w:rsidR="00AF0A7A" w:rsidRPr="0D27FB3C">
            <w:rPr>
              <w:rFonts w:asciiTheme="minorHAnsi" w:hAnsiTheme="minorHAnsi" w:cstheme="minorBidi"/>
              <w:color w:val="242424"/>
              <w:sz w:val="22"/>
              <w:szCs w:val="22"/>
              <w:lang w:val="en-GB"/>
            </w:rPr>
            <w:fldChar w:fldCharType="begin"/>
          </w:r>
          <w:r w:rsidR="00AF0A7A" w:rsidRPr="0D27FB3C">
            <w:rPr>
              <w:rFonts w:asciiTheme="minorHAnsi" w:hAnsiTheme="minorHAnsi" w:cstheme="minorBidi"/>
              <w:color w:val="242424"/>
              <w:sz w:val="22"/>
              <w:szCs w:val="22"/>
              <w:lang w:val="en-GB"/>
            </w:rPr>
            <w:instrText xml:space="preserve"> CITATION 23 \l 2057 </w:instrText>
          </w:r>
          <w:r w:rsidR="00AF0A7A" w:rsidRPr="0D27FB3C">
            <w:rPr>
              <w:rFonts w:asciiTheme="minorHAnsi" w:hAnsiTheme="minorHAnsi" w:cstheme="minorHAnsi"/>
              <w:color w:val="242424"/>
              <w:sz w:val="22"/>
              <w:szCs w:val="22"/>
            </w:rPr>
            <w:fldChar w:fldCharType="separate"/>
          </w:r>
          <w:r w:rsidR="009F6454" w:rsidRPr="009F6454">
            <w:rPr>
              <w:rFonts w:asciiTheme="minorHAnsi" w:hAnsiTheme="minorHAnsi" w:cstheme="minorBidi"/>
              <w:noProof/>
              <w:color w:val="242424"/>
              <w:sz w:val="22"/>
              <w:szCs w:val="22"/>
              <w:lang w:val="en-GB"/>
            </w:rPr>
            <w:t>[7]</w:t>
          </w:r>
          <w:r w:rsidR="00AF0A7A" w:rsidRPr="0D27FB3C">
            <w:rPr>
              <w:rFonts w:asciiTheme="minorHAnsi" w:hAnsiTheme="minorHAnsi" w:cstheme="minorBidi"/>
              <w:color w:val="242424"/>
              <w:sz w:val="22"/>
              <w:szCs w:val="22"/>
            </w:rPr>
            <w:fldChar w:fldCharType="end"/>
          </w:r>
        </w:sdtContent>
      </w:sdt>
      <w:r w:rsidRPr="0D27FB3C">
        <w:rPr>
          <w:rFonts w:asciiTheme="minorHAnsi" w:hAnsiTheme="minorHAnsi" w:cstheme="minorBidi"/>
          <w:color w:val="242424"/>
          <w:sz w:val="22"/>
          <w:szCs w:val="22"/>
        </w:rPr>
        <w:t>.</w:t>
      </w:r>
    </w:p>
    <w:p w14:paraId="1CA90F85" w14:textId="77777777" w:rsidR="00E15306" w:rsidRPr="00C97F29" w:rsidRDefault="00E15306" w:rsidP="00E15306">
      <w:pPr>
        <w:pStyle w:val="NormalWeb"/>
        <w:shd w:val="clear" w:color="auto" w:fill="FFFFFF"/>
        <w:spacing w:before="0" w:beforeAutospacing="0" w:after="0" w:afterAutospacing="0" w:line="280" w:lineRule="exact"/>
        <w:ind w:left="720"/>
        <w:rPr>
          <w:rFonts w:asciiTheme="minorHAnsi" w:hAnsiTheme="minorHAnsi" w:cstheme="minorHAnsi"/>
          <w:b/>
          <w:bCs/>
          <w:color w:val="242424"/>
          <w:sz w:val="22"/>
          <w:szCs w:val="22"/>
        </w:rPr>
      </w:pPr>
      <w:r w:rsidRPr="00C97F29">
        <w:rPr>
          <w:rFonts w:asciiTheme="minorHAnsi" w:hAnsiTheme="minorHAnsi" w:cstheme="minorHAnsi"/>
          <w:b/>
          <w:bCs/>
          <w:color w:val="242424"/>
          <w:sz w:val="22"/>
          <w:szCs w:val="22"/>
        </w:rPr>
        <w:t xml:space="preserve"> </w:t>
      </w:r>
    </w:p>
    <w:p w14:paraId="1CC529C6" w14:textId="7D0026C1" w:rsidR="00E15306" w:rsidRPr="00C97F29" w:rsidRDefault="00E15306" w:rsidP="00E15306">
      <w:pPr>
        <w:pStyle w:val="NormalWeb"/>
        <w:shd w:val="clear" w:color="auto" w:fill="FFFFFF"/>
        <w:spacing w:before="0" w:beforeAutospacing="0" w:after="0" w:afterAutospacing="0" w:line="280" w:lineRule="exact"/>
        <w:ind w:left="720"/>
        <w:rPr>
          <w:rFonts w:asciiTheme="minorHAnsi" w:hAnsiTheme="minorHAnsi" w:cstheme="minorHAnsi"/>
          <w:color w:val="242424"/>
          <w:sz w:val="22"/>
          <w:szCs w:val="22"/>
        </w:rPr>
      </w:pPr>
      <w:r w:rsidRPr="00C97F29">
        <w:rPr>
          <w:rFonts w:asciiTheme="minorHAnsi" w:hAnsiTheme="minorHAnsi" w:cstheme="minorHAnsi"/>
          <w:color w:val="242424"/>
          <w:sz w:val="22"/>
          <w:szCs w:val="22"/>
        </w:rPr>
        <w:t xml:space="preserve">Integration </w:t>
      </w:r>
      <w:proofErr w:type="spellStart"/>
      <w:r w:rsidRPr="00C97F29">
        <w:rPr>
          <w:rFonts w:asciiTheme="minorHAnsi" w:hAnsiTheme="minorHAnsi" w:cstheme="minorHAnsi"/>
          <w:color w:val="242424"/>
          <w:sz w:val="22"/>
          <w:szCs w:val="22"/>
        </w:rPr>
        <w:t>testing</w:t>
      </w:r>
      <w:proofErr w:type="spellEnd"/>
      <w:r w:rsidRPr="00C97F29">
        <w:rPr>
          <w:rFonts w:asciiTheme="minorHAnsi" w:hAnsiTheme="minorHAnsi" w:cstheme="minorHAnsi"/>
          <w:color w:val="242424"/>
          <w:sz w:val="22"/>
          <w:szCs w:val="22"/>
        </w:rPr>
        <w:t xml:space="preserve"> is een uitbreiding op unit </w:t>
      </w:r>
      <w:proofErr w:type="spellStart"/>
      <w:r w:rsidRPr="00C97F29">
        <w:rPr>
          <w:rFonts w:asciiTheme="minorHAnsi" w:hAnsiTheme="minorHAnsi" w:cstheme="minorHAnsi"/>
          <w:color w:val="242424"/>
          <w:sz w:val="22"/>
          <w:szCs w:val="22"/>
        </w:rPr>
        <w:t>testing</w:t>
      </w:r>
      <w:proofErr w:type="spellEnd"/>
      <w:r w:rsidRPr="00C97F29">
        <w:rPr>
          <w:rFonts w:asciiTheme="minorHAnsi" w:hAnsiTheme="minorHAnsi" w:cstheme="minorHAnsi"/>
          <w:color w:val="242424"/>
          <w:sz w:val="22"/>
          <w:szCs w:val="22"/>
        </w:rPr>
        <w:t xml:space="preserve"> doordat in die test methode units bij elkaar getest worden om te zien of zij goed met elkaar werken</w:t>
      </w:r>
      <w:r w:rsidR="00AF0A7A">
        <w:rPr>
          <w:rFonts w:asciiTheme="minorHAnsi" w:hAnsiTheme="minorHAnsi" w:cstheme="minorHAnsi"/>
          <w:color w:val="242424"/>
          <w:sz w:val="22"/>
          <w:szCs w:val="22"/>
        </w:rPr>
        <w:t xml:space="preserve"> </w:t>
      </w:r>
      <w:sdt>
        <w:sdtPr>
          <w:rPr>
            <w:rFonts w:asciiTheme="minorHAnsi" w:hAnsiTheme="minorHAnsi" w:cstheme="minorHAnsi"/>
            <w:color w:val="242424"/>
            <w:sz w:val="22"/>
            <w:szCs w:val="22"/>
          </w:rPr>
          <w:id w:val="-2054376539"/>
          <w:citation/>
        </w:sdtPr>
        <w:sdtContent>
          <w:r w:rsidR="00AF0A7A">
            <w:rPr>
              <w:rFonts w:asciiTheme="minorHAnsi" w:hAnsiTheme="minorHAnsi" w:cstheme="minorHAnsi"/>
              <w:color w:val="242424"/>
              <w:sz w:val="22"/>
              <w:szCs w:val="22"/>
            </w:rPr>
            <w:fldChar w:fldCharType="begin"/>
          </w:r>
          <w:r w:rsidR="00AF0A7A">
            <w:rPr>
              <w:rFonts w:asciiTheme="minorHAnsi" w:hAnsiTheme="minorHAnsi" w:cstheme="minorHAnsi"/>
              <w:color w:val="242424"/>
              <w:sz w:val="22"/>
              <w:szCs w:val="22"/>
              <w:lang w:val="en-GB"/>
            </w:rPr>
            <w:instrText xml:space="preserve"> CITATION 22 \l 2057 </w:instrText>
          </w:r>
          <w:r w:rsidR="00AF0A7A">
            <w:rPr>
              <w:rFonts w:asciiTheme="minorHAnsi" w:hAnsiTheme="minorHAnsi" w:cstheme="minorHAnsi"/>
              <w:color w:val="242424"/>
              <w:sz w:val="22"/>
              <w:szCs w:val="22"/>
            </w:rPr>
            <w:fldChar w:fldCharType="separate"/>
          </w:r>
          <w:r w:rsidR="009F6454" w:rsidRPr="009F6454">
            <w:rPr>
              <w:rFonts w:asciiTheme="minorHAnsi" w:hAnsiTheme="minorHAnsi" w:cstheme="minorHAnsi"/>
              <w:noProof/>
              <w:color w:val="242424"/>
              <w:sz w:val="22"/>
              <w:szCs w:val="22"/>
              <w:lang w:val="en-GB"/>
            </w:rPr>
            <w:t>[8]</w:t>
          </w:r>
          <w:r w:rsidR="00AF0A7A">
            <w:rPr>
              <w:rFonts w:asciiTheme="minorHAnsi" w:hAnsiTheme="minorHAnsi" w:cstheme="minorHAnsi"/>
              <w:color w:val="242424"/>
              <w:sz w:val="22"/>
              <w:szCs w:val="22"/>
            </w:rPr>
            <w:fldChar w:fldCharType="end"/>
          </w:r>
        </w:sdtContent>
      </w:sdt>
      <w:r w:rsidRPr="00C97F29">
        <w:rPr>
          <w:rFonts w:asciiTheme="minorHAnsi" w:hAnsiTheme="minorHAnsi" w:cstheme="minorHAnsi"/>
          <w:color w:val="242424"/>
          <w:sz w:val="22"/>
          <w:szCs w:val="22"/>
        </w:rPr>
        <w:t>.</w:t>
      </w:r>
    </w:p>
    <w:p w14:paraId="52E05D35" w14:textId="77777777" w:rsidR="00E15306" w:rsidRPr="00C97F29" w:rsidRDefault="00E15306" w:rsidP="00E15306">
      <w:pPr>
        <w:pStyle w:val="NormalWeb"/>
        <w:shd w:val="clear" w:color="auto" w:fill="FFFFFF"/>
        <w:spacing w:before="0" w:beforeAutospacing="0" w:after="0" w:afterAutospacing="0" w:line="280" w:lineRule="exact"/>
        <w:ind w:left="720"/>
        <w:rPr>
          <w:rFonts w:asciiTheme="minorHAnsi" w:hAnsiTheme="minorHAnsi" w:cstheme="minorHAnsi"/>
          <w:b/>
          <w:bCs/>
          <w:color w:val="242424"/>
          <w:sz w:val="22"/>
          <w:szCs w:val="22"/>
        </w:rPr>
      </w:pPr>
    </w:p>
    <w:p w14:paraId="046490A6" w14:textId="77777777" w:rsidR="00E15306" w:rsidRPr="00C97F29" w:rsidRDefault="00E15306" w:rsidP="00E15306">
      <w:pPr>
        <w:pStyle w:val="NormalWeb"/>
        <w:numPr>
          <w:ilvl w:val="0"/>
          <w:numId w:val="27"/>
        </w:numPr>
        <w:shd w:val="clear" w:color="auto" w:fill="FFFFFF"/>
        <w:spacing w:before="0" w:beforeAutospacing="0" w:after="0" w:afterAutospacing="0" w:line="280" w:lineRule="exact"/>
        <w:rPr>
          <w:rFonts w:asciiTheme="minorHAnsi" w:hAnsiTheme="minorHAnsi" w:cstheme="minorHAnsi"/>
          <w:b/>
          <w:bCs/>
          <w:color w:val="242424"/>
          <w:sz w:val="22"/>
          <w:szCs w:val="22"/>
        </w:rPr>
      </w:pPr>
      <w:r w:rsidRPr="00C97F29">
        <w:rPr>
          <w:rFonts w:asciiTheme="minorHAnsi" w:hAnsiTheme="minorHAnsi" w:cstheme="minorHAnsi"/>
          <w:b/>
          <w:bCs/>
          <w:color w:val="242424"/>
          <w:sz w:val="22"/>
          <w:szCs w:val="22"/>
        </w:rPr>
        <w:t xml:space="preserve">Wat zijn </w:t>
      </w:r>
      <w:proofErr w:type="spellStart"/>
      <w:r w:rsidRPr="00C97F29">
        <w:rPr>
          <w:rFonts w:asciiTheme="minorHAnsi" w:hAnsiTheme="minorHAnsi" w:cstheme="minorHAnsi"/>
          <w:b/>
          <w:bCs/>
          <w:color w:val="242424"/>
          <w:sz w:val="22"/>
          <w:szCs w:val="22"/>
        </w:rPr>
        <w:t>assert</w:t>
      </w:r>
      <w:proofErr w:type="spellEnd"/>
      <w:r w:rsidRPr="00C97F29">
        <w:rPr>
          <w:rFonts w:asciiTheme="minorHAnsi" w:hAnsiTheme="minorHAnsi" w:cstheme="minorHAnsi"/>
          <w:b/>
          <w:bCs/>
          <w:color w:val="242424"/>
          <w:sz w:val="22"/>
          <w:szCs w:val="22"/>
        </w:rPr>
        <w:t xml:space="preserve"> statements? Bekijk een aantal voorbeelden; deze helpen je bij het uitvoeren van opdracht 2.</w:t>
      </w:r>
    </w:p>
    <w:p w14:paraId="210DF457" w14:textId="7E994D11" w:rsidR="00E15306" w:rsidRPr="00C97F29" w:rsidRDefault="00E15306" w:rsidP="0D27FB3C">
      <w:pPr>
        <w:pStyle w:val="NormalWeb"/>
        <w:shd w:val="clear" w:color="auto" w:fill="FFFFFF" w:themeFill="background1"/>
        <w:spacing w:before="0" w:beforeAutospacing="0" w:after="0" w:afterAutospacing="0" w:line="280" w:lineRule="exact"/>
        <w:ind w:left="720"/>
        <w:rPr>
          <w:rFonts w:asciiTheme="minorHAnsi" w:hAnsiTheme="minorHAnsi" w:cstheme="minorBidi"/>
          <w:color w:val="242424"/>
          <w:sz w:val="22"/>
          <w:szCs w:val="22"/>
        </w:rPr>
      </w:pPr>
      <w:r w:rsidRPr="0D27FB3C">
        <w:rPr>
          <w:rFonts w:asciiTheme="minorHAnsi" w:hAnsiTheme="minorHAnsi" w:cstheme="minorBidi"/>
          <w:color w:val="242424"/>
          <w:sz w:val="22"/>
          <w:szCs w:val="22"/>
        </w:rPr>
        <w:t xml:space="preserve">Een </w:t>
      </w:r>
      <w:proofErr w:type="spellStart"/>
      <w:r w:rsidRPr="0D27FB3C">
        <w:rPr>
          <w:rFonts w:asciiTheme="minorHAnsi" w:hAnsiTheme="minorHAnsi" w:cstheme="minorBidi"/>
          <w:color w:val="242424"/>
          <w:sz w:val="22"/>
          <w:szCs w:val="22"/>
        </w:rPr>
        <w:t>assert</w:t>
      </w:r>
      <w:proofErr w:type="spellEnd"/>
      <w:r w:rsidRPr="0D27FB3C">
        <w:rPr>
          <w:rFonts w:asciiTheme="minorHAnsi" w:hAnsiTheme="minorHAnsi" w:cstheme="minorBidi"/>
          <w:color w:val="242424"/>
          <w:sz w:val="22"/>
          <w:szCs w:val="22"/>
        </w:rPr>
        <w:t xml:space="preserve"> statement kijkt of een </w:t>
      </w:r>
      <w:proofErr w:type="spellStart"/>
      <w:r w:rsidRPr="0D27FB3C">
        <w:rPr>
          <w:rFonts w:asciiTheme="minorHAnsi" w:hAnsiTheme="minorHAnsi" w:cstheme="minorBidi"/>
          <w:color w:val="242424"/>
          <w:sz w:val="22"/>
          <w:szCs w:val="22"/>
        </w:rPr>
        <w:t>expression</w:t>
      </w:r>
      <w:proofErr w:type="spellEnd"/>
      <w:r w:rsidRPr="0D27FB3C">
        <w:rPr>
          <w:rFonts w:asciiTheme="minorHAnsi" w:hAnsiTheme="minorHAnsi" w:cstheme="minorBidi"/>
          <w:color w:val="242424"/>
          <w:sz w:val="22"/>
          <w:szCs w:val="22"/>
        </w:rPr>
        <w:t xml:space="preserve"> “True” of “</w:t>
      </w:r>
      <w:proofErr w:type="spellStart"/>
      <w:r w:rsidRPr="0D27FB3C">
        <w:rPr>
          <w:rFonts w:asciiTheme="minorHAnsi" w:hAnsiTheme="minorHAnsi" w:cstheme="minorBidi"/>
          <w:color w:val="242424"/>
          <w:sz w:val="22"/>
          <w:szCs w:val="22"/>
        </w:rPr>
        <w:t>False</w:t>
      </w:r>
      <w:proofErr w:type="spellEnd"/>
      <w:r w:rsidRPr="0D27FB3C">
        <w:rPr>
          <w:rFonts w:asciiTheme="minorHAnsi" w:hAnsiTheme="minorHAnsi" w:cstheme="minorBidi"/>
          <w:color w:val="242424"/>
          <w:sz w:val="22"/>
          <w:szCs w:val="22"/>
        </w:rPr>
        <w:t xml:space="preserve">” is, op het moment </w:t>
      </w:r>
      <w:r w:rsidR="0B6C0A2B" w:rsidRPr="0D27FB3C">
        <w:rPr>
          <w:rFonts w:asciiTheme="minorHAnsi" w:hAnsiTheme="minorHAnsi" w:cstheme="minorBidi"/>
          <w:color w:val="242424"/>
          <w:sz w:val="22"/>
          <w:szCs w:val="22"/>
        </w:rPr>
        <w:t xml:space="preserve">dat </w:t>
      </w:r>
      <w:r w:rsidR="002D6646" w:rsidRPr="0D27FB3C">
        <w:rPr>
          <w:rFonts w:asciiTheme="minorHAnsi" w:hAnsiTheme="minorHAnsi" w:cstheme="minorBidi"/>
          <w:color w:val="242424"/>
          <w:sz w:val="22"/>
          <w:szCs w:val="22"/>
        </w:rPr>
        <w:t xml:space="preserve">het </w:t>
      </w:r>
      <w:proofErr w:type="spellStart"/>
      <w:r w:rsidR="002D6646" w:rsidRPr="0D27FB3C">
        <w:rPr>
          <w:rFonts w:asciiTheme="minorHAnsi" w:hAnsiTheme="minorHAnsi" w:cstheme="minorBidi"/>
          <w:color w:val="242424"/>
          <w:sz w:val="22"/>
          <w:szCs w:val="22"/>
        </w:rPr>
        <w:t>true</w:t>
      </w:r>
      <w:proofErr w:type="spellEnd"/>
      <w:r w:rsidRPr="0D27FB3C">
        <w:rPr>
          <w:rFonts w:asciiTheme="minorHAnsi" w:hAnsiTheme="minorHAnsi" w:cstheme="minorBidi"/>
          <w:color w:val="242424"/>
          <w:sz w:val="22"/>
          <w:szCs w:val="22"/>
        </w:rPr>
        <w:t xml:space="preserve"> is gebeur</w:t>
      </w:r>
      <w:r w:rsidR="78B17B36" w:rsidRPr="0D27FB3C">
        <w:rPr>
          <w:rFonts w:asciiTheme="minorHAnsi" w:hAnsiTheme="minorHAnsi" w:cstheme="minorBidi"/>
          <w:color w:val="242424"/>
          <w:sz w:val="22"/>
          <w:szCs w:val="22"/>
        </w:rPr>
        <w:t>t</w:t>
      </w:r>
      <w:r w:rsidRPr="0D27FB3C">
        <w:rPr>
          <w:rFonts w:asciiTheme="minorHAnsi" w:hAnsiTheme="minorHAnsi" w:cstheme="minorBidi"/>
          <w:color w:val="242424"/>
          <w:sz w:val="22"/>
          <w:szCs w:val="22"/>
        </w:rPr>
        <w:t xml:space="preserve"> er niks, maar als de </w:t>
      </w:r>
      <w:proofErr w:type="spellStart"/>
      <w:r w:rsidRPr="0D27FB3C">
        <w:rPr>
          <w:rFonts w:asciiTheme="minorHAnsi" w:hAnsiTheme="minorHAnsi" w:cstheme="minorBidi"/>
          <w:color w:val="242424"/>
          <w:sz w:val="22"/>
          <w:szCs w:val="22"/>
        </w:rPr>
        <w:t>expression</w:t>
      </w:r>
      <w:proofErr w:type="spellEnd"/>
      <w:r w:rsidRPr="0D27FB3C">
        <w:rPr>
          <w:rFonts w:asciiTheme="minorHAnsi" w:hAnsiTheme="minorHAnsi" w:cstheme="minorBidi"/>
          <w:color w:val="242424"/>
          <w:sz w:val="22"/>
          <w:szCs w:val="22"/>
        </w:rPr>
        <w:t xml:space="preserve"> “</w:t>
      </w:r>
      <w:proofErr w:type="spellStart"/>
      <w:r w:rsidRPr="0D27FB3C">
        <w:rPr>
          <w:rFonts w:asciiTheme="minorHAnsi" w:hAnsiTheme="minorHAnsi" w:cstheme="minorBidi"/>
          <w:color w:val="242424"/>
          <w:sz w:val="22"/>
          <w:szCs w:val="22"/>
        </w:rPr>
        <w:t>False</w:t>
      </w:r>
      <w:proofErr w:type="spellEnd"/>
      <w:r w:rsidRPr="0D27FB3C">
        <w:rPr>
          <w:rFonts w:asciiTheme="minorHAnsi" w:hAnsiTheme="minorHAnsi" w:cstheme="minorBidi"/>
          <w:color w:val="242424"/>
          <w:sz w:val="22"/>
          <w:szCs w:val="22"/>
        </w:rPr>
        <w:t xml:space="preserve">” </w:t>
      </w:r>
      <w:proofErr w:type="spellStart"/>
      <w:r w:rsidRPr="0D27FB3C">
        <w:rPr>
          <w:rFonts w:asciiTheme="minorHAnsi" w:hAnsiTheme="minorHAnsi" w:cstheme="minorBidi"/>
          <w:color w:val="242424"/>
          <w:sz w:val="22"/>
          <w:szCs w:val="22"/>
        </w:rPr>
        <w:t>returnt</w:t>
      </w:r>
      <w:proofErr w:type="spellEnd"/>
      <w:r w:rsidRPr="0D27FB3C">
        <w:rPr>
          <w:rFonts w:asciiTheme="minorHAnsi" w:hAnsiTheme="minorHAnsi" w:cstheme="minorBidi"/>
          <w:color w:val="242424"/>
          <w:sz w:val="22"/>
          <w:szCs w:val="22"/>
        </w:rPr>
        <w:t xml:space="preserve"> dan </w:t>
      </w:r>
      <w:r w:rsidR="00116991" w:rsidRPr="0D27FB3C">
        <w:rPr>
          <w:rFonts w:asciiTheme="minorHAnsi" w:hAnsiTheme="minorHAnsi" w:cstheme="minorBidi"/>
          <w:color w:val="242424"/>
          <w:sz w:val="22"/>
          <w:szCs w:val="22"/>
        </w:rPr>
        <w:t>wordt</w:t>
      </w:r>
      <w:r w:rsidRPr="0D27FB3C">
        <w:rPr>
          <w:rFonts w:asciiTheme="minorHAnsi" w:hAnsiTheme="minorHAnsi" w:cstheme="minorBidi"/>
          <w:color w:val="242424"/>
          <w:sz w:val="22"/>
          <w:szCs w:val="22"/>
        </w:rPr>
        <w:t xml:space="preserve"> er een “</w:t>
      </w:r>
      <w:proofErr w:type="spellStart"/>
      <w:r w:rsidRPr="0D27FB3C">
        <w:rPr>
          <w:rFonts w:asciiTheme="minorHAnsi" w:hAnsiTheme="minorHAnsi" w:cstheme="minorBidi"/>
          <w:color w:val="242424"/>
          <w:sz w:val="22"/>
          <w:szCs w:val="22"/>
        </w:rPr>
        <w:t>AssertionError</w:t>
      </w:r>
      <w:proofErr w:type="spellEnd"/>
      <w:r w:rsidRPr="0D27FB3C">
        <w:rPr>
          <w:rFonts w:asciiTheme="minorHAnsi" w:hAnsiTheme="minorHAnsi" w:cstheme="minorBidi"/>
          <w:color w:val="242424"/>
          <w:sz w:val="22"/>
          <w:szCs w:val="22"/>
        </w:rPr>
        <w:t>” gegeven.</w:t>
      </w:r>
    </w:p>
    <w:p w14:paraId="2F6384C0" w14:textId="77777777" w:rsidR="00E15306" w:rsidRPr="00C97F29" w:rsidRDefault="00E15306" w:rsidP="00E15306">
      <w:pPr>
        <w:pStyle w:val="NormalWeb"/>
        <w:shd w:val="clear" w:color="auto" w:fill="FFFFFF"/>
        <w:spacing w:before="0" w:beforeAutospacing="0" w:after="0" w:afterAutospacing="0" w:line="280" w:lineRule="exact"/>
        <w:ind w:left="720"/>
        <w:rPr>
          <w:rFonts w:asciiTheme="minorHAnsi" w:hAnsiTheme="minorHAnsi" w:cstheme="minorHAnsi"/>
          <w:b/>
          <w:bCs/>
          <w:color w:val="242424"/>
          <w:sz w:val="22"/>
          <w:szCs w:val="22"/>
        </w:rPr>
      </w:pPr>
    </w:p>
    <w:p w14:paraId="17E876BF" w14:textId="77777777" w:rsidR="00E15306" w:rsidRPr="00C97F29" w:rsidRDefault="00E15306" w:rsidP="0D27FB3C">
      <w:pPr>
        <w:pStyle w:val="NormalWeb"/>
        <w:numPr>
          <w:ilvl w:val="0"/>
          <w:numId w:val="27"/>
        </w:numPr>
        <w:shd w:val="clear" w:color="auto" w:fill="FFFFFF" w:themeFill="background1"/>
        <w:spacing w:before="0" w:beforeAutospacing="0" w:after="0" w:afterAutospacing="0" w:line="280" w:lineRule="exact"/>
        <w:rPr>
          <w:rFonts w:asciiTheme="minorHAnsi" w:hAnsiTheme="minorHAnsi" w:cstheme="minorBidi"/>
          <w:b/>
          <w:bCs/>
          <w:color w:val="242424"/>
          <w:sz w:val="22"/>
          <w:szCs w:val="22"/>
        </w:rPr>
      </w:pPr>
      <w:r w:rsidRPr="0D27FB3C">
        <w:rPr>
          <w:rFonts w:asciiTheme="minorHAnsi" w:hAnsiTheme="minorHAnsi" w:cstheme="minorBidi"/>
          <w:b/>
          <w:bCs/>
          <w:color w:val="242424"/>
          <w:sz w:val="22"/>
          <w:szCs w:val="22"/>
        </w:rPr>
        <w:t>Noem een paar voordelen en nadelen van unit testing.</w:t>
      </w:r>
    </w:p>
    <w:p w14:paraId="4C202B51" w14:textId="5A2E84ED" w:rsidR="00E15306" w:rsidRDefault="00E15306" w:rsidP="0D27FB3C">
      <w:pPr>
        <w:pStyle w:val="NormalWeb"/>
        <w:shd w:val="clear" w:color="auto" w:fill="FFFFFF" w:themeFill="background1"/>
        <w:spacing w:before="0" w:beforeAutospacing="0" w:after="0" w:afterAutospacing="0" w:line="280" w:lineRule="exact"/>
        <w:ind w:left="708"/>
        <w:rPr>
          <w:rFonts w:asciiTheme="minorHAnsi" w:hAnsiTheme="minorHAnsi" w:cstheme="minorBidi"/>
          <w:color w:val="242424"/>
          <w:sz w:val="22"/>
          <w:szCs w:val="22"/>
        </w:rPr>
      </w:pPr>
      <w:r w:rsidRPr="0D27FB3C">
        <w:rPr>
          <w:rFonts w:asciiTheme="minorHAnsi" w:hAnsiTheme="minorHAnsi" w:cstheme="minorBidi"/>
          <w:color w:val="242424"/>
          <w:sz w:val="22"/>
          <w:szCs w:val="22"/>
        </w:rPr>
        <w:t xml:space="preserve">Het maken van unit tests heeft </w:t>
      </w:r>
      <w:r w:rsidR="644019C1" w:rsidRPr="0D27FB3C">
        <w:rPr>
          <w:rFonts w:asciiTheme="minorHAnsi" w:hAnsiTheme="minorHAnsi" w:cstheme="minorBidi"/>
          <w:color w:val="242424"/>
          <w:sz w:val="22"/>
          <w:szCs w:val="22"/>
        </w:rPr>
        <w:t xml:space="preserve">als </w:t>
      </w:r>
      <w:r w:rsidRPr="0D27FB3C">
        <w:rPr>
          <w:rFonts w:asciiTheme="minorHAnsi" w:hAnsiTheme="minorHAnsi" w:cstheme="minorBidi"/>
          <w:color w:val="242424"/>
          <w:sz w:val="22"/>
          <w:szCs w:val="22"/>
        </w:rPr>
        <w:t xml:space="preserve">voordeel </w:t>
      </w:r>
      <w:r w:rsidR="646FC8C1" w:rsidRPr="0D27FB3C">
        <w:rPr>
          <w:rFonts w:asciiTheme="minorHAnsi" w:hAnsiTheme="minorHAnsi" w:cstheme="minorBidi"/>
          <w:color w:val="242424"/>
          <w:sz w:val="22"/>
          <w:szCs w:val="22"/>
        </w:rPr>
        <w:t xml:space="preserve">dat </w:t>
      </w:r>
      <w:r w:rsidRPr="0D27FB3C">
        <w:rPr>
          <w:rFonts w:asciiTheme="minorHAnsi" w:hAnsiTheme="minorHAnsi" w:cstheme="minorBidi"/>
          <w:color w:val="242424"/>
          <w:sz w:val="22"/>
          <w:szCs w:val="22"/>
        </w:rPr>
        <w:t>de tests maar één keer geschreven hoeven te worden en daarna continue gebruikt kunnen worden.</w:t>
      </w:r>
    </w:p>
    <w:p w14:paraId="324CD0B2" w14:textId="77777777" w:rsidR="008E1B83" w:rsidRDefault="008E1B83" w:rsidP="0D27FB3C">
      <w:pPr>
        <w:pStyle w:val="NormalWeb"/>
        <w:shd w:val="clear" w:color="auto" w:fill="FFFFFF" w:themeFill="background1"/>
        <w:spacing w:before="0" w:beforeAutospacing="0" w:after="0" w:afterAutospacing="0" w:line="280" w:lineRule="exact"/>
        <w:ind w:left="708"/>
        <w:rPr>
          <w:rFonts w:asciiTheme="minorHAnsi" w:hAnsiTheme="minorHAnsi" w:cstheme="minorBidi"/>
          <w:color w:val="242424"/>
          <w:sz w:val="22"/>
          <w:szCs w:val="22"/>
        </w:rPr>
      </w:pPr>
    </w:p>
    <w:p w14:paraId="092AA988" w14:textId="394072A8" w:rsidR="00E15306" w:rsidRDefault="007D3907" w:rsidP="008E1B83">
      <w:pPr>
        <w:pStyle w:val="NormalWeb"/>
        <w:shd w:val="clear" w:color="auto" w:fill="FFFFFF"/>
        <w:spacing w:before="0" w:beforeAutospacing="0" w:after="0" w:afterAutospacing="0" w:line="280" w:lineRule="exact"/>
        <w:ind w:left="708" w:firstLine="12"/>
        <w:rPr>
          <w:rFonts w:asciiTheme="minorHAnsi" w:hAnsiTheme="minorHAnsi" w:cstheme="minorBidi"/>
          <w:color w:val="242424"/>
          <w:sz w:val="22"/>
          <w:szCs w:val="22"/>
        </w:rPr>
      </w:pPr>
      <w:r>
        <w:rPr>
          <w:rFonts w:asciiTheme="minorHAnsi" w:hAnsiTheme="minorHAnsi" w:cstheme="minorBidi"/>
          <w:color w:val="242424"/>
          <w:sz w:val="22"/>
          <w:szCs w:val="22"/>
        </w:rPr>
        <w:t>Tijdens het programmeren heb je soms dat als je één functie aanpast, dat een andere stopt</w:t>
      </w:r>
      <w:r w:rsidR="008E1B83">
        <w:rPr>
          <w:rFonts w:asciiTheme="minorHAnsi" w:hAnsiTheme="minorHAnsi" w:cstheme="minorBidi"/>
          <w:color w:val="242424"/>
          <w:sz w:val="22"/>
          <w:szCs w:val="22"/>
        </w:rPr>
        <w:t xml:space="preserve"> m</w:t>
      </w:r>
      <w:r>
        <w:rPr>
          <w:rFonts w:asciiTheme="minorHAnsi" w:hAnsiTheme="minorHAnsi" w:cstheme="minorBidi"/>
          <w:color w:val="242424"/>
          <w:sz w:val="22"/>
          <w:szCs w:val="22"/>
        </w:rPr>
        <w:t>et werken</w:t>
      </w:r>
      <w:r w:rsidR="008E1B83">
        <w:rPr>
          <w:rFonts w:asciiTheme="minorHAnsi" w:hAnsiTheme="minorHAnsi" w:cstheme="minorBidi"/>
          <w:color w:val="242424"/>
          <w:sz w:val="22"/>
          <w:szCs w:val="22"/>
        </w:rPr>
        <w:t xml:space="preserve">. Wanneer geschreven vangen unit tests dit af. </w:t>
      </w:r>
    </w:p>
    <w:p w14:paraId="4D056A6E" w14:textId="77777777" w:rsidR="008E1B83" w:rsidRPr="00C97F29" w:rsidRDefault="008E1B83" w:rsidP="007D3907">
      <w:pPr>
        <w:pStyle w:val="NormalWeb"/>
        <w:shd w:val="clear" w:color="auto" w:fill="FFFFFF"/>
        <w:spacing w:before="0" w:beforeAutospacing="0" w:after="0" w:afterAutospacing="0" w:line="280" w:lineRule="exact"/>
        <w:ind w:firstLine="708"/>
        <w:rPr>
          <w:rFonts w:asciiTheme="minorHAnsi" w:hAnsiTheme="minorHAnsi" w:cstheme="minorHAnsi"/>
          <w:color w:val="242424"/>
          <w:sz w:val="22"/>
          <w:szCs w:val="22"/>
        </w:rPr>
      </w:pPr>
    </w:p>
    <w:p w14:paraId="44B6777C" w14:textId="02A70E97" w:rsidR="00E15306" w:rsidRPr="00C97F29" w:rsidRDefault="00E15306" w:rsidP="00E15306">
      <w:pPr>
        <w:pStyle w:val="NormalWeb"/>
        <w:shd w:val="clear" w:color="auto" w:fill="FFFFFF"/>
        <w:spacing w:before="0" w:beforeAutospacing="0" w:after="0" w:afterAutospacing="0" w:line="280" w:lineRule="exact"/>
        <w:ind w:left="708"/>
        <w:rPr>
          <w:rFonts w:asciiTheme="minorHAnsi" w:hAnsiTheme="minorHAnsi" w:cstheme="minorHAnsi"/>
          <w:color w:val="242424"/>
          <w:sz w:val="22"/>
          <w:szCs w:val="22"/>
        </w:rPr>
      </w:pPr>
      <w:r w:rsidRPr="00C97F29">
        <w:rPr>
          <w:rFonts w:asciiTheme="minorHAnsi" w:hAnsiTheme="minorHAnsi" w:cstheme="minorHAnsi"/>
          <w:color w:val="242424"/>
          <w:sz w:val="22"/>
          <w:szCs w:val="22"/>
        </w:rPr>
        <w:t xml:space="preserve">Het nadeel is dat het extra tijd kost </w:t>
      </w:r>
      <w:r w:rsidR="00116991" w:rsidRPr="00C97F29">
        <w:rPr>
          <w:rFonts w:asciiTheme="minorHAnsi" w:hAnsiTheme="minorHAnsi" w:cstheme="minorHAnsi"/>
          <w:color w:val="242424"/>
          <w:sz w:val="22"/>
          <w:szCs w:val="22"/>
        </w:rPr>
        <w:t>boven op</w:t>
      </w:r>
      <w:r w:rsidRPr="00C97F29">
        <w:rPr>
          <w:rFonts w:asciiTheme="minorHAnsi" w:hAnsiTheme="minorHAnsi" w:cstheme="minorHAnsi"/>
          <w:color w:val="242424"/>
          <w:sz w:val="22"/>
          <w:szCs w:val="22"/>
        </w:rPr>
        <w:t xml:space="preserve"> de al nodige development tijd.</w:t>
      </w:r>
    </w:p>
    <w:p w14:paraId="161DDF7C" w14:textId="45AE6CC3" w:rsidR="00E84415" w:rsidRPr="00C97F29" w:rsidRDefault="00E15306" w:rsidP="0D27FB3C">
      <w:pPr>
        <w:pStyle w:val="NormalWeb"/>
        <w:shd w:val="clear" w:color="auto" w:fill="FFFFFF" w:themeFill="background1"/>
        <w:spacing w:before="0" w:beforeAutospacing="0" w:after="0" w:afterAutospacing="0" w:line="280" w:lineRule="exact"/>
        <w:ind w:left="708"/>
        <w:rPr>
          <w:rFonts w:asciiTheme="minorHAnsi" w:hAnsiTheme="minorHAnsi" w:cstheme="minorBidi"/>
          <w:color w:val="242424"/>
          <w:sz w:val="22"/>
          <w:szCs w:val="22"/>
        </w:rPr>
      </w:pPr>
      <w:r w:rsidRPr="0D27FB3C">
        <w:rPr>
          <w:rFonts w:asciiTheme="minorHAnsi" w:hAnsiTheme="minorHAnsi" w:cstheme="minorBidi"/>
          <w:color w:val="242424"/>
          <w:sz w:val="22"/>
          <w:szCs w:val="22"/>
        </w:rPr>
        <w:t>Als het product veel verander</w:t>
      </w:r>
      <w:r w:rsidR="06842206" w:rsidRPr="0D27FB3C">
        <w:rPr>
          <w:rFonts w:asciiTheme="minorHAnsi" w:hAnsiTheme="minorHAnsi" w:cstheme="minorBidi"/>
          <w:color w:val="242424"/>
          <w:sz w:val="22"/>
          <w:szCs w:val="22"/>
        </w:rPr>
        <w:t>t</w:t>
      </w:r>
      <w:r w:rsidRPr="0D27FB3C">
        <w:rPr>
          <w:rFonts w:asciiTheme="minorHAnsi" w:hAnsiTheme="minorHAnsi" w:cstheme="minorBidi"/>
          <w:color w:val="242424"/>
          <w:sz w:val="22"/>
          <w:szCs w:val="22"/>
        </w:rPr>
        <w:t xml:space="preserve"> is het soms niet </w:t>
      </w:r>
      <w:r w:rsidR="1ABC4671" w:rsidRPr="0D27FB3C">
        <w:rPr>
          <w:rFonts w:asciiTheme="minorHAnsi" w:hAnsiTheme="minorHAnsi" w:cstheme="minorBidi"/>
          <w:color w:val="242424"/>
          <w:sz w:val="22"/>
          <w:szCs w:val="22"/>
        </w:rPr>
        <w:t xml:space="preserve">de moeite </w:t>
      </w:r>
      <w:r w:rsidRPr="0D27FB3C">
        <w:rPr>
          <w:rFonts w:asciiTheme="minorHAnsi" w:hAnsiTheme="minorHAnsi" w:cstheme="minorBidi"/>
          <w:color w:val="242424"/>
          <w:sz w:val="22"/>
          <w:szCs w:val="22"/>
        </w:rPr>
        <w:t>waard om een unit test te schrijven.</w:t>
      </w:r>
    </w:p>
    <w:p w14:paraId="07F33E14" w14:textId="77777777" w:rsidR="00E84415" w:rsidRPr="00C97F29" w:rsidRDefault="00E84415">
      <w:pPr>
        <w:spacing w:after="160" w:line="259" w:lineRule="auto"/>
        <w:rPr>
          <w:rFonts w:eastAsia="Times New Roman" w:cstheme="minorHAnsi"/>
          <w:color w:val="242424"/>
          <w:lang w:eastAsia="nl-NL"/>
        </w:rPr>
      </w:pPr>
      <w:r w:rsidRPr="00C97F29">
        <w:rPr>
          <w:rFonts w:cstheme="minorHAnsi"/>
          <w:color w:val="242424"/>
        </w:rPr>
        <w:br w:type="page"/>
      </w:r>
    </w:p>
    <w:p w14:paraId="0250DCA2" w14:textId="6F4A7428" w:rsidR="00C97F29" w:rsidRPr="00C97F29" w:rsidRDefault="00096DDA" w:rsidP="00C97F29">
      <w:pPr>
        <w:pStyle w:val="NormalWeb"/>
        <w:numPr>
          <w:ilvl w:val="1"/>
          <w:numId w:val="4"/>
        </w:numPr>
        <w:shd w:val="clear" w:color="auto" w:fill="FFFFFF"/>
        <w:spacing w:before="0" w:beforeAutospacing="0" w:after="160" w:afterAutospacing="0" w:line="259" w:lineRule="auto"/>
        <w:ind w:left="567" w:hanging="567"/>
        <w:rPr>
          <w:rFonts w:asciiTheme="minorHAnsi" w:hAnsiTheme="minorHAnsi" w:cstheme="minorHAnsi"/>
        </w:rPr>
      </w:pPr>
      <w:proofErr w:type="spellStart"/>
      <w:r w:rsidRPr="00C97F29">
        <w:rPr>
          <w:rFonts w:asciiTheme="minorHAnsi" w:hAnsiTheme="minorHAnsi" w:cstheme="minorHAnsi"/>
          <w:b/>
          <w:bCs/>
          <w:color w:val="242424"/>
          <w:sz w:val="22"/>
          <w:szCs w:val="22"/>
        </w:rPr>
        <w:lastRenderedPageBreak/>
        <w:t>Supporting</w:t>
      </w:r>
      <w:proofErr w:type="spellEnd"/>
      <w:r w:rsidRPr="00C97F29">
        <w:rPr>
          <w:rFonts w:asciiTheme="minorHAnsi" w:hAnsiTheme="minorHAnsi" w:cstheme="minorHAnsi"/>
          <w:b/>
          <w:bCs/>
          <w:color w:val="242424"/>
          <w:sz w:val="22"/>
          <w:szCs w:val="22"/>
        </w:rPr>
        <w:t xml:space="preserve"> topic week 10 – </w:t>
      </w:r>
      <w:proofErr w:type="spellStart"/>
      <w:r w:rsidRPr="00C97F29">
        <w:rPr>
          <w:rFonts w:asciiTheme="minorHAnsi" w:hAnsiTheme="minorHAnsi" w:cstheme="minorHAnsi"/>
          <w:b/>
          <w:bCs/>
          <w:color w:val="242424"/>
          <w:sz w:val="22"/>
          <w:szCs w:val="22"/>
        </w:rPr>
        <w:t>Exception</w:t>
      </w:r>
      <w:proofErr w:type="spellEnd"/>
      <w:r w:rsidRPr="00C97F29">
        <w:rPr>
          <w:rFonts w:asciiTheme="minorHAnsi" w:hAnsiTheme="minorHAnsi" w:cstheme="minorHAnsi"/>
          <w:b/>
          <w:bCs/>
          <w:color w:val="242424"/>
          <w:sz w:val="22"/>
          <w:szCs w:val="22"/>
        </w:rPr>
        <w:t xml:space="preserve"> handling</w:t>
      </w:r>
    </w:p>
    <w:p w14:paraId="732CED98" w14:textId="77777777" w:rsidR="00C97F29" w:rsidRPr="00C97F29" w:rsidRDefault="00C97F29" w:rsidP="00C97F29">
      <w:pPr>
        <w:pStyle w:val="ListParagraph"/>
        <w:numPr>
          <w:ilvl w:val="0"/>
          <w:numId w:val="46"/>
        </w:numPr>
        <w:rPr>
          <w:rFonts w:cstheme="minorHAnsi"/>
          <w:b/>
          <w:bCs/>
        </w:rPr>
      </w:pPr>
      <w:r w:rsidRPr="00C97F29">
        <w:rPr>
          <w:rFonts w:cstheme="minorHAnsi"/>
          <w:b/>
          <w:bCs/>
        </w:rPr>
        <w:t xml:space="preserve">Onderzoek naar </w:t>
      </w:r>
      <w:proofErr w:type="spellStart"/>
      <w:r w:rsidRPr="00C97F29">
        <w:rPr>
          <w:rFonts w:cstheme="minorHAnsi"/>
          <w:b/>
          <w:bCs/>
        </w:rPr>
        <w:t>exception</w:t>
      </w:r>
      <w:proofErr w:type="spellEnd"/>
      <w:r w:rsidRPr="00C97F29">
        <w:rPr>
          <w:rFonts w:cstheme="minorHAnsi"/>
          <w:b/>
          <w:bCs/>
        </w:rPr>
        <w:t xml:space="preserve"> handling</w:t>
      </w:r>
    </w:p>
    <w:p w14:paraId="1DA3C9A6" w14:textId="77777777" w:rsidR="00C97F29" w:rsidRPr="00C97F29" w:rsidRDefault="00C97F29" w:rsidP="00C97F29">
      <w:pPr>
        <w:pStyle w:val="NormalWeb"/>
        <w:numPr>
          <w:ilvl w:val="0"/>
          <w:numId w:val="47"/>
        </w:numPr>
        <w:shd w:val="clear" w:color="auto" w:fill="FFFFFF"/>
        <w:spacing w:before="0" w:beforeAutospacing="0" w:after="0" w:afterAutospacing="0" w:line="280" w:lineRule="exact"/>
        <w:rPr>
          <w:rFonts w:asciiTheme="minorHAnsi" w:hAnsiTheme="minorHAnsi" w:cstheme="minorHAnsi"/>
          <w:color w:val="242424"/>
          <w:sz w:val="22"/>
          <w:szCs w:val="22"/>
        </w:rPr>
      </w:pPr>
      <w:r w:rsidRPr="00C97F29">
        <w:rPr>
          <w:rFonts w:asciiTheme="minorHAnsi" w:hAnsiTheme="minorHAnsi" w:cstheme="minorHAnsi"/>
          <w:color w:val="242424"/>
          <w:sz w:val="22"/>
          <w:szCs w:val="22"/>
        </w:rPr>
        <w:t xml:space="preserve">Van welke medestudent heb jij vragen ontvangen? </w:t>
      </w:r>
    </w:p>
    <w:p w14:paraId="2F7B9F3A" w14:textId="77777777" w:rsidR="00C97F29" w:rsidRPr="00C97F29" w:rsidRDefault="00C97F29" w:rsidP="00C97F29">
      <w:pPr>
        <w:pStyle w:val="NormalWeb"/>
        <w:shd w:val="clear" w:color="auto" w:fill="FFFFFF"/>
        <w:spacing w:before="0" w:beforeAutospacing="0" w:after="0" w:afterAutospacing="0" w:line="280" w:lineRule="exact"/>
        <w:ind w:left="720"/>
        <w:rPr>
          <w:rFonts w:asciiTheme="minorHAnsi" w:hAnsiTheme="minorHAnsi" w:cstheme="minorHAnsi"/>
          <w:color w:val="242424"/>
          <w:sz w:val="22"/>
          <w:szCs w:val="22"/>
        </w:rPr>
      </w:pPr>
      <w:r w:rsidRPr="00C97F29">
        <w:rPr>
          <w:rFonts w:asciiTheme="minorHAnsi" w:hAnsiTheme="minorHAnsi" w:cstheme="minorHAnsi"/>
          <w:color w:val="242424"/>
          <w:sz w:val="22"/>
          <w:szCs w:val="22"/>
        </w:rPr>
        <w:t>Naam: Gülseren Kasaroğlu</w:t>
      </w:r>
    </w:p>
    <w:p w14:paraId="34983735" w14:textId="77777777" w:rsidR="00C97F29" w:rsidRPr="00C97F29" w:rsidRDefault="00C97F29" w:rsidP="00C97F29">
      <w:pPr>
        <w:pStyle w:val="NormalWeb"/>
        <w:shd w:val="clear" w:color="auto" w:fill="FFFFFF"/>
        <w:spacing w:before="0" w:beforeAutospacing="0" w:after="0" w:afterAutospacing="0" w:line="280" w:lineRule="exact"/>
        <w:ind w:left="720"/>
        <w:rPr>
          <w:rFonts w:asciiTheme="minorHAnsi" w:hAnsiTheme="minorHAnsi" w:cstheme="minorHAnsi"/>
          <w:color w:val="242424"/>
          <w:sz w:val="22"/>
          <w:szCs w:val="22"/>
        </w:rPr>
      </w:pPr>
    </w:p>
    <w:p w14:paraId="4E8ABC80" w14:textId="77777777" w:rsidR="00C97F29" w:rsidRPr="00C97F29" w:rsidRDefault="00C97F29" w:rsidP="00C97F29">
      <w:pPr>
        <w:pStyle w:val="NormalWeb"/>
        <w:numPr>
          <w:ilvl w:val="0"/>
          <w:numId w:val="47"/>
        </w:numPr>
        <w:shd w:val="clear" w:color="auto" w:fill="FFFFFF"/>
        <w:spacing w:before="0" w:beforeAutospacing="0" w:after="0" w:afterAutospacing="0" w:line="280" w:lineRule="exact"/>
        <w:rPr>
          <w:rFonts w:asciiTheme="minorHAnsi" w:hAnsiTheme="minorHAnsi" w:cstheme="minorHAnsi"/>
          <w:color w:val="242424"/>
          <w:sz w:val="22"/>
          <w:szCs w:val="22"/>
        </w:rPr>
      </w:pPr>
      <w:r w:rsidRPr="00C97F29">
        <w:rPr>
          <w:rFonts w:asciiTheme="minorHAnsi" w:hAnsiTheme="minorHAnsi" w:cstheme="minorHAnsi"/>
          <w:color w:val="242424"/>
          <w:sz w:val="22"/>
          <w:szCs w:val="22"/>
        </w:rPr>
        <w:t>Welke 3 vragen heb jij gekregen? En wat is het antwoord dat je gevonden hebt op basis van jouw onderzoek?</w:t>
      </w:r>
    </w:p>
    <w:p w14:paraId="3B6E68F2" w14:textId="77777777" w:rsidR="00C97F29" w:rsidRPr="00C97F29" w:rsidRDefault="00C97F29" w:rsidP="00C97F29">
      <w:pPr>
        <w:pStyle w:val="NormalWeb"/>
        <w:numPr>
          <w:ilvl w:val="1"/>
          <w:numId w:val="47"/>
        </w:numPr>
        <w:shd w:val="clear" w:color="auto" w:fill="FFFFFF"/>
        <w:spacing w:before="0" w:beforeAutospacing="0" w:after="0" w:afterAutospacing="0" w:line="280" w:lineRule="exact"/>
        <w:ind w:left="1134"/>
        <w:rPr>
          <w:rFonts w:asciiTheme="minorHAnsi" w:hAnsiTheme="minorHAnsi" w:cstheme="minorHAnsi"/>
          <w:color w:val="242424"/>
          <w:sz w:val="22"/>
          <w:szCs w:val="22"/>
        </w:rPr>
      </w:pPr>
      <w:r w:rsidRPr="00C97F29">
        <w:rPr>
          <w:rFonts w:asciiTheme="minorHAnsi" w:hAnsiTheme="minorHAnsi" w:cstheme="minorHAnsi"/>
          <w:color w:val="242424"/>
          <w:sz w:val="22"/>
          <w:szCs w:val="22"/>
        </w:rPr>
        <w:t xml:space="preserve">Vraag: Wat is het doel van </w:t>
      </w:r>
      <w:proofErr w:type="spellStart"/>
      <w:r w:rsidRPr="00C97F29">
        <w:rPr>
          <w:rFonts w:asciiTheme="minorHAnsi" w:hAnsiTheme="minorHAnsi" w:cstheme="minorHAnsi"/>
          <w:color w:val="242424"/>
          <w:sz w:val="22"/>
          <w:szCs w:val="22"/>
        </w:rPr>
        <w:t>exception</w:t>
      </w:r>
      <w:proofErr w:type="spellEnd"/>
      <w:r w:rsidRPr="00C97F29">
        <w:rPr>
          <w:rFonts w:asciiTheme="minorHAnsi" w:hAnsiTheme="minorHAnsi" w:cstheme="minorHAnsi"/>
          <w:color w:val="242424"/>
          <w:sz w:val="22"/>
          <w:szCs w:val="22"/>
        </w:rPr>
        <w:t xml:space="preserve"> handling?</w:t>
      </w:r>
    </w:p>
    <w:p w14:paraId="15BCDBB7" w14:textId="5FD9DD75" w:rsidR="00C97F29" w:rsidRPr="00C97F29" w:rsidRDefault="00C97F29" w:rsidP="00C97F29">
      <w:pPr>
        <w:pStyle w:val="NormalWeb"/>
        <w:shd w:val="clear" w:color="auto" w:fill="FFFFFF"/>
        <w:spacing w:before="0" w:beforeAutospacing="0" w:after="0" w:afterAutospacing="0" w:line="280" w:lineRule="exact"/>
        <w:ind w:left="1134"/>
        <w:rPr>
          <w:rFonts w:asciiTheme="minorHAnsi" w:hAnsiTheme="minorHAnsi" w:cstheme="minorHAnsi"/>
          <w:color w:val="242424"/>
          <w:sz w:val="22"/>
          <w:szCs w:val="22"/>
        </w:rPr>
      </w:pPr>
      <w:r w:rsidRPr="00C97F29">
        <w:rPr>
          <w:rFonts w:asciiTheme="minorHAnsi" w:hAnsiTheme="minorHAnsi" w:cstheme="minorHAnsi"/>
          <w:color w:val="242424"/>
          <w:sz w:val="22"/>
          <w:szCs w:val="22"/>
        </w:rPr>
        <w:t xml:space="preserve">Antwoord: Het doel van </w:t>
      </w:r>
      <w:proofErr w:type="spellStart"/>
      <w:r w:rsidRPr="00C97F29">
        <w:rPr>
          <w:rFonts w:asciiTheme="minorHAnsi" w:hAnsiTheme="minorHAnsi" w:cstheme="minorHAnsi"/>
          <w:color w:val="242424"/>
          <w:sz w:val="22"/>
          <w:szCs w:val="22"/>
        </w:rPr>
        <w:t>exception</w:t>
      </w:r>
      <w:proofErr w:type="spellEnd"/>
      <w:r w:rsidRPr="00C97F29">
        <w:rPr>
          <w:rFonts w:asciiTheme="minorHAnsi" w:hAnsiTheme="minorHAnsi" w:cstheme="minorHAnsi"/>
          <w:color w:val="242424"/>
          <w:sz w:val="22"/>
          <w:szCs w:val="22"/>
        </w:rPr>
        <w:t xml:space="preserve"> handling is om te voorkomen dat </w:t>
      </w:r>
      <w:proofErr w:type="spellStart"/>
      <w:r w:rsidRPr="00C97F29">
        <w:rPr>
          <w:rFonts w:asciiTheme="minorHAnsi" w:hAnsiTheme="minorHAnsi" w:cstheme="minorHAnsi"/>
          <w:color w:val="242424"/>
          <w:sz w:val="22"/>
          <w:szCs w:val="22"/>
        </w:rPr>
        <w:t>runtime</w:t>
      </w:r>
      <w:proofErr w:type="spellEnd"/>
      <w:r w:rsidRPr="00C97F29">
        <w:rPr>
          <w:rFonts w:asciiTheme="minorHAnsi" w:hAnsiTheme="minorHAnsi" w:cstheme="minorHAnsi"/>
          <w:color w:val="242424"/>
          <w:sz w:val="22"/>
          <w:szCs w:val="22"/>
        </w:rPr>
        <w:t xml:space="preserve"> </w:t>
      </w:r>
      <w:proofErr w:type="spellStart"/>
      <w:r w:rsidRPr="00C97F29">
        <w:rPr>
          <w:rFonts w:asciiTheme="minorHAnsi" w:hAnsiTheme="minorHAnsi" w:cstheme="minorHAnsi"/>
          <w:color w:val="242424"/>
          <w:sz w:val="22"/>
          <w:szCs w:val="22"/>
        </w:rPr>
        <w:t>errors</w:t>
      </w:r>
      <w:proofErr w:type="spellEnd"/>
      <w:r w:rsidRPr="00C97F29">
        <w:rPr>
          <w:rFonts w:asciiTheme="minorHAnsi" w:hAnsiTheme="minorHAnsi" w:cstheme="minorHAnsi"/>
          <w:color w:val="242424"/>
          <w:sz w:val="22"/>
          <w:szCs w:val="22"/>
        </w:rPr>
        <w:t xml:space="preserve"> (</w:t>
      </w:r>
      <w:proofErr w:type="spellStart"/>
      <w:r w:rsidRPr="00C97F29">
        <w:rPr>
          <w:rFonts w:asciiTheme="minorHAnsi" w:hAnsiTheme="minorHAnsi" w:cstheme="minorHAnsi"/>
          <w:color w:val="242424"/>
          <w:sz w:val="22"/>
          <w:szCs w:val="22"/>
        </w:rPr>
        <w:t>errors</w:t>
      </w:r>
      <w:proofErr w:type="spellEnd"/>
      <w:r w:rsidRPr="00C97F29">
        <w:rPr>
          <w:rFonts w:asciiTheme="minorHAnsi" w:hAnsiTheme="minorHAnsi" w:cstheme="minorHAnsi"/>
          <w:color w:val="242424"/>
          <w:sz w:val="22"/>
          <w:szCs w:val="22"/>
        </w:rPr>
        <w:t xml:space="preserve"> die voorkomen tijdens het uitvoeren van de code) ervoor zorgen dat het programma crasht </w:t>
      </w:r>
      <w:sdt>
        <w:sdtPr>
          <w:rPr>
            <w:rFonts w:asciiTheme="minorHAnsi" w:hAnsiTheme="minorHAnsi" w:cstheme="minorHAnsi"/>
            <w:color w:val="242424"/>
            <w:sz w:val="22"/>
            <w:szCs w:val="22"/>
          </w:rPr>
          <w:id w:val="-1409604061"/>
          <w:citation/>
        </w:sdtPr>
        <w:sdtContent>
          <w:r w:rsidRPr="00C97F29">
            <w:rPr>
              <w:rFonts w:asciiTheme="minorHAnsi" w:hAnsiTheme="minorHAnsi" w:cstheme="minorHAnsi"/>
              <w:color w:val="242424"/>
              <w:sz w:val="22"/>
              <w:szCs w:val="22"/>
            </w:rPr>
            <w:fldChar w:fldCharType="begin"/>
          </w:r>
          <w:r w:rsidRPr="00C97F29">
            <w:rPr>
              <w:rFonts w:asciiTheme="minorHAnsi" w:hAnsiTheme="minorHAnsi" w:cstheme="minorHAnsi"/>
              <w:color w:val="242424"/>
              <w:sz w:val="22"/>
              <w:szCs w:val="22"/>
              <w:lang w:val="en-GB"/>
            </w:rPr>
            <w:instrText xml:space="preserve"> CITATION Sai24 \l 2057 </w:instrText>
          </w:r>
          <w:r w:rsidRPr="00C97F29">
            <w:rPr>
              <w:rFonts w:asciiTheme="minorHAnsi" w:hAnsiTheme="minorHAnsi" w:cstheme="minorHAnsi"/>
              <w:color w:val="242424"/>
              <w:sz w:val="22"/>
              <w:szCs w:val="22"/>
            </w:rPr>
            <w:fldChar w:fldCharType="separate"/>
          </w:r>
          <w:r w:rsidR="009F6454" w:rsidRPr="009F6454">
            <w:rPr>
              <w:rFonts w:asciiTheme="minorHAnsi" w:hAnsiTheme="minorHAnsi" w:cstheme="minorHAnsi"/>
              <w:noProof/>
              <w:color w:val="242424"/>
              <w:sz w:val="22"/>
              <w:szCs w:val="22"/>
              <w:lang w:val="en-GB"/>
            </w:rPr>
            <w:t>[9]</w:t>
          </w:r>
          <w:r w:rsidRPr="00C97F29">
            <w:rPr>
              <w:rFonts w:asciiTheme="minorHAnsi" w:hAnsiTheme="minorHAnsi" w:cstheme="minorHAnsi"/>
              <w:color w:val="242424"/>
              <w:sz w:val="22"/>
              <w:szCs w:val="22"/>
            </w:rPr>
            <w:fldChar w:fldCharType="end"/>
          </w:r>
        </w:sdtContent>
      </w:sdt>
      <w:r w:rsidR="00AF3FCA">
        <w:rPr>
          <w:rFonts w:asciiTheme="minorHAnsi" w:hAnsiTheme="minorHAnsi" w:cstheme="minorHAnsi"/>
          <w:color w:val="242424"/>
          <w:sz w:val="22"/>
          <w:szCs w:val="22"/>
        </w:rPr>
        <w:t>.</w:t>
      </w:r>
    </w:p>
    <w:p w14:paraId="0945C01E" w14:textId="77777777" w:rsidR="00C97F29" w:rsidRPr="00C97F29" w:rsidRDefault="00C97F29" w:rsidP="00C97F29">
      <w:pPr>
        <w:pStyle w:val="NormalWeb"/>
        <w:shd w:val="clear" w:color="auto" w:fill="FFFFFF"/>
        <w:spacing w:before="0" w:beforeAutospacing="0" w:after="0" w:afterAutospacing="0" w:line="280" w:lineRule="exact"/>
        <w:ind w:left="1134"/>
        <w:rPr>
          <w:rFonts w:asciiTheme="minorHAnsi" w:hAnsiTheme="minorHAnsi" w:cstheme="minorHAnsi"/>
          <w:color w:val="242424"/>
          <w:sz w:val="22"/>
          <w:szCs w:val="22"/>
        </w:rPr>
      </w:pPr>
    </w:p>
    <w:p w14:paraId="53E8010F" w14:textId="77777777" w:rsidR="00C97F29" w:rsidRPr="00C97F29" w:rsidRDefault="00C97F29" w:rsidP="00C97F29">
      <w:pPr>
        <w:pStyle w:val="NormalWeb"/>
        <w:numPr>
          <w:ilvl w:val="1"/>
          <w:numId w:val="47"/>
        </w:numPr>
        <w:shd w:val="clear" w:color="auto" w:fill="FFFFFF"/>
        <w:spacing w:before="0" w:beforeAutospacing="0" w:after="0" w:afterAutospacing="0" w:line="280" w:lineRule="exact"/>
        <w:ind w:left="1134"/>
        <w:rPr>
          <w:rFonts w:asciiTheme="minorHAnsi" w:hAnsiTheme="minorHAnsi" w:cstheme="minorHAnsi"/>
          <w:color w:val="242424"/>
          <w:sz w:val="22"/>
          <w:szCs w:val="22"/>
        </w:rPr>
      </w:pPr>
      <w:r w:rsidRPr="00C97F29">
        <w:rPr>
          <w:rFonts w:asciiTheme="minorHAnsi" w:hAnsiTheme="minorHAnsi" w:cstheme="minorHAnsi"/>
          <w:color w:val="242424"/>
          <w:sz w:val="22"/>
          <w:szCs w:val="22"/>
        </w:rPr>
        <w:t>Vraag:</w:t>
      </w:r>
      <w:r w:rsidRPr="00C97F29">
        <w:rPr>
          <w:rFonts w:asciiTheme="minorHAnsi" w:hAnsiTheme="minorHAnsi" w:cstheme="minorHAnsi"/>
        </w:rPr>
        <w:t xml:space="preserve"> </w:t>
      </w:r>
      <w:r w:rsidRPr="00C97F29">
        <w:rPr>
          <w:rFonts w:asciiTheme="minorHAnsi" w:hAnsiTheme="minorHAnsi" w:cstheme="minorHAnsi"/>
          <w:color w:val="242424"/>
          <w:sz w:val="22"/>
          <w:szCs w:val="22"/>
        </w:rPr>
        <w:t xml:space="preserve">Wat zijn de verschillen in </w:t>
      </w:r>
      <w:proofErr w:type="spellStart"/>
      <w:r w:rsidRPr="00C97F29">
        <w:rPr>
          <w:rFonts w:asciiTheme="minorHAnsi" w:hAnsiTheme="minorHAnsi" w:cstheme="minorHAnsi"/>
          <w:color w:val="242424"/>
          <w:sz w:val="22"/>
          <w:szCs w:val="22"/>
        </w:rPr>
        <w:t>exception</w:t>
      </w:r>
      <w:proofErr w:type="spellEnd"/>
      <w:r w:rsidRPr="00C97F29">
        <w:rPr>
          <w:rFonts w:asciiTheme="minorHAnsi" w:hAnsiTheme="minorHAnsi" w:cstheme="minorHAnsi"/>
          <w:color w:val="242424"/>
          <w:sz w:val="22"/>
          <w:szCs w:val="22"/>
        </w:rPr>
        <w:t xml:space="preserve"> handling tussen Python en andere programmeertalen?</w:t>
      </w:r>
    </w:p>
    <w:p w14:paraId="067D8534" w14:textId="4F8F478F" w:rsidR="00C97F29" w:rsidRPr="00C97F29" w:rsidRDefault="00C97F29" w:rsidP="0D27FB3C">
      <w:pPr>
        <w:pStyle w:val="NormalWeb"/>
        <w:shd w:val="clear" w:color="auto" w:fill="FFFFFF" w:themeFill="background1"/>
        <w:spacing w:before="0" w:beforeAutospacing="0" w:after="0" w:afterAutospacing="0" w:line="280" w:lineRule="exact"/>
        <w:ind w:left="1134"/>
        <w:rPr>
          <w:rFonts w:asciiTheme="minorHAnsi" w:hAnsiTheme="minorHAnsi" w:cstheme="minorBidi"/>
          <w:color w:val="242424"/>
          <w:sz w:val="22"/>
          <w:szCs w:val="22"/>
        </w:rPr>
      </w:pPr>
      <w:r w:rsidRPr="0D27FB3C">
        <w:rPr>
          <w:rFonts w:asciiTheme="minorHAnsi" w:hAnsiTheme="minorHAnsi" w:cstheme="minorBidi"/>
          <w:color w:val="242424"/>
          <w:sz w:val="22"/>
          <w:szCs w:val="22"/>
        </w:rPr>
        <w:t xml:space="preserve">Antwoord: Er zijn geen fundamentele verschillen in error handling tussen </w:t>
      </w:r>
      <w:r w:rsidR="512EDB48" w:rsidRPr="0D27FB3C">
        <w:rPr>
          <w:rFonts w:asciiTheme="minorHAnsi" w:hAnsiTheme="minorHAnsi" w:cstheme="minorBidi"/>
          <w:color w:val="242424"/>
          <w:sz w:val="22"/>
          <w:szCs w:val="22"/>
        </w:rPr>
        <w:t>Python</w:t>
      </w:r>
      <w:r w:rsidRPr="0D27FB3C">
        <w:rPr>
          <w:rFonts w:asciiTheme="minorHAnsi" w:hAnsiTheme="minorHAnsi" w:cstheme="minorBidi"/>
          <w:color w:val="242424"/>
          <w:sz w:val="22"/>
          <w:szCs w:val="22"/>
        </w:rPr>
        <w:t xml:space="preserve"> en andere programmeertalen, wel wordt het anders geschreven.</w:t>
      </w:r>
    </w:p>
    <w:p w14:paraId="186BCCD2" w14:textId="7C646263" w:rsidR="00C97F29" w:rsidRPr="00C97F29" w:rsidRDefault="00C97F29" w:rsidP="00C97F29">
      <w:pPr>
        <w:pStyle w:val="NormalWeb"/>
        <w:shd w:val="clear" w:color="auto" w:fill="FFFFFF"/>
        <w:spacing w:before="0" w:beforeAutospacing="0" w:after="0" w:afterAutospacing="0" w:line="280" w:lineRule="exact"/>
        <w:ind w:left="1134"/>
        <w:rPr>
          <w:rFonts w:asciiTheme="minorHAnsi" w:hAnsiTheme="minorHAnsi" w:cstheme="minorHAnsi"/>
          <w:color w:val="242424"/>
          <w:sz w:val="22"/>
          <w:szCs w:val="22"/>
        </w:rPr>
      </w:pPr>
      <w:r w:rsidRPr="00C97F29">
        <w:rPr>
          <w:rFonts w:asciiTheme="minorHAnsi" w:hAnsiTheme="minorHAnsi" w:cstheme="minorHAnsi"/>
          <w:color w:val="242424"/>
          <w:sz w:val="22"/>
          <w:szCs w:val="22"/>
        </w:rPr>
        <w:t>Bijvoorbeeld in c# wordt er “catch” gebruikt in plaats van “</w:t>
      </w:r>
      <w:proofErr w:type="spellStart"/>
      <w:r w:rsidRPr="00C97F29">
        <w:rPr>
          <w:rFonts w:asciiTheme="minorHAnsi" w:hAnsiTheme="minorHAnsi" w:cstheme="minorHAnsi"/>
          <w:color w:val="242424"/>
          <w:sz w:val="22"/>
          <w:szCs w:val="22"/>
        </w:rPr>
        <w:t>except</w:t>
      </w:r>
      <w:proofErr w:type="spellEnd"/>
      <w:r w:rsidRPr="00C97F29">
        <w:rPr>
          <w:rFonts w:asciiTheme="minorHAnsi" w:hAnsiTheme="minorHAnsi" w:cstheme="minorHAnsi"/>
          <w:color w:val="242424"/>
          <w:sz w:val="22"/>
          <w:szCs w:val="22"/>
        </w:rPr>
        <w:t>” en word “</w:t>
      </w:r>
      <w:proofErr w:type="spellStart"/>
      <w:r w:rsidRPr="00C97F29">
        <w:rPr>
          <w:rFonts w:asciiTheme="minorHAnsi" w:hAnsiTheme="minorHAnsi" w:cstheme="minorHAnsi"/>
          <w:color w:val="242424"/>
          <w:sz w:val="22"/>
          <w:szCs w:val="22"/>
        </w:rPr>
        <w:t>raise</w:t>
      </w:r>
      <w:proofErr w:type="spellEnd"/>
      <w:r w:rsidRPr="00C97F29">
        <w:rPr>
          <w:rFonts w:asciiTheme="minorHAnsi" w:hAnsiTheme="minorHAnsi" w:cstheme="minorHAnsi"/>
          <w:color w:val="242424"/>
          <w:sz w:val="22"/>
          <w:szCs w:val="22"/>
        </w:rPr>
        <w:t>” vervangen door “</w:t>
      </w:r>
      <w:proofErr w:type="spellStart"/>
      <w:r w:rsidRPr="00C97F29">
        <w:rPr>
          <w:rFonts w:asciiTheme="minorHAnsi" w:hAnsiTheme="minorHAnsi" w:cstheme="minorHAnsi"/>
          <w:color w:val="242424"/>
          <w:sz w:val="22"/>
          <w:szCs w:val="22"/>
        </w:rPr>
        <w:t>throw</w:t>
      </w:r>
      <w:proofErr w:type="spellEnd"/>
      <w:r w:rsidRPr="00C97F29">
        <w:rPr>
          <w:rFonts w:asciiTheme="minorHAnsi" w:hAnsiTheme="minorHAnsi" w:cstheme="minorHAnsi"/>
          <w:color w:val="242424"/>
          <w:sz w:val="22"/>
          <w:szCs w:val="22"/>
        </w:rPr>
        <w:t xml:space="preserve">” </w:t>
      </w:r>
      <w:sdt>
        <w:sdtPr>
          <w:rPr>
            <w:rFonts w:asciiTheme="minorHAnsi" w:hAnsiTheme="minorHAnsi" w:cstheme="minorHAnsi"/>
            <w:color w:val="242424"/>
            <w:sz w:val="22"/>
            <w:szCs w:val="22"/>
          </w:rPr>
          <w:id w:val="157510551"/>
          <w:citation/>
        </w:sdtPr>
        <w:sdtContent>
          <w:r w:rsidRPr="00C97F29">
            <w:rPr>
              <w:rFonts w:asciiTheme="minorHAnsi" w:hAnsiTheme="minorHAnsi" w:cstheme="minorHAnsi"/>
              <w:color w:val="242424"/>
              <w:sz w:val="22"/>
              <w:szCs w:val="22"/>
            </w:rPr>
            <w:fldChar w:fldCharType="begin"/>
          </w:r>
          <w:r w:rsidRPr="00C97F29">
            <w:rPr>
              <w:rFonts w:asciiTheme="minorHAnsi" w:hAnsiTheme="minorHAnsi" w:cstheme="minorHAnsi"/>
              <w:color w:val="242424"/>
              <w:sz w:val="22"/>
              <w:szCs w:val="22"/>
              <w:lang w:val="en-GB"/>
            </w:rPr>
            <w:instrText xml:space="preserve"> CITATION Sai24 \l 2057 </w:instrText>
          </w:r>
          <w:r w:rsidRPr="00C97F29">
            <w:rPr>
              <w:rFonts w:asciiTheme="minorHAnsi" w:hAnsiTheme="minorHAnsi" w:cstheme="minorHAnsi"/>
              <w:color w:val="242424"/>
              <w:sz w:val="22"/>
              <w:szCs w:val="22"/>
            </w:rPr>
            <w:fldChar w:fldCharType="separate"/>
          </w:r>
          <w:r w:rsidR="009F6454" w:rsidRPr="009F6454">
            <w:rPr>
              <w:rFonts w:asciiTheme="minorHAnsi" w:hAnsiTheme="minorHAnsi" w:cstheme="minorHAnsi"/>
              <w:noProof/>
              <w:color w:val="242424"/>
              <w:sz w:val="22"/>
              <w:szCs w:val="22"/>
              <w:lang w:val="en-GB"/>
            </w:rPr>
            <w:t>[9]</w:t>
          </w:r>
          <w:r w:rsidRPr="00C97F29">
            <w:rPr>
              <w:rFonts w:asciiTheme="minorHAnsi" w:hAnsiTheme="minorHAnsi" w:cstheme="minorHAnsi"/>
              <w:color w:val="242424"/>
              <w:sz w:val="22"/>
              <w:szCs w:val="22"/>
            </w:rPr>
            <w:fldChar w:fldCharType="end"/>
          </w:r>
        </w:sdtContent>
      </w:sdt>
      <w:sdt>
        <w:sdtPr>
          <w:rPr>
            <w:rFonts w:asciiTheme="minorHAnsi" w:hAnsiTheme="minorHAnsi" w:cstheme="minorHAnsi"/>
            <w:color w:val="242424"/>
            <w:sz w:val="22"/>
            <w:szCs w:val="22"/>
          </w:rPr>
          <w:id w:val="-2108413616"/>
          <w:citation/>
        </w:sdtPr>
        <w:sdtContent>
          <w:r w:rsidRPr="00C97F29">
            <w:rPr>
              <w:rFonts w:asciiTheme="minorHAnsi" w:hAnsiTheme="minorHAnsi" w:cstheme="minorHAnsi"/>
              <w:color w:val="242424"/>
              <w:sz w:val="22"/>
              <w:szCs w:val="22"/>
            </w:rPr>
            <w:fldChar w:fldCharType="begin"/>
          </w:r>
          <w:r w:rsidRPr="00C97F29">
            <w:rPr>
              <w:rFonts w:asciiTheme="minorHAnsi" w:hAnsiTheme="minorHAnsi" w:cstheme="minorHAnsi"/>
              <w:color w:val="242424"/>
              <w:sz w:val="22"/>
              <w:szCs w:val="22"/>
              <w:lang w:val="en-GB"/>
            </w:rPr>
            <w:instrText xml:space="preserve"> CITATION Bil \l 2057 </w:instrText>
          </w:r>
          <w:r w:rsidRPr="00C97F29">
            <w:rPr>
              <w:rFonts w:asciiTheme="minorHAnsi" w:hAnsiTheme="minorHAnsi" w:cstheme="minorHAnsi"/>
              <w:color w:val="242424"/>
              <w:sz w:val="22"/>
              <w:szCs w:val="22"/>
            </w:rPr>
            <w:fldChar w:fldCharType="separate"/>
          </w:r>
          <w:r w:rsidR="009F6454">
            <w:rPr>
              <w:rFonts w:asciiTheme="minorHAnsi" w:hAnsiTheme="minorHAnsi" w:cstheme="minorHAnsi"/>
              <w:noProof/>
              <w:color w:val="242424"/>
              <w:sz w:val="22"/>
              <w:szCs w:val="22"/>
              <w:lang w:val="en-GB"/>
            </w:rPr>
            <w:t xml:space="preserve"> </w:t>
          </w:r>
          <w:r w:rsidR="009F6454" w:rsidRPr="009F6454">
            <w:rPr>
              <w:rFonts w:asciiTheme="minorHAnsi" w:hAnsiTheme="minorHAnsi" w:cstheme="minorHAnsi"/>
              <w:noProof/>
              <w:color w:val="242424"/>
              <w:sz w:val="22"/>
              <w:szCs w:val="22"/>
              <w:lang w:val="en-GB"/>
            </w:rPr>
            <w:t>[10]</w:t>
          </w:r>
          <w:r w:rsidRPr="00C97F29">
            <w:rPr>
              <w:rFonts w:asciiTheme="minorHAnsi" w:hAnsiTheme="minorHAnsi" w:cstheme="minorHAnsi"/>
              <w:color w:val="242424"/>
              <w:sz w:val="22"/>
              <w:szCs w:val="22"/>
            </w:rPr>
            <w:fldChar w:fldCharType="end"/>
          </w:r>
        </w:sdtContent>
      </w:sdt>
      <w:r w:rsidR="00AF3FCA">
        <w:rPr>
          <w:rFonts w:asciiTheme="minorHAnsi" w:hAnsiTheme="minorHAnsi" w:cstheme="minorHAnsi"/>
          <w:color w:val="242424"/>
          <w:sz w:val="22"/>
          <w:szCs w:val="22"/>
        </w:rPr>
        <w:t>.</w:t>
      </w:r>
    </w:p>
    <w:p w14:paraId="7A9D5F37" w14:textId="77777777" w:rsidR="00C97F29" w:rsidRPr="00C97F29" w:rsidRDefault="00C97F29" w:rsidP="00C97F29">
      <w:pPr>
        <w:pStyle w:val="NormalWeb"/>
        <w:shd w:val="clear" w:color="auto" w:fill="FFFFFF"/>
        <w:spacing w:before="0" w:beforeAutospacing="0" w:after="0" w:afterAutospacing="0" w:line="280" w:lineRule="exact"/>
        <w:ind w:left="1134"/>
        <w:rPr>
          <w:rFonts w:asciiTheme="minorHAnsi" w:hAnsiTheme="minorHAnsi" w:cstheme="minorHAnsi"/>
          <w:color w:val="242424"/>
          <w:sz w:val="22"/>
          <w:szCs w:val="22"/>
        </w:rPr>
      </w:pPr>
    </w:p>
    <w:p w14:paraId="025AB366" w14:textId="77777777" w:rsidR="00C97F29" w:rsidRPr="00C97F29" w:rsidRDefault="00C97F29" w:rsidP="00C97F29">
      <w:pPr>
        <w:pStyle w:val="NormalWeb"/>
        <w:numPr>
          <w:ilvl w:val="1"/>
          <w:numId w:val="47"/>
        </w:numPr>
        <w:shd w:val="clear" w:color="auto" w:fill="FFFFFF"/>
        <w:spacing w:before="0" w:beforeAutospacing="0" w:after="0" w:afterAutospacing="0" w:line="280" w:lineRule="exact"/>
        <w:ind w:left="1134"/>
        <w:rPr>
          <w:rFonts w:asciiTheme="minorHAnsi" w:hAnsiTheme="minorHAnsi" w:cstheme="minorHAnsi"/>
          <w:color w:val="242424"/>
          <w:sz w:val="22"/>
          <w:szCs w:val="22"/>
        </w:rPr>
      </w:pPr>
      <w:r w:rsidRPr="00C97F29">
        <w:rPr>
          <w:rFonts w:asciiTheme="minorHAnsi" w:hAnsiTheme="minorHAnsi" w:cstheme="minorHAnsi"/>
          <w:color w:val="242424"/>
          <w:sz w:val="22"/>
          <w:szCs w:val="22"/>
        </w:rPr>
        <w:t>Vraag:</w:t>
      </w:r>
      <w:r w:rsidRPr="00C97F29">
        <w:rPr>
          <w:rFonts w:asciiTheme="minorHAnsi" w:eastAsiaTheme="minorEastAsia" w:hAnsiTheme="minorHAnsi" w:cstheme="minorHAnsi"/>
          <w:lang w:eastAsia="ja-JP"/>
        </w:rPr>
        <w:t xml:space="preserve"> </w:t>
      </w:r>
      <w:r w:rsidRPr="00C97F29">
        <w:rPr>
          <w:rFonts w:asciiTheme="minorHAnsi" w:hAnsiTheme="minorHAnsi" w:cstheme="minorHAnsi"/>
          <w:color w:val="242424"/>
          <w:sz w:val="22"/>
          <w:szCs w:val="22"/>
        </w:rPr>
        <w:t xml:space="preserve">Wanneer gebruik je </w:t>
      </w:r>
      <w:proofErr w:type="spellStart"/>
      <w:r w:rsidRPr="00C97F29">
        <w:rPr>
          <w:rFonts w:asciiTheme="minorHAnsi" w:hAnsiTheme="minorHAnsi" w:cstheme="minorHAnsi"/>
          <w:color w:val="242424"/>
          <w:sz w:val="22"/>
          <w:szCs w:val="22"/>
        </w:rPr>
        <w:t>exception</w:t>
      </w:r>
      <w:proofErr w:type="spellEnd"/>
      <w:r w:rsidRPr="00C97F29">
        <w:rPr>
          <w:rFonts w:asciiTheme="minorHAnsi" w:hAnsiTheme="minorHAnsi" w:cstheme="minorHAnsi"/>
          <w:color w:val="242424"/>
          <w:sz w:val="22"/>
          <w:szCs w:val="22"/>
        </w:rPr>
        <w:t xml:space="preserve"> handling?</w:t>
      </w:r>
    </w:p>
    <w:p w14:paraId="6CA1119D" w14:textId="62653E09" w:rsidR="00C97F29" w:rsidRPr="00C97F29" w:rsidRDefault="00C97F29" w:rsidP="00C97F29">
      <w:pPr>
        <w:pStyle w:val="NormalWeb"/>
        <w:shd w:val="clear" w:color="auto" w:fill="FFFFFF"/>
        <w:spacing w:before="0" w:beforeAutospacing="0" w:after="0" w:afterAutospacing="0" w:line="280" w:lineRule="exact"/>
        <w:ind w:left="1134"/>
        <w:rPr>
          <w:rFonts w:asciiTheme="minorHAnsi" w:hAnsiTheme="minorHAnsi" w:cstheme="minorHAnsi"/>
          <w:color w:val="242424"/>
          <w:sz w:val="22"/>
          <w:szCs w:val="22"/>
        </w:rPr>
      </w:pPr>
      <w:r w:rsidRPr="00C97F29">
        <w:rPr>
          <w:rFonts w:asciiTheme="minorHAnsi" w:hAnsiTheme="minorHAnsi" w:cstheme="minorHAnsi"/>
          <w:color w:val="242424"/>
          <w:sz w:val="22"/>
          <w:szCs w:val="22"/>
        </w:rPr>
        <w:t xml:space="preserve">Antwoord: De beste werkwijze is om overal </w:t>
      </w:r>
      <w:proofErr w:type="spellStart"/>
      <w:r w:rsidRPr="00C97F29">
        <w:rPr>
          <w:rFonts w:asciiTheme="minorHAnsi" w:hAnsiTheme="minorHAnsi" w:cstheme="minorHAnsi"/>
          <w:color w:val="242424"/>
          <w:sz w:val="22"/>
          <w:szCs w:val="22"/>
        </w:rPr>
        <w:t>exception</w:t>
      </w:r>
      <w:proofErr w:type="spellEnd"/>
      <w:r w:rsidRPr="00C97F29">
        <w:rPr>
          <w:rFonts w:asciiTheme="minorHAnsi" w:hAnsiTheme="minorHAnsi" w:cstheme="minorHAnsi"/>
          <w:color w:val="242424"/>
          <w:sz w:val="22"/>
          <w:szCs w:val="22"/>
        </w:rPr>
        <w:t xml:space="preserve"> handling toe te voegen waar er een error kan voorkomen </w:t>
      </w:r>
      <w:sdt>
        <w:sdtPr>
          <w:rPr>
            <w:rFonts w:asciiTheme="minorHAnsi" w:hAnsiTheme="minorHAnsi" w:cstheme="minorHAnsi"/>
            <w:color w:val="242424"/>
            <w:sz w:val="22"/>
            <w:szCs w:val="22"/>
          </w:rPr>
          <w:id w:val="1643998190"/>
          <w:citation/>
        </w:sdtPr>
        <w:sdtContent>
          <w:r w:rsidRPr="00C97F29">
            <w:rPr>
              <w:rFonts w:asciiTheme="minorHAnsi" w:hAnsiTheme="minorHAnsi" w:cstheme="minorHAnsi"/>
              <w:color w:val="242424"/>
              <w:sz w:val="22"/>
              <w:szCs w:val="22"/>
            </w:rPr>
            <w:fldChar w:fldCharType="begin"/>
          </w:r>
          <w:r w:rsidRPr="00C97F29">
            <w:rPr>
              <w:rFonts w:asciiTheme="minorHAnsi" w:hAnsiTheme="minorHAnsi" w:cstheme="minorHAnsi"/>
              <w:color w:val="242424"/>
              <w:sz w:val="22"/>
              <w:szCs w:val="22"/>
              <w:lang w:val="en-GB"/>
            </w:rPr>
            <w:instrText xml:space="preserve"> CITATION Mic23 \l 2057 </w:instrText>
          </w:r>
          <w:r w:rsidRPr="00C97F29">
            <w:rPr>
              <w:rFonts w:asciiTheme="minorHAnsi" w:hAnsiTheme="minorHAnsi" w:cstheme="minorHAnsi"/>
              <w:color w:val="242424"/>
              <w:sz w:val="22"/>
              <w:szCs w:val="22"/>
            </w:rPr>
            <w:fldChar w:fldCharType="separate"/>
          </w:r>
          <w:r w:rsidR="009F6454" w:rsidRPr="009F6454">
            <w:rPr>
              <w:rFonts w:asciiTheme="minorHAnsi" w:hAnsiTheme="minorHAnsi" w:cstheme="minorHAnsi"/>
              <w:noProof/>
              <w:color w:val="242424"/>
              <w:sz w:val="22"/>
              <w:szCs w:val="22"/>
              <w:lang w:val="en-GB"/>
            </w:rPr>
            <w:t>[11]</w:t>
          </w:r>
          <w:r w:rsidRPr="00C97F29">
            <w:rPr>
              <w:rFonts w:asciiTheme="minorHAnsi" w:hAnsiTheme="minorHAnsi" w:cstheme="minorHAnsi"/>
              <w:color w:val="242424"/>
              <w:sz w:val="22"/>
              <w:szCs w:val="22"/>
            </w:rPr>
            <w:fldChar w:fldCharType="end"/>
          </w:r>
        </w:sdtContent>
      </w:sdt>
      <w:r w:rsidR="00AF3FCA">
        <w:rPr>
          <w:rFonts w:asciiTheme="minorHAnsi" w:hAnsiTheme="minorHAnsi" w:cstheme="minorHAnsi"/>
          <w:color w:val="242424"/>
          <w:sz w:val="22"/>
          <w:szCs w:val="22"/>
        </w:rPr>
        <w:t>.</w:t>
      </w:r>
    </w:p>
    <w:p w14:paraId="7A2DB1C4" w14:textId="77777777" w:rsidR="00C97F29" w:rsidRPr="00C97F29" w:rsidRDefault="00C97F29" w:rsidP="00C97F29">
      <w:pPr>
        <w:pStyle w:val="NormalWeb"/>
        <w:shd w:val="clear" w:color="auto" w:fill="FFFFFF"/>
        <w:spacing w:before="0" w:beforeAutospacing="0" w:after="0" w:afterAutospacing="0" w:line="280" w:lineRule="exact"/>
        <w:rPr>
          <w:rFonts w:asciiTheme="minorHAnsi" w:hAnsiTheme="minorHAnsi" w:cstheme="minorHAnsi"/>
          <w:color w:val="242424"/>
          <w:sz w:val="22"/>
          <w:szCs w:val="22"/>
        </w:rPr>
      </w:pPr>
    </w:p>
    <w:p w14:paraId="4609952D" w14:textId="77777777" w:rsidR="00C97F29" w:rsidRDefault="00C97F29" w:rsidP="00C97F29">
      <w:pPr>
        <w:pStyle w:val="NormalWeb"/>
        <w:numPr>
          <w:ilvl w:val="0"/>
          <w:numId w:val="47"/>
        </w:numPr>
        <w:shd w:val="clear" w:color="auto" w:fill="FFFFFF"/>
        <w:spacing w:before="0" w:beforeAutospacing="0" w:after="0" w:afterAutospacing="0" w:line="280" w:lineRule="exact"/>
        <w:rPr>
          <w:rFonts w:asciiTheme="minorHAnsi" w:hAnsiTheme="minorHAnsi" w:cstheme="minorHAnsi"/>
          <w:color w:val="242424"/>
          <w:sz w:val="22"/>
          <w:szCs w:val="22"/>
        </w:rPr>
      </w:pPr>
      <w:r w:rsidRPr="00C97F29">
        <w:rPr>
          <w:rFonts w:asciiTheme="minorHAnsi" w:hAnsiTheme="minorHAnsi" w:cstheme="minorHAnsi"/>
          <w:color w:val="242424"/>
          <w:sz w:val="22"/>
          <w:szCs w:val="22"/>
        </w:rPr>
        <w:t>Welke bronnen heb je gebruikt voor je onderzoek. Benoem er minimaal 3.</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026"/>
      </w:tblGrid>
      <w:tr w:rsidR="00C434F2" w14:paraId="65FA312F" w14:textId="77777777" w:rsidTr="00002B92">
        <w:trPr>
          <w:tblCellSpacing w:w="15" w:type="dxa"/>
        </w:trPr>
        <w:tc>
          <w:tcPr>
            <w:tcW w:w="0" w:type="auto"/>
            <w:hideMark/>
          </w:tcPr>
          <w:p w14:paraId="70D2E724" w14:textId="77777777" w:rsidR="00C434F2" w:rsidRDefault="00C434F2" w:rsidP="00C434F2">
            <w:pPr>
              <w:pStyle w:val="Bibliography"/>
              <w:numPr>
                <w:ilvl w:val="1"/>
                <w:numId w:val="59"/>
              </w:numPr>
              <w:rPr>
                <w:noProof/>
                <w:lang w:val="en-US"/>
              </w:rPr>
            </w:pPr>
            <w:r>
              <w:rPr>
                <w:noProof/>
                <w:lang w:val="en-US"/>
              </w:rPr>
              <w:t>S. Klundert, "Python Exceptions: An Introduction," 29 1 2024. [Online]. Available: https://realpython.com/python-exceptions/.</w:t>
            </w:r>
          </w:p>
        </w:tc>
      </w:tr>
      <w:tr w:rsidR="00C434F2" w14:paraId="3E3514C8" w14:textId="77777777" w:rsidTr="00002B92">
        <w:trPr>
          <w:tblCellSpacing w:w="15" w:type="dxa"/>
        </w:trPr>
        <w:tc>
          <w:tcPr>
            <w:tcW w:w="0" w:type="auto"/>
            <w:hideMark/>
          </w:tcPr>
          <w:p w14:paraId="4A3DC17F" w14:textId="77777777" w:rsidR="00C434F2" w:rsidRDefault="00C434F2" w:rsidP="00C434F2">
            <w:pPr>
              <w:pStyle w:val="Bibliography"/>
              <w:numPr>
                <w:ilvl w:val="1"/>
                <w:numId w:val="59"/>
              </w:numPr>
              <w:rPr>
                <w:noProof/>
                <w:lang w:val="en-US"/>
              </w:rPr>
            </w:pPr>
            <w:r>
              <w:rPr>
                <w:noProof/>
                <w:lang w:val="en-US"/>
              </w:rPr>
              <w:t xml:space="preserve">B. Lubanovic, Introducing Python: Modern Computing in Simple Packages, O'Reilly Media, 2019. </w:t>
            </w:r>
          </w:p>
        </w:tc>
      </w:tr>
      <w:tr w:rsidR="00C434F2" w14:paraId="463FAF59" w14:textId="77777777" w:rsidTr="00002B92">
        <w:trPr>
          <w:tblCellSpacing w:w="15" w:type="dxa"/>
        </w:trPr>
        <w:tc>
          <w:tcPr>
            <w:tcW w:w="0" w:type="auto"/>
            <w:hideMark/>
          </w:tcPr>
          <w:p w14:paraId="156B08DC" w14:textId="77777777" w:rsidR="00C434F2" w:rsidRDefault="00C434F2" w:rsidP="00C434F2">
            <w:pPr>
              <w:pStyle w:val="Bibliography"/>
              <w:numPr>
                <w:ilvl w:val="1"/>
                <w:numId w:val="59"/>
              </w:numPr>
              <w:rPr>
                <w:noProof/>
                <w:lang w:val="en-US"/>
              </w:rPr>
            </w:pPr>
            <w:r>
              <w:rPr>
                <w:noProof/>
                <w:lang w:val="en-US"/>
              </w:rPr>
              <w:t>Microsoft, "Exception-handling statements," 22 4 2023. [Online]. Available: https://learn.microsoft.com/en-us/dotnet/csharp/language-reference/statements/exception-handling-statements.</w:t>
            </w:r>
          </w:p>
        </w:tc>
      </w:tr>
      <w:tr w:rsidR="00C434F2" w14:paraId="6B3D3F6E" w14:textId="77777777" w:rsidTr="00002B92">
        <w:trPr>
          <w:tblCellSpacing w:w="15" w:type="dxa"/>
        </w:trPr>
        <w:tc>
          <w:tcPr>
            <w:tcW w:w="0" w:type="auto"/>
          </w:tcPr>
          <w:p w14:paraId="565A8F6D" w14:textId="77777777" w:rsidR="00C434F2" w:rsidRDefault="00C434F2" w:rsidP="00C434F2">
            <w:pPr>
              <w:pStyle w:val="Bibliography"/>
              <w:rPr>
                <w:noProof/>
                <w:lang w:val="en-US"/>
              </w:rPr>
            </w:pPr>
          </w:p>
        </w:tc>
      </w:tr>
    </w:tbl>
    <w:p w14:paraId="03731400" w14:textId="510976D0" w:rsidR="00C434F2" w:rsidRDefault="00C434F2" w:rsidP="00C434F2">
      <w:pPr>
        <w:pStyle w:val="NormalWeb"/>
        <w:shd w:val="clear" w:color="auto" w:fill="FFFFFF"/>
        <w:spacing w:before="0" w:beforeAutospacing="0" w:after="0" w:afterAutospacing="0" w:line="280" w:lineRule="exact"/>
        <w:ind w:left="720"/>
        <w:rPr>
          <w:rFonts w:asciiTheme="minorHAnsi" w:hAnsiTheme="minorHAnsi" w:cstheme="minorHAnsi"/>
          <w:color w:val="242424"/>
          <w:sz w:val="22"/>
          <w:szCs w:val="22"/>
        </w:rPr>
      </w:pPr>
    </w:p>
    <w:p w14:paraId="4BBB908C" w14:textId="77777777" w:rsidR="00353DCA" w:rsidRDefault="00353DCA" w:rsidP="00353DCA">
      <w:pPr>
        <w:pStyle w:val="NormalWeb"/>
        <w:shd w:val="clear" w:color="auto" w:fill="FFFFFF"/>
        <w:spacing w:before="0" w:beforeAutospacing="0" w:after="0" w:afterAutospacing="0" w:line="280" w:lineRule="exact"/>
        <w:ind w:left="720"/>
        <w:rPr>
          <w:rFonts w:asciiTheme="minorHAnsi" w:hAnsiTheme="minorHAnsi" w:cstheme="minorHAnsi"/>
          <w:color w:val="242424"/>
          <w:sz w:val="22"/>
          <w:szCs w:val="22"/>
        </w:rPr>
      </w:pPr>
    </w:p>
    <w:p w14:paraId="22BD0911" w14:textId="77777777" w:rsidR="00C97F29" w:rsidRPr="00C97F29" w:rsidRDefault="00C97F29" w:rsidP="00C97F29">
      <w:pPr>
        <w:pStyle w:val="ListParagraph"/>
        <w:numPr>
          <w:ilvl w:val="0"/>
          <w:numId w:val="46"/>
        </w:numPr>
        <w:rPr>
          <w:rFonts w:cstheme="minorHAnsi"/>
          <w:b/>
          <w:bCs/>
        </w:rPr>
      </w:pPr>
      <w:r w:rsidRPr="00C97F29">
        <w:rPr>
          <w:rFonts w:cstheme="minorHAnsi"/>
          <w:b/>
          <w:bCs/>
        </w:rPr>
        <w:t xml:space="preserve">Toepassen van </w:t>
      </w:r>
      <w:proofErr w:type="spellStart"/>
      <w:r w:rsidRPr="00C97F29">
        <w:rPr>
          <w:rFonts w:cstheme="minorHAnsi"/>
          <w:b/>
          <w:bCs/>
        </w:rPr>
        <w:t>exception</w:t>
      </w:r>
      <w:proofErr w:type="spellEnd"/>
      <w:r w:rsidRPr="00C97F29">
        <w:rPr>
          <w:rFonts w:cstheme="minorHAnsi"/>
          <w:b/>
          <w:bCs/>
        </w:rPr>
        <w:t xml:space="preserve"> handling</w:t>
      </w:r>
    </w:p>
    <w:p w14:paraId="49118806" w14:textId="77777777" w:rsidR="00C97F29" w:rsidRPr="00C97F29" w:rsidRDefault="00C97F29" w:rsidP="00C97F29">
      <w:pPr>
        <w:rPr>
          <w:rFonts w:cstheme="minorHAnsi"/>
          <w:b/>
          <w:bCs/>
        </w:rPr>
      </w:pPr>
    </w:p>
    <w:p w14:paraId="409C2685" w14:textId="2FD02C55" w:rsidR="00C97F29" w:rsidRPr="00C97F29" w:rsidRDefault="00C97F29" w:rsidP="0D27FB3C">
      <w:r w:rsidRPr="0D27FB3C">
        <w:rPr>
          <w:b/>
          <w:bCs/>
        </w:rPr>
        <w:t>Inleiding</w:t>
      </w:r>
      <w:r w:rsidRPr="0D27FB3C">
        <w:t>: In Python zijn ‘</w:t>
      </w:r>
      <w:proofErr w:type="spellStart"/>
      <w:r w:rsidRPr="0D27FB3C">
        <w:t>exceptions</w:t>
      </w:r>
      <w:proofErr w:type="spellEnd"/>
      <w:r w:rsidRPr="0D27FB3C">
        <w:t>’ onverwachte gebeurtenissen die kunnen voorkomen tijdens het runnen van een programma en die de normale flow van code kunnen verstoren. Dit kunnen fouten zijn</w:t>
      </w:r>
      <w:r w:rsidR="00007C1F">
        <w:t>,</w:t>
      </w:r>
      <w:r w:rsidRPr="0D27FB3C">
        <w:t xml:space="preserve"> zoals het proberen om een niet-bestaand bestand te openen.</w:t>
      </w:r>
    </w:p>
    <w:p w14:paraId="417E9C13" w14:textId="77777777" w:rsidR="00C97F29" w:rsidRPr="00C97F29" w:rsidRDefault="00C97F29" w:rsidP="00C97F29">
      <w:pPr>
        <w:rPr>
          <w:rFonts w:cstheme="minorHAnsi"/>
        </w:rPr>
      </w:pPr>
      <w:r w:rsidRPr="00C97F29">
        <w:rPr>
          <w:rFonts w:cstheme="minorHAnsi"/>
        </w:rPr>
        <w:t xml:space="preserve">Om deze fouten op te vangen en te voorkomen dat het programma crasht, heeft Python een hulpmiddel; dit noemen we een </w:t>
      </w:r>
      <w:proofErr w:type="spellStart"/>
      <w:r w:rsidRPr="00C97F29">
        <w:rPr>
          <w:rFonts w:cstheme="minorHAnsi"/>
        </w:rPr>
        <w:t>try</w:t>
      </w:r>
      <w:proofErr w:type="spellEnd"/>
      <w:r w:rsidRPr="00C97F29">
        <w:rPr>
          <w:rFonts w:cstheme="minorHAnsi"/>
        </w:rPr>
        <w:t>-</w:t>
      </w:r>
      <w:proofErr w:type="spellStart"/>
      <w:r w:rsidRPr="00C97F29">
        <w:rPr>
          <w:rFonts w:cstheme="minorHAnsi"/>
        </w:rPr>
        <w:t>except</w:t>
      </w:r>
      <w:proofErr w:type="spellEnd"/>
      <w:r w:rsidRPr="00C97F29">
        <w:rPr>
          <w:rFonts w:cstheme="minorHAnsi"/>
        </w:rPr>
        <w:t xml:space="preserve">-block. De code die een </w:t>
      </w:r>
      <w:proofErr w:type="spellStart"/>
      <w:r w:rsidRPr="00C97F29">
        <w:rPr>
          <w:rFonts w:cstheme="minorHAnsi"/>
        </w:rPr>
        <w:t>exception</w:t>
      </w:r>
      <w:proofErr w:type="spellEnd"/>
      <w:r w:rsidRPr="00C97F29">
        <w:rPr>
          <w:rFonts w:cstheme="minorHAnsi"/>
        </w:rPr>
        <w:t xml:space="preserve"> zou kunnen oproepen, wordt in het </w:t>
      </w:r>
      <w:proofErr w:type="spellStart"/>
      <w:r w:rsidRPr="00C97F29">
        <w:rPr>
          <w:rFonts w:cstheme="minorHAnsi"/>
        </w:rPr>
        <w:t>try</w:t>
      </w:r>
      <w:proofErr w:type="spellEnd"/>
      <w:r w:rsidRPr="00C97F29">
        <w:rPr>
          <w:rFonts w:cstheme="minorHAnsi"/>
        </w:rPr>
        <w:t xml:space="preserve"> block geplaatst. Als er een </w:t>
      </w:r>
      <w:proofErr w:type="spellStart"/>
      <w:r w:rsidRPr="00C97F29">
        <w:rPr>
          <w:rFonts w:cstheme="minorHAnsi"/>
        </w:rPr>
        <w:t>exception</w:t>
      </w:r>
      <w:proofErr w:type="spellEnd"/>
      <w:r w:rsidRPr="00C97F29">
        <w:rPr>
          <w:rFonts w:cstheme="minorHAnsi"/>
        </w:rPr>
        <w:t xml:space="preserve"> optreedt binnen het </w:t>
      </w:r>
      <w:proofErr w:type="spellStart"/>
      <w:r w:rsidRPr="00C97F29">
        <w:rPr>
          <w:rFonts w:cstheme="minorHAnsi"/>
        </w:rPr>
        <w:t>try</w:t>
      </w:r>
      <w:proofErr w:type="spellEnd"/>
      <w:r w:rsidRPr="00C97F29">
        <w:rPr>
          <w:rFonts w:cstheme="minorHAnsi"/>
        </w:rPr>
        <w:t xml:space="preserve">-block, gaat Python direct naar het bijpassende </w:t>
      </w:r>
      <w:proofErr w:type="spellStart"/>
      <w:r w:rsidRPr="00C97F29">
        <w:rPr>
          <w:rFonts w:cstheme="minorHAnsi"/>
        </w:rPr>
        <w:t>except</w:t>
      </w:r>
      <w:proofErr w:type="spellEnd"/>
      <w:r w:rsidRPr="00C97F29">
        <w:rPr>
          <w:rFonts w:cstheme="minorHAnsi"/>
        </w:rPr>
        <w:t>-block, waar de fout kan worden opgevangen en afgehandeld.</w:t>
      </w:r>
    </w:p>
    <w:p w14:paraId="313663FD" w14:textId="107471D4" w:rsidR="00C97F29" w:rsidRPr="00C97F29" w:rsidRDefault="00C97F29" w:rsidP="00C97F29">
      <w:pPr>
        <w:rPr>
          <w:rFonts w:cstheme="minorHAnsi"/>
        </w:rPr>
      </w:pPr>
      <w:r w:rsidRPr="00C97F29">
        <w:rPr>
          <w:rFonts w:cstheme="minorHAnsi"/>
        </w:rPr>
        <w:t xml:space="preserve">Dit helpt ontwikkelaars om mogelijke fouten af te vangen en de juiste oplossing te bedenken, zodat het programma goed blijft werken, zelfs als er iets onverwachts gebeurt. Door </w:t>
      </w:r>
      <w:proofErr w:type="spellStart"/>
      <w:r w:rsidRPr="00C97F29">
        <w:rPr>
          <w:rFonts w:cstheme="minorHAnsi"/>
        </w:rPr>
        <w:t>try-except</w:t>
      </w:r>
      <w:proofErr w:type="spellEnd"/>
      <w:r w:rsidRPr="00C97F29">
        <w:rPr>
          <w:rFonts w:cstheme="minorHAnsi"/>
        </w:rPr>
        <w:t xml:space="preserve"> </w:t>
      </w:r>
      <w:proofErr w:type="spellStart"/>
      <w:r w:rsidRPr="00C97F29">
        <w:rPr>
          <w:rFonts w:cstheme="minorHAnsi"/>
        </w:rPr>
        <w:t>blocks</w:t>
      </w:r>
      <w:proofErr w:type="spellEnd"/>
      <w:r w:rsidRPr="00C97F29">
        <w:rPr>
          <w:rFonts w:cstheme="minorHAnsi"/>
        </w:rPr>
        <w:t xml:space="preserve"> te gebruiken, worden Python-programma's robuuster, omdat fouten kunnen worden afgehandeld zonder dat het programma plotseling stopt.</w:t>
      </w:r>
    </w:p>
    <w:p w14:paraId="0EA6A7A5" w14:textId="77777777" w:rsidR="00C97F29" w:rsidRPr="00C97F29" w:rsidRDefault="00C97F29" w:rsidP="00C97F29">
      <w:pPr>
        <w:rPr>
          <w:rFonts w:cstheme="minorHAnsi"/>
        </w:rPr>
      </w:pPr>
    </w:p>
    <w:p w14:paraId="2A7A2A67" w14:textId="77777777" w:rsidR="00C97F29" w:rsidRPr="00C97F29" w:rsidRDefault="00C97F29" w:rsidP="00C97F29">
      <w:pPr>
        <w:rPr>
          <w:rFonts w:cstheme="minorHAnsi"/>
        </w:rPr>
      </w:pPr>
      <w:r w:rsidRPr="00C97F29">
        <w:rPr>
          <w:rFonts w:cstheme="minorHAnsi"/>
        </w:rPr>
        <w:lastRenderedPageBreak/>
        <w:t>Nu gaan we het toepassen:</w:t>
      </w:r>
    </w:p>
    <w:p w14:paraId="2BB97382" w14:textId="77777777" w:rsidR="00C97F29" w:rsidRPr="00C97F29" w:rsidRDefault="00C97F29" w:rsidP="00C97F29">
      <w:pPr>
        <w:pStyle w:val="ListParagraph"/>
        <w:numPr>
          <w:ilvl w:val="0"/>
          <w:numId w:val="45"/>
        </w:numPr>
        <w:rPr>
          <w:rFonts w:cstheme="minorHAnsi"/>
        </w:rPr>
      </w:pPr>
      <w:r w:rsidRPr="00C97F29">
        <w:rPr>
          <w:rFonts w:cstheme="minorHAnsi"/>
        </w:rPr>
        <w:t>Maak een eenvoudig voorbeeld met een opzettelijke fout, zoals het proberen te openen van een bestand met een verkeerde naam. Voer het programma uit en bekijk het resultaat.</w:t>
      </w:r>
    </w:p>
    <w:p w14:paraId="0490FDA6" w14:textId="77777777" w:rsidR="00C97F29" w:rsidRPr="00C97F29" w:rsidRDefault="00C97F29" w:rsidP="00C97F29">
      <w:pPr>
        <w:pStyle w:val="ListParagraph"/>
        <w:numPr>
          <w:ilvl w:val="0"/>
          <w:numId w:val="45"/>
        </w:numPr>
        <w:rPr>
          <w:rFonts w:cstheme="minorHAnsi"/>
        </w:rPr>
      </w:pPr>
      <w:r w:rsidRPr="00C97F29">
        <w:rPr>
          <w:rFonts w:cstheme="minorHAnsi"/>
        </w:rPr>
        <w:t xml:space="preserve">Verbeter je programma door een </w:t>
      </w:r>
      <w:proofErr w:type="spellStart"/>
      <w:r w:rsidRPr="00C97F29">
        <w:rPr>
          <w:rFonts w:cstheme="minorHAnsi"/>
        </w:rPr>
        <w:t>try-except</w:t>
      </w:r>
      <w:proofErr w:type="spellEnd"/>
      <w:r w:rsidRPr="00C97F29">
        <w:rPr>
          <w:rFonts w:cstheme="minorHAnsi"/>
        </w:rPr>
        <w:t xml:space="preserve"> block toe te voegen.</w:t>
      </w:r>
    </w:p>
    <w:p w14:paraId="495F7E5B" w14:textId="77777777" w:rsidR="00C97F29" w:rsidRPr="00C97F29" w:rsidRDefault="00C97F29" w:rsidP="00C97F29">
      <w:pPr>
        <w:pStyle w:val="ListParagraph"/>
        <w:numPr>
          <w:ilvl w:val="0"/>
          <w:numId w:val="45"/>
        </w:numPr>
        <w:rPr>
          <w:rFonts w:cstheme="minorHAnsi"/>
        </w:rPr>
      </w:pPr>
      <w:proofErr w:type="spellStart"/>
      <w:r w:rsidRPr="00C97F29">
        <w:rPr>
          <w:rFonts w:cstheme="minorHAnsi"/>
        </w:rPr>
        <w:t>Raised</w:t>
      </w:r>
      <w:proofErr w:type="spellEnd"/>
      <w:r w:rsidRPr="00C97F29">
        <w:rPr>
          <w:rFonts w:cstheme="minorHAnsi"/>
        </w:rPr>
        <w:t xml:space="preserve"> </w:t>
      </w:r>
      <w:proofErr w:type="spellStart"/>
      <w:r w:rsidRPr="00C97F29">
        <w:rPr>
          <w:rFonts w:cstheme="minorHAnsi"/>
        </w:rPr>
        <w:t>exceptions</w:t>
      </w:r>
      <w:proofErr w:type="spellEnd"/>
      <w:r w:rsidRPr="00C97F29">
        <w:rPr>
          <w:rFonts w:cstheme="minorHAnsi"/>
        </w:rPr>
        <w:t xml:space="preserve"> zijn objecten. Ze hebben methodes om te kunnen zien van welk type ze zijn en error berichten weer te geven. Gebruik deze objecten om de juiste foutmelding weer te geven aan de gebruiker wanneer er een uitzondering optreedt.</w:t>
      </w:r>
    </w:p>
    <w:p w14:paraId="6F7F339C" w14:textId="77777777" w:rsidR="00C97F29" w:rsidRPr="00C97F29" w:rsidRDefault="00C97F29" w:rsidP="00C97F29">
      <w:pPr>
        <w:pStyle w:val="ListParagraph"/>
        <w:numPr>
          <w:ilvl w:val="0"/>
          <w:numId w:val="45"/>
        </w:numPr>
        <w:rPr>
          <w:rFonts w:cstheme="minorHAnsi"/>
        </w:rPr>
      </w:pPr>
      <w:r w:rsidRPr="00C97F29">
        <w:rPr>
          <w:rFonts w:cstheme="minorHAnsi"/>
        </w:rPr>
        <w:t xml:space="preserve">Verbeter de code van de </w:t>
      </w:r>
      <w:hyperlink r:id="rId18" w:history="1">
        <w:r w:rsidRPr="00C97F29">
          <w:rPr>
            <w:rStyle w:val="Hyperlink"/>
            <w:rFonts w:cstheme="minorHAnsi"/>
          </w:rPr>
          <w:t>Code Analysis opdracht</w:t>
        </w:r>
      </w:hyperlink>
      <w:r w:rsidRPr="00C97F29">
        <w:rPr>
          <w:rFonts w:cstheme="minorHAnsi"/>
        </w:rPr>
        <w:t xml:space="preserve"> met </w:t>
      </w:r>
      <w:proofErr w:type="spellStart"/>
      <w:r w:rsidRPr="00C97F29">
        <w:rPr>
          <w:rFonts w:cstheme="minorHAnsi"/>
        </w:rPr>
        <w:t>exception</w:t>
      </w:r>
      <w:proofErr w:type="spellEnd"/>
      <w:r w:rsidRPr="00C97F29">
        <w:rPr>
          <w:rFonts w:cstheme="minorHAnsi"/>
        </w:rPr>
        <w:t xml:space="preserve"> handling.</w:t>
      </w:r>
    </w:p>
    <w:p w14:paraId="7DEBDD9B" w14:textId="2B536561" w:rsidR="00007C1F" w:rsidRDefault="00C97F29" w:rsidP="00C97F29">
      <w:pPr>
        <w:pStyle w:val="ListParagraph"/>
        <w:numPr>
          <w:ilvl w:val="0"/>
          <w:numId w:val="45"/>
        </w:numPr>
        <w:rPr>
          <w:rFonts w:cstheme="minorHAnsi"/>
        </w:rPr>
      </w:pPr>
      <w:r w:rsidRPr="00C97F29">
        <w:rPr>
          <w:rFonts w:cstheme="minorHAnsi"/>
        </w:rPr>
        <w:t>Voeg de verbeterde code toe aan de bijlagen van je dossier.</w:t>
      </w:r>
    </w:p>
    <w:p w14:paraId="39650DC9" w14:textId="77777777" w:rsidR="00007C1F" w:rsidRDefault="00007C1F">
      <w:pPr>
        <w:spacing w:after="160" w:line="259" w:lineRule="auto"/>
        <w:rPr>
          <w:rFonts w:cstheme="minorHAnsi"/>
        </w:rPr>
      </w:pPr>
      <w:r>
        <w:rPr>
          <w:rFonts w:cstheme="minorHAnsi"/>
        </w:rPr>
        <w:br w:type="page"/>
      </w:r>
    </w:p>
    <w:sdt>
      <w:sdtPr>
        <w:rPr>
          <w:rFonts w:asciiTheme="minorHAnsi" w:eastAsiaTheme="minorEastAsia" w:hAnsiTheme="minorHAnsi" w:cstheme="minorBidi"/>
          <w:color w:val="auto"/>
          <w:sz w:val="22"/>
          <w:szCs w:val="22"/>
          <w:lang w:val="nl-NL"/>
        </w:rPr>
        <w:id w:val="2083867560"/>
        <w:docPartObj>
          <w:docPartGallery w:val="Bibliographies"/>
          <w:docPartUnique/>
        </w:docPartObj>
      </w:sdtPr>
      <w:sdtContent>
        <w:p w14:paraId="2301A9F7" w14:textId="313C24B3" w:rsidR="00E62B67" w:rsidRPr="00C97F29" w:rsidRDefault="00E62B67">
          <w:pPr>
            <w:pStyle w:val="Heading1"/>
            <w:rPr>
              <w:rFonts w:asciiTheme="minorHAnsi" w:hAnsiTheme="minorHAnsi" w:cstheme="minorHAnsi"/>
            </w:rPr>
          </w:pPr>
          <w:proofErr w:type="spellStart"/>
          <w:r w:rsidRPr="00C97F29">
            <w:rPr>
              <w:rFonts w:asciiTheme="minorHAnsi" w:hAnsiTheme="minorHAnsi" w:cstheme="minorHAnsi"/>
            </w:rPr>
            <w:t>Bronnenlijst</w:t>
          </w:r>
          <w:proofErr w:type="spellEnd"/>
        </w:p>
        <w:sdt>
          <w:sdtPr>
            <w:rPr>
              <w:rFonts w:cstheme="minorHAnsi"/>
            </w:rPr>
            <w:id w:val="111145805"/>
            <w:bibliography/>
          </w:sdtPr>
          <w:sdtContent>
            <w:p w14:paraId="1418FB2F" w14:textId="77777777" w:rsidR="009F6454" w:rsidRDefault="00E62B67">
              <w:pPr>
                <w:rPr>
                  <w:noProof/>
                  <w:kern w:val="2"/>
                  <w:lang w:val="en-GB"/>
                  <w14:ligatures w14:val="standardContextual"/>
                </w:rPr>
              </w:pPr>
              <w:r w:rsidRPr="00C97F29">
                <w:rPr>
                  <w:rFonts w:cstheme="minorHAnsi"/>
                </w:rPr>
                <w:fldChar w:fldCharType="begin"/>
              </w:r>
              <w:r w:rsidRPr="00C97F29">
                <w:rPr>
                  <w:rFonts w:cstheme="minorHAnsi"/>
                </w:rPr>
                <w:instrText xml:space="preserve"> BIBLIOGRAPHY </w:instrText>
              </w:r>
              <w:r w:rsidRPr="00C97F29">
                <w:rPr>
                  <w:rFonts w:cstheme="minorHAnsi"/>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3"/>
                <w:gridCol w:w="8593"/>
              </w:tblGrid>
              <w:tr w:rsidR="009F6454" w14:paraId="1556DCB2" w14:textId="77777777">
                <w:trPr>
                  <w:divId w:val="735935273"/>
                  <w:tblCellSpacing w:w="15" w:type="dxa"/>
                </w:trPr>
                <w:tc>
                  <w:tcPr>
                    <w:tcW w:w="50" w:type="pct"/>
                    <w:hideMark/>
                  </w:tcPr>
                  <w:p w14:paraId="7D58B77C" w14:textId="76ED9924" w:rsidR="009F6454" w:rsidRDefault="009F6454">
                    <w:pPr>
                      <w:pStyle w:val="Bibliography"/>
                      <w:rPr>
                        <w:noProof/>
                        <w:sz w:val="24"/>
                        <w:szCs w:val="24"/>
                        <w:lang w:val="en-US"/>
                      </w:rPr>
                    </w:pPr>
                    <w:r>
                      <w:rPr>
                        <w:noProof/>
                        <w:lang w:val="en-US"/>
                      </w:rPr>
                      <w:t xml:space="preserve">[1] </w:t>
                    </w:r>
                  </w:p>
                </w:tc>
                <w:tc>
                  <w:tcPr>
                    <w:tcW w:w="0" w:type="auto"/>
                    <w:hideMark/>
                  </w:tcPr>
                  <w:p w14:paraId="4F83FB91" w14:textId="77777777" w:rsidR="009F6454" w:rsidRDefault="009F6454">
                    <w:pPr>
                      <w:pStyle w:val="Bibliography"/>
                      <w:rPr>
                        <w:noProof/>
                        <w:lang w:val="en-US"/>
                      </w:rPr>
                    </w:pPr>
                    <w:r>
                      <w:rPr>
                        <w:noProof/>
                        <w:lang w:val="en-US"/>
                      </w:rPr>
                      <w:t xml:space="preserve">D. Hua, A. Weiland and S. Drummond, Bits, Bytes, and Binary: The Mathematics of Computers, Tech Directions, 2014. </w:t>
                    </w:r>
                  </w:p>
                </w:tc>
              </w:tr>
              <w:tr w:rsidR="009F6454" w14:paraId="3393714F" w14:textId="77777777">
                <w:trPr>
                  <w:divId w:val="735935273"/>
                  <w:tblCellSpacing w:w="15" w:type="dxa"/>
                </w:trPr>
                <w:tc>
                  <w:tcPr>
                    <w:tcW w:w="50" w:type="pct"/>
                    <w:hideMark/>
                  </w:tcPr>
                  <w:p w14:paraId="405D452C" w14:textId="77777777" w:rsidR="009F6454" w:rsidRDefault="009F6454">
                    <w:pPr>
                      <w:pStyle w:val="Bibliography"/>
                      <w:rPr>
                        <w:noProof/>
                        <w:lang w:val="en-US"/>
                      </w:rPr>
                    </w:pPr>
                    <w:r>
                      <w:rPr>
                        <w:noProof/>
                        <w:lang w:val="en-US"/>
                      </w:rPr>
                      <w:t xml:space="preserve">[2] </w:t>
                    </w:r>
                  </w:p>
                </w:tc>
                <w:tc>
                  <w:tcPr>
                    <w:tcW w:w="0" w:type="auto"/>
                    <w:hideMark/>
                  </w:tcPr>
                  <w:p w14:paraId="55337EC7" w14:textId="77777777" w:rsidR="009F6454" w:rsidRDefault="009F6454">
                    <w:pPr>
                      <w:pStyle w:val="Bibliography"/>
                      <w:rPr>
                        <w:noProof/>
                        <w:lang w:val="en-US"/>
                      </w:rPr>
                    </w:pPr>
                    <w:r>
                      <w:rPr>
                        <w:noProof/>
                        <w:lang w:val="en-US"/>
                      </w:rPr>
                      <w:t xml:space="preserve">G. Wiggins, "Seven Keys to Effective Feedback," 2012. </w:t>
                    </w:r>
                  </w:p>
                </w:tc>
              </w:tr>
              <w:tr w:rsidR="009F6454" w14:paraId="0EF79409" w14:textId="77777777">
                <w:trPr>
                  <w:divId w:val="735935273"/>
                  <w:tblCellSpacing w:w="15" w:type="dxa"/>
                </w:trPr>
                <w:tc>
                  <w:tcPr>
                    <w:tcW w:w="50" w:type="pct"/>
                    <w:hideMark/>
                  </w:tcPr>
                  <w:p w14:paraId="3A6EB572" w14:textId="77777777" w:rsidR="009F6454" w:rsidRDefault="009F6454">
                    <w:pPr>
                      <w:pStyle w:val="Bibliography"/>
                      <w:rPr>
                        <w:noProof/>
                        <w:lang w:val="en-US"/>
                      </w:rPr>
                    </w:pPr>
                    <w:r>
                      <w:rPr>
                        <w:noProof/>
                        <w:lang w:val="en-US"/>
                      </w:rPr>
                      <w:t xml:space="preserve">[3] </w:t>
                    </w:r>
                  </w:p>
                </w:tc>
                <w:tc>
                  <w:tcPr>
                    <w:tcW w:w="0" w:type="auto"/>
                    <w:hideMark/>
                  </w:tcPr>
                  <w:p w14:paraId="4433B6C6" w14:textId="77777777" w:rsidR="009F6454" w:rsidRDefault="009F6454">
                    <w:pPr>
                      <w:pStyle w:val="Bibliography"/>
                      <w:rPr>
                        <w:noProof/>
                        <w:lang w:val="en-US"/>
                      </w:rPr>
                    </w:pPr>
                    <w:r>
                      <w:rPr>
                        <w:noProof/>
                        <w:lang w:val="en-US"/>
                      </w:rPr>
                      <w:t>Learned.io, "The do’s and don’ts for constructive feedback in your organization," [Online]. Available: https://www.learned.io/en/hr-dictionary/the-dos-and-donts-for-constructive-feedback-in-your-organization/. [Accessed 3 January 2025].</w:t>
                    </w:r>
                  </w:p>
                </w:tc>
              </w:tr>
              <w:tr w:rsidR="009F6454" w14:paraId="1BBA8BDF" w14:textId="77777777">
                <w:trPr>
                  <w:divId w:val="735935273"/>
                  <w:tblCellSpacing w:w="15" w:type="dxa"/>
                </w:trPr>
                <w:tc>
                  <w:tcPr>
                    <w:tcW w:w="50" w:type="pct"/>
                    <w:hideMark/>
                  </w:tcPr>
                  <w:p w14:paraId="4AF6E965" w14:textId="77777777" w:rsidR="009F6454" w:rsidRDefault="009F6454">
                    <w:pPr>
                      <w:pStyle w:val="Bibliography"/>
                      <w:rPr>
                        <w:noProof/>
                        <w:lang w:val="en-US"/>
                      </w:rPr>
                    </w:pPr>
                    <w:r>
                      <w:rPr>
                        <w:noProof/>
                        <w:lang w:val="en-US"/>
                      </w:rPr>
                      <w:t xml:space="preserve">[4] </w:t>
                    </w:r>
                  </w:p>
                </w:tc>
                <w:tc>
                  <w:tcPr>
                    <w:tcW w:w="0" w:type="auto"/>
                    <w:hideMark/>
                  </w:tcPr>
                  <w:p w14:paraId="7D64B682" w14:textId="77777777" w:rsidR="009F6454" w:rsidRDefault="009F6454">
                    <w:pPr>
                      <w:pStyle w:val="Bibliography"/>
                      <w:rPr>
                        <w:noProof/>
                        <w:lang w:val="en-US"/>
                      </w:rPr>
                    </w:pPr>
                    <w:r>
                      <w:rPr>
                        <w:noProof/>
                        <w:lang w:val="en-US"/>
                      </w:rPr>
                      <w:t xml:space="preserve">Harvard, "Lecture 4," 2021. [Online]. Available: </w:t>
                    </w:r>
                    <w:r>
                      <w:rPr>
                        <w:noProof/>
                        <w:lang w:val="en-US"/>
                      </w:rPr>
                      <w:softHyphen/>
                      <w:t>https://cs50.harvard.edu/college/2021/spring/notes/4/.</w:t>
                    </w:r>
                  </w:p>
                </w:tc>
              </w:tr>
              <w:tr w:rsidR="009F6454" w14:paraId="4DF249D4" w14:textId="77777777">
                <w:trPr>
                  <w:divId w:val="735935273"/>
                  <w:tblCellSpacing w:w="15" w:type="dxa"/>
                </w:trPr>
                <w:tc>
                  <w:tcPr>
                    <w:tcW w:w="50" w:type="pct"/>
                    <w:hideMark/>
                  </w:tcPr>
                  <w:p w14:paraId="5E949A30" w14:textId="77777777" w:rsidR="009F6454" w:rsidRDefault="009F6454">
                    <w:pPr>
                      <w:pStyle w:val="Bibliography"/>
                      <w:rPr>
                        <w:noProof/>
                        <w:lang w:val="en-US"/>
                      </w:rPr>
                    </w:pPr>
                    <w:r>
                      <w:rPr>
                        <w:noProof/>
                        <w:lang w:val="en-US"/>
                      </w:rPr>
                      <w:t xml:space="preserve">[5] </w:t>
                    </w:r>
                  </w:p>
                </w:tc>
                <w:tc>
                  <w:tcPr>
                    <w:tcW w:w="0" w:type="auto"/>
                    <w:hideMark/>
                  </w:tcPr>
                  <w:p w14:paraId="05EC1BC7" w14:textId="77777777" w:rsidR="009F6454" w:rsidRDefault="009F6454">
                    <w:pPr>
                      <w:pStyle w:val="Bibliography"/>
                      <w:rPr>
                        <w:noProof/>
                        <w:lang w:val="en-US"/>
                      </w:rPr>
                    </w:pPr>
                    <w:r>
                      <w:rPr>
                        <w:noProof/>
                        <w:lang w:val="en-US"/>
                      </w:rPr>
                      <w:softHyphen/>
                      <w:t xml:space="preserve">. F. Mudawar, Exact Versus Inexact Decimal Floating-Point Numbers and Arithmetic, IEEE Access, vol. 11,, 2023. </w:t>
                    </w:r>
                  </w:p>
                </w:tc>
              </w:tr>
              <w:tr w:rsidR="009F6454" w14:paraId="66FC0DD8" w14:textId="77777777">
                <w:trPr>
                  <w:divId w:val="735935273"/>
                  <w:tblCellSpacing w:w="15" w:type="dxa"/>
                </w:trPr>
                <w:tc>
                  <w:tcPr>
                    <w:tcW w:w="50" w:type="pct"/>
                    <w:hideMark/>
                  </w:tcPr>
                  <w:p w14:paraId="63072E1E" w14:textId="77777777" w:rsidR="009F6454" w:rsidRDefault="009F6454">
                    <w:pPr>
                      <w:pStyle w:val="Bibliography"/>
                      <w:rPr>
                        <w:noProof/>
                        <w:lang w:val="en-US"/>
                      </w:rPr>
                    </w:pPr>
                    <w:r>
                      <w:rPr>
                        <w:noProof/>
                        <w:lang w:val="en-US"/>
                      </w:rPr>
                      <w:t xml:space="preserve">[6] </w:t>
                    </w:r>
                  </w:p>
                </w:tc>
                <w:tc>
                  <w:tcPr>
                    <w:tcW w:w="0" w:type="auto"/>
                    <w:hideMark/>
                  </w:tcPr>
                  <w:p w14:paraId="25812884" w14:textId="77777777" w:rsidR="009F6454" w:rsidRDefault="009F6454">
                    <w:pPr>
                      <w:pStyle w:val="Bibliography"/>
                      <w:rPr>
                        <w:noProof/>
                        <w:lang w:val="en-US"/>
                      </w:rPr>
                    </w:pPr>
                    <w:r>
                      <w:rPr>
                        <w:noProof/>
                        <w:lang w:val="en-US"/>
                      </w:rPr>
                      <w:t>AWS, "Amazon AWS," [Online]. Available: https://aws.amazon.com/what-is/unit-testing/.</w:t>
                    </w:r>
                  </w:p>
                </w:tc>
              </w:tr>
              <w:tr w:rsidR="009F6454" w14:paraId="01E0C8F0" w14:textId="77777777">
                <w:trPr>
                  <w:divId w:val="735935273"/>
                  <w:tblCellSpacing w:w="15" w:type="dxa"/>
                </w:trPr>
                <w:tc>
                  <w:tcPr>
                    <w:tcW w:w="50" w:type="pct"/>
                    <w:hideMark/>
                  </w:tcPr>
                  <w:p w14:paraId="6EABF2A7" w14:textId="77777777" w:rsidR="009F6454" w:rsidRDefault="009F6454">
                    <w:pPr>
                      <w:pStyle w:val="Bibliography"/>
                      <w:rPr>
                        <w:noProof/>
                        <w:lang w:val="en-US"/>
                      </w:rPr>
                    </w:pPr>
                    <w:r>
                      <w:rPr>
                        <w:noProof/>
                        <w:lang w:val="en-US"/>
                      </w:rPr>
                      <w:t xml:space="preserve">[7] </w:t>
                    </w:r>
                  </w:p>
                </w:tc>
                <w:tc>
                  <w:tcPr>
                    <w:tcW w:w="0" w:type="auto"/>
                    <w:hideMark/>
                  </w:tcPr>
                  <w:p w14:paraId="5588F30B" w14:textId="77777777" w:rsidR="009F6454" w:rsidRDefault="009F6454">
                    <w:pPr>
                      <w:pStyle w:val="Bibliography"/>
                      <w:rPr>
                        <w:noProof/>
                        <w:lang w:val="en-US"/>
                      </w:rPr>
                    </w:pPr>
                    <w:r>
                      <w:rPr>
                        <w:noProof/>
                        <w:lang w:val="en-US"/>
                      </w:rPr>
                      <w:t>Stanford University, "User Acceptance Testing," [Online]. Available: https://uit.stanford.edu/pmo/UAT.</w:t>
                    </w:r>
                  </w:p>
                </w:tc>
              </w:tr>
              <w:tr w:rsidR="009F6454" w14:paraId="41A32A76" w14:textId="77777777">
                <w:trPr>
                  <w:divId w:val="735935273"/>
                  <w:tblCellSpacing w:w="15" w:type="dxa"/>
                </w:trPr>
                <w:tc>
                  <w:tcPr>
                    <w:tcW w:w="50" w:type="pct"/>
                    <w:hideMark/>
                  </w:tcPr>
                  <w:p w14:paraId="27894DCB" w14:textId="77777777" w:rsidR="009F6454" w:rsidRDefault="009F6454">
                    <w:pPr>
                      <w:pStyle w:val="Bibliography"/>
                      <w:rPr>
                        <w:noProof/>
                        <w:lang w:val="en-US"/>
                      </w:rPr>
                    </w:pPr>
                    <w:r>
                      <w:rPr>
                        <w:noProof/>
                        <w:lang w:val="en-US"/>
                      </w:rPr>
                      <w:t xml:space="preserve">[8] </w:t>
                    </w:r>
                  </w:p>
                </w:tc>
                <w:tc>
                  <w:tcPr>
                    <w:tcW w:w="0" w:type="auto"/>
                    <w:hideMark/>
                  </w:tcPr>
                  <w:p w14:paraId="597A3DD6" w14:textId="77777777" w:rsidR="009F6454" w:rsidRDefault="009F6454">
                    <w:pPr>
                      <w:pStyle w:val="Bibliography"/>
                      <w:rPr>
                        <w:noProof/>
                        <w:lang w:val="en-US"/>
                      </w:rPr>
                    </w:pPr>
                    <w:r>
                      <w:rPr>
                        <w:noProof/>
                        <w:lang w:val="en-US"/>
                      </w:rPr>
                      <w:t>Stanford University, "System Integration Testing," [Online]. Available: https://uit.stanford.edu/pmo/SIT.</w:t>
                    </w:r>
                  </w:p>
                </w:tc>
              </w:tr>
              <w:tr w:rsidR="009F6454" w14:paraId="3C4B85B8" w14:textId="77777777">
                <w:trPr>
                  <w:divId w:val="735935273"/>
                  <w:tblCellSpacing w:w="15" w:type="dxa"/>
                </w:trPr>
                <w:tc>
                  <w:tcPr>
                    <w:tcW w:w="50" w:type="pct"/>
                    <w:hideMark/>
                  </w:tcPr>
                  <w:p w14:paraId="2BA0C40A" w14:textId="77777777" w:rsidR="009F6454" w:rsidRDefault="009F6454">
                    <w:pPr>
                      <w:pStyle w:val="Bibliography"/>
                      <w:rPr>
                        <w:noProof/>
                        <w:lang w:val="en-US"/>
                      </w:rPr>
                    </w:pPr>
                    <w:r>
                      <w:rPr>
                        <w:noProof/>
                        <w:lang w:val="en-US"/>
                      </w:rPr>
                      <w:t xml:space="preserve">[9] </w:t>
                    </w:r>
                  </w:p>
                </w:tc>
                <w:tc>
                  <w:tcPr>
                    <w:tcW w:w="0" w:type="auto"/>
                    <w:hideMark/>
                  </w:tcPr>
                  <w:p w14:paraId="518D7EEF" w14:textId="77777777" w:rsidR="009F6454" w:rsidRDefault="009F6454">
                    <w:pPr>
                      <w:pStyle w:val="Bibliography"/>
                      <w:rPr>
                        <w:noProof/>
                        <w:lang w:val="en-US"/>
                      </w:rPr>
                    </w:pPr>
                    <w:r>
                      <w:rPr>
                        <w:noProof/>
                        <w:lang w:val="en-US"/>
                      </w:rPr>
                      <w:t>S. Klundert, "Python Exceptions: An Introduction," 29 1 2024. [Online]. Available: https://realpython.com/python-exceptions/.</w:t>
                    </w:r>
                  </w:p>
                </w:tc>
              </w:tr>
              <w:tr w:rsidR="009F6454" w14:paraId="668D47E5" w14:textId="77777777">
                <w:trPr>
                  <w:divId w:val="735935273"/>
                  <w:tblCellSpacing w:w="15" w:type="dxa"/>
                </w:trPr>
                <w:tc>
                  <w:tcPr>
                    <w:tcW w:w="50" w:type="pct"/>
                    <w:hideMark/>
                  </w:tcPr>
                  <w:p w14:paraId="3855B717" w14:textId="77777777" w:rsidR="009F6454" w:rsidRDefault="009F6454">
                    <w:pPr>
                      <w:pStyle w:val="Bibliography"/>
                      <w:rPr>
                        <w:noProof/>
                        <w:lang w:val="en-US"/>
                      </w:rPr>
                    </w:pPr>
                    <w:r>
                      <w:rPr>
                        <w:noProof/>
                        <w:lang w:val="en-US"/>
                      </w:rPr>
                      <w:t xml:space="preserve">[10] </w:t>
                    </w:r>
                  </w:p>
                </w:tc>
                <w:tc>
                  <w:tcPr>
                    <w:tcW w:w="0" w:type="auto"/>
                    <w:hideMark/>
                  </w:tcPr>
                  <w:p w14:paraId="4B5DBFA0" w14:textId="77777777" w:rsidR="009F6454" w:rsidRDefault="009F6454">
                    <w:pPr>
                      <w:pStyle w:val="Bibliography"/>
                      <w:rPr>
                        <w:noProof/>
                        <w:lang w:val="en-US"/>
                      </w:rPr>
                    </w:pPr>
                    <w:r>
                      <w:rPr>
                        <w:noProof/>
                        <w:lang w:val="en-US"/>
                      </w:rPr>
                      <w:t xml:space="preserve">B. Lubanovic, Introducing Python: Modern Computing in Simple Packages, O'Reilly Media, 2019. </w:t>
                    </w:r>
                  </w:p>
                </w:tc>
              </w:tr>
              <w:tr w:rsidR="009F6454" w14:paraId="74D4143F" w14:textId="77777777">
                <w:trPr>
                  <w:divId w:val="735935273"/>
                  <w:tblCellSpacing w:w="15" w:type="dxa"/>
                </w:trPr>
                <w:tc>
                  <w:tcPr>
                    <w:tcW w:w="50" w:type="pct"/>
                    <w:hideMark/>
                  </w:tcPr>
                  <w:p w14:paraId="550C162C" w14:textId="77777777" w:rsidR="009F6454" w:rsidRDefault="009F6454">
                    <w:pPr>
                      <w:pStyle w:val="Bibliography"/>
                      <w:rPr>
                        <w:noProof/>
                        <w:lang w:val="en-US"/>
                      </w:rPr>
                    </w:pPr>
                    <w:r>
                      <w:rPr>
                        <w:noProof/>
                        <w:lang w:val="en-US"/>
                      </w:rPr>
                      <w:t xml:space="preserve">[11] </w:t>
                    </w:r>
                  </w:p>
                </w:tc>
                <w:tc>
                  <w:tcPr>
                    <w:tcW w:w="0" w:type="auto"/>
                    <w:hideMark/>
                  </w:tcPr>
                  <w:p w14:paraId="4BBB8B19" w14:textId="77777777" w:rsidR="009F6454" w:rsidRDefault="009F6454">
                    <w:pPr>
                      <w:pStyle w:val="Bibliography"/>
                      <w:rPr>
                        <w:noProof/>
                        <w:lang w:val="en-US"/>
                      </w:rPr>
                    </w:pPr>
                    <w:r>
                      <w:rPr>
                        <w:noProof/>
                        <w:lang w:val="en-US"/>
                      </w:rPr>
                      <w:t>Microsoft, "Exception-handling statements," 22 4 2023. [Online]. Available: https://learn.microsoft.com/en-us/dotnet/csharp/language-reference/statements/exception-handling-statements.</w:t>
                    </w:r>
                  </w:p>
                </w:tc>
              </w:tr>
            </w:tbl>
            <w:p w14:paraId="0719B0BF" w14:textId="77777777" w:rsidR="009F6454" w:rsidRDefault="009F6454">
              <w:pPr>
                <w:divId w:val="735935273"/>
                <w:rPr>
                  <w:rFonts w:eastAsia="Times New Roman"/>
                  <w:noProof/>
                </w:rPr>
              </w:pPr>
            </w:p>
            <w:p w14:paraId="11E22A4C" w14:textId="53483D07" w:rsidR="00E62B67" w:rsidRPr="00C97F29" w:rsidRDefault="00E62B67">
              <w:pPr>
                <w:rPr>
                  <w:rFonts w:cstheme="minorHAnsi"/>
                </w:rPr>
              </w:pPr>
              <w:r w:rsidRPr="00C97F29">
                <w:rPr>
                  <w:rFonts w:cstheme="minorHAnsi"/>
                  <w:b/>
                  <w:bCs/>
                  <w:noProof/>
                </w:rPr>
                <w:fldChar w:fldCharType="end"/>
              </w:r>
            </w:p>
          </w:sdtContent>
        </w:sdt>
      </w:sdtContent>
    </w:sdt>
    <w:p w14:paraId="5C4A986D" w14:textId="6D0B0C70" w:rsidR="006E4D89" w:rsidRPr="00C97F29" w:rsidRDefault="006E4D89">
      <w:pPr>
        <w:spacing w:after="160" w:line="259" w:lineRule="auto"/>
        <w:rPr>
          <w:rFonts w:cstheme="minorHAnsi"/>
        </w:rPr>
      </w:pPr>
      <w:r w:rsidRPr="00C97F29">
        <w:rPr>
          <w:rFonts w:cstheme="minorHAnsi"/>
        </w:rPr>
        <w:br w:type="page"/>
      </w:r>
    </w:p>
    <w:p w14:paraId="15F80A76" w14:textId="7BBE2BF6" w:rsidR="00096DDA" w:rsidRPr="00C97F29" w:rsidRDefault="00096DDA" w:rsidP="00096DDA">
      <w:pPr>
        <w:pStyle w:val="ListParagraph"/>
        <w:numPr>
          <w:ilvl w:val="0"/>
          <w:numId w:val="4"/>
        </w:numPr>
        <w:ind w:left="567" w:hanging="567"/>
        <w:rPr>
          <w:rFonts w:cstheme="minorHAnsi"/>
          <w:b/>
          <w:bCs/>
          <w:sz w:val="28"/>
          <w:szCs w:val="28"/>
        </w:rPr>
      </w:pPr>
      <w:r w:rsidRPr="00C97F29">
        <w:rPr>
          <w:rFonts w:cstheme="minorHAnsi"/>
          <w:b/>
          <w:bCs/>
          <w:sz w:val="28"/>
          <w:szCs w:val="28"/>
        </w:rPr>
        <w:lastRenderedPageBreak/>
        <w:t>Bijlagen</w:t>
      </w:r>
    </w:p>
    <w:p w14:paraId="60072448" w14:textId="4446363A" w:rsidR="001973CE" w:rsidRPr="00C97F29" w:rsidRDefault="001973CE" w:rsidP="00096DDA">
      <w:pPr>
        <w:ind w:left="567" w:hanging="567"/>
        <w:rPr>
          <w:rFonts w:cstheme="minorHAnsi"/>
        </w:rPr>
      </w:pPr>
    </w:p>
    <w:p w14:paraId="50AB6948" w14:textId="7C60EDA0" w:rsidR="00096DDA" w:rsidRPr="00C97F29" w:rsidRDefault="00096DDA" w:rsidP="00096DDA">
      <w:pPr>
        <w:pStyle w:val="NormalWeb"/>
        <w:numPr>
          <w:ilvl w:val="1"/>
          <w:numId w:val="4"/>
        </w:numPr>
        <w:shd w:val="clear" w:color="auto" w:fill="FFFFFF" w:themeFill="background1"/>
        <w:spacing w:before="0" w:beforeAutospacing="0" w:after="0" w:afterAutospacing="0"/>
        <w:ind w:left="567" w:hanging="567"/>
        <w:rPr>
          <w:rFonts w:asciiTheme="minorHAnsi" w:hAnsiTheme="minorHAnsi" w:cstheme="minorHAnsi"/>
        </w:rPr>
      </w:pPr>
      <w:r w:rsidRPr="00C97F29">
        <w:rPr>
          <w:rFonts w:asciiTheme="minorHAnsi" w:hAnsiTheme="minorHAnsi" w:cstheme="minorHAnsi"/>
          <w:color w:val="242424"/>
          <w:sz w:val="22"/>
          <w:szCs w:val="22"/>
        </w:rPr>
        <w:t>Overige noodzakelijke bijlagen, die bijdragen aan het bewijzen van de leeruitkomsten</w:t>
      </w:r>
    </w:p>
    <w:p w14:paraId="032FEC63" w14:textId="76A1487F" w:rsidR="00565AA0" w:rsidRPr="00C97F29" w:rsidRDefault="001973CE">
      <w:pPr>
        <w:rPr>
          <w:rFonts w:cstheme="minorHAnsi"/>
        </w:rPr>
      </w:pPr>
      <w:r w:rsidRPr="00C97F29">
        <w:rPr>
          <w:rFonts w:cstheme="minorHAnsi"/>
        </w:rPr>
        <w:t>Bijlage 1.3</w:t>
      </w:r>
    </w:p>
    <w:p w14:paraId="186531D2" w14:textId="77777777" w:rsidR="001973CE" w:rsidRPr="00C97F29" w:rsidRDefault="001973CE">
      <w:pPr>
        <w:rPr>
          <w:rFonts w:cstheme="minorHAnsi"/>
        </w:rPr>
      </w:pPr>
    </w:p>
    <w:p w14:paraId="30BE2B65" w14:textId="3A92D543" w:rsidR="001973CE" w:rsidRPr="00C97F29" w:rsidRDefault="001973CE">
      <w:pPr>
        <w:rPr>
          <w:rFonts w:cstheme="minorHAnsi"/>
          <w:b/>
          <w:bCs/>
        </w:rPr>
      </w:pPr>
      <w:r w:rsidRPr="00C97F29">
        <w:rPr>
          <w:rFonts w:cstheme="minorHAnsi"/>
          <w:b/>
          <w:bCs/>
          <w:noProof/>
        </w:rPr>
        <w:drawing>
          <wp:anchor distT="0" distB="0" distL="114300" distR="114300" simplePos="0" relativeHeight="251659264" behindDoc="0" locked="0" layoutInCell="1" allowOverlap="1" wp14:anchorId="035AC60A" wp14:editId="4811F21B">
            <wp:simplePos x="0" y="0"/>
            <wp:positionH relativeFrom="margin">
              <wp:align>left</wp:align>
            </wp:positionH>
            <wp:positionV relativeFrom="paragraph">
              <wp:posOffset>203744</wp:posOffset>
            </wp:positionV>
            <wp:extent cx="1621790" cy="536575"/>
            <wp:effectExtent l="0" t="0" r="0" b="0"/>
            <wp:wrapTopAndBottom/>
            <wp:docPr id="155593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39248" name=""/>
                    <pic:cNvPicPr/>
                  </pic:nvPicPr>
                  <pic:blipFill>
                    <a:blip r:embed="rId19">
                      <a:extLst>
                        <a:ext uri="{28A0092B-C50C-407E-A947-70E740481C1C}">
                          <a14:useLocalDpi xmlns:a14="http://schemas.microsoft.com/office/drawing/2010/main" val="0"/>
                        </a:ext>
                      </a:extLst>
                    </a:blip>
                    <a:stretch>
                      <a:fillRect/>
                    </a:stretch>
                  </pic:blipFill>
                  <pic:spPr>
                    <a:xfrm>
                      <a:off x="0" y="0"/>
                      <a:ext cx="1621790" cy="536575"/>
                    </a:xfrm>
                    <a:prstGeom prst="rect">
                      <a:avLst/>
                    </a:prstGeom>
                  </pic:spPr>
                </pic:pic>
              </a:graphicData>
            </a:graphic>
            <wp14:sizeRelH relativeFrom="margin">
              <wp14:pctWidth>0</wp14:pctWidth>
            </wp14:sizeRelH>
            <wp14:sizeRelV relativeFrom="margin">
              <wp14:pctHeight>0</wp14:pctHeight>
            </wp14:sizeRelV>
          </wp:anchor>
        </w:drawing>
      </w:r>
      <w:r w:rsidRPr="00C97F29">
        <w:rPr>
          <w:rFonts w:cstheme="minorHAnsi"/>
          <w:b/>
          <w:bCs/>
        </w:rPr>
        <w:t>Professionele leerdoel:</w:t>
      </w:r>
    </w:p>
    <w:p w14:paraId="50A655AE" w14:textId="649FC2C1" w:rsidR="003B7E5A" w:rsidRPr="003B7E5A" w:rsidRDefault="003B7E5A" w:rsidP="008B399E">
      <w:pPr>
        <w:pStyle w:val="Heading3"/>
      </w:pPr>
      <w:bookmarkStart w:id="6" w:name="_Samenvatting_week_7:"/>
      <w:bookmarkEnd w:id="6"/>
      <w:r>
        <w:t>Samenvatting week 7:</w:t>
      </w:r>
    </w:p>
    <w:p w14:paraId="689CDE32" w14:textId="22E1EF4E" w:rsidR="006E4D89" w:rsidRPr="00C97F29" w:rsidRDefault="006E4D89" w:rsidP="006E4D89">
      <w:pPr>
        <w:rPr>
          <w:rFonts w:cstheme="minorHAnsi"/>
        </w:rPr>
      </w:pPr>
      <w:r w:rsidRPr="00C97F29">
        <w:rPr>
          <w:rFonts w:cstheme="minorHAnsi"/>
        </w:rPr>
        <w:t>Programmeren:</w:t>
      </w:r>
    </w:p>
    <w:p w14:paraId="65051AC6" w14:textId="77777777" w:rsidR="006E4D89" w:rsidRPr="00C97F29" w:rsidRDefault="006E4D89" w:rsidP="006E4D89">
      <w:pPr>
        <w:rPr>
          <w:rFonts w:cstheme="minorHAnsi"/>
        </w:rPr>
      </w:pPr>
      <w:r w:rsidRPr="00C97F29">
        <w:rPr>
          <w:rFonts w:cstheme="minorHAnsi"/>
        </w:rPr>
        <w:tab/>
      </w:r>
      <w:proofErr w:type="spellStart"/>
      <w:r w:rsidRPr="00C97F29">
        <w:rPr>
          <w:rFonts w:cstheme="minorHAnsi"/>
        </w:rPr>
        <w:t>Lambda</w:t>
      </w:r>
      <w:proofErr w:type="spellEnd"/>
      <w:r w:rsidRPr="00C97F29">
        <w:rPr>
          <w:rFonts w:cstheme="minorHAnsi"/>
        </w:rPr>
        <w:t>:</w:t>
      </w:r>
    </w:p>
    <w:p w14:paraId="0FE10C61" w14:textId="77777777" w:rsidR="006E4D89" w:rsidRPr="00C97F29" w:rsidRDefault="006E4D89" w:rsidP="006E4D89">
      <w:pPr>
        <w:rPr>
          <w:rFonts w:cstheme="minorHAnsi"/>
        </w:rPr>
      </w:pPr>
      <w:r w:rsidRPr="00C97F29">
        <w:rPr>
          <w:rFonts w:cstheme="minorHAnsi"/>
        </w:rPr>
        <w:tab/>
      </w:r>
      <w:r w:rsidRPr="00C97F29">
        <w:rPr>
          <w:rFonts w:cstheme="minorHAnsi"/>
        </w:rPr>
        <w:tab/>
        <w:t xml:space="preserve">- Is een </w:t>
      </w:r>
      <w:proofErr w:type="spellStart"/>
      <w:r w:rsidRPr="00C97F29">
        <w:rPr>
          <w:rFonts w:cstheme="minorHAnsi"/>
        </w:rPr>
        <w:t>anonymous</w:t>
      </w:r>
      <w:proofErr w:type="spellEnd"/>
      <w:r w:rsidRPr="00C97F29">
        <w:rPr>
          <w:rFonts w:cstheme="minorHAnsi"/>
        </w:rPr>
        <w:t xml:space="preserve"> </w:t>
      </w:r>
      <w:proofErr w:type="spellStart"/>
      <w:r w:rsidRPr="00C97F29">
        <w:rPr>
          <w:rFonts w:cstheme="minorHAnsi"/>
        </w:rPr>
        <w:t>function</w:t>
      </w:r>
      <w:proofErr w:type="spellEnd"/>
    </w:p>
    <w:p w14:paraId="47A48EAC" w14:textId="4FD41662" w:rsidR="006E4D89" w:rsidRPr="00C97F29" w:rsidRDefault="006E4D89" w:rsidP="006E4D89">
      <w:pPr>
        <w:rPr>
          <w:rFonts w:cstheme="minorHAnsi"/>
        </w:rPr>
      </w:pPr>
      <w:r w:rsidRPr="00C97F29">
        <w:rPr>
          <w:rFonts w:cstheme="minorHAnsi"/>
        </w:rPr>
        <w:tab/>
      </w:r>
      <w:r w:rsidRPr="00C97F29">
        <w:rPr>
          <w:rFonts w:cstheme="minorHAnsi"/>
        </w:rPr>
        <w:tab/>
        <w:t>- Kan je gebruiken wanneer een functie niet vaker dan 1 keer gebruikt wordt</w:t>
      </w:r>
    </w:p>
    <w:p w14:paraId="0F02477C" w14:textId="77777777" w:rsidR="006E4D89" w:rsidRPr="00C97F29" w:rsidRDefault="006E4D89" w:rsidP="006E4D89">
      <w:pPr>
        <w:rPr>
          <w:rFonts w:cstheme="minorHAnsi"/>
        </w:rPr>
      </w:pPr>
      <w:r w:rsidRPr="00C97F29">
        <w:rPr>
          <w:rFonts w:cstheme="minorHAnsi"/>
        </w:rPr>
        <w:tab/>
      </w:r>
      <w:r w:rsidRPr="00C97F29">
        <w:rPr>
          <w:rFonts w:cstheme="minorHAnsi"/>
        </w:rPr>
        <w:tab/>
        <w:t xml:space="preserve">- Meestal gebruikt op filters, </w:t>
      </w:r>
      <w:proofErr w:type="spellStart"/>
      <w:r w:rsidRPr="00C97F29">
        <w:rPr>
          <w:rFonts w:cstheme="minorHAnsi"/>
        </w:rPr>
        <w:t>sorts</w:t>
      </w:r>
      <w:proofErr w:type="spellEnd"/>
      <w:r w:rsidRPr="00C97F29">
        <w:rPr>
          <w:rFonts w:cstheme="minorHAnsi"/>
        </w:rPr>
        <w:t xml:space="preserve"> en </w:t>
      </w:r>
      <w:proofErr w:type="spellStart"/>
      <w:r w:rsidRPr="00C97F29">
        <w:rPr>
          <w:rFonts w:cstheme="minorHAnsi"/>
        </w:rPr>
        <w:t>maps</w:t>
      </w:r>
      <w:proofErr w:type="spellEnd"/>
      <w:r w:rsidRPr="00C97F29">
        <w:rPr>
          <w:rFonts w:cstheme="minorHAnsi"/>
        </w:rPr>
        <w:t>.</w:t>
      </w:r>
    </w:p>
    <w:p w14:paraId="657D2235" w14:textId="77777777" w:rsidR="006E4D89" w:rsidRPr="00C97F29" w:rsidRDefault="006E4D89" w:rsidP="006E4D89">
      <w:pPr>
        <w:rPr>
          <w:rFonts w:cstheme="minorHAnsi"/>
        </w:rPr>
      </w:pPr>
      <w:r w:rsidRPr="00C97F29">
        <w:rPr>
          <w:rFonts w:cstheme="minorHAnsi"/>
        </w:rPr>
        <w:tab/>
      </w:r>
      <w:r w:rsidRPr="00C97F29">
        <w:rPr>
          <w:rFonts w:cstheme="minorHAnsi"/>
        </w:rPr>
        <w:tab/>
        <w:t>- "</w:t>
      </w:r>
      <w:proofErr w:type="spellStart"/>
      <w:r w:rsidRPr="00C97F29">
        <w:rPr>
          <w:rFonts w:cstheme="minorHAnsi"/>
        </w:rPr>
        <w:t>lambda</w:t>
      </w:r>
      <w:proofErr w:type="spellEnd"/>
      <w:r w:rsidRPr="00C97F29">
        <w:rPr>
          <w:rFonts w:cstheme="minorHAnsi"/>
        </w:rPr>
        <w:t xml:space="preserve"> x: &lt;</w:t>
      </w:r>
      <w:proofErr w:type="spellStart"/>
      <w:r w:rsidRPr="00C97F29">
        <w:rPr>
          <w:rFonts w:cstheme="minorHAnsi"/>
        </w:rPr>
        <w:t>equation</w:t>
      </w:r>
      <w:proofErr w:type="spellEnd"/>
      <w:r w:rsidRPr="00C97F29">
        <w:rPr>
          <w:rFonts w:cstheme="minorHAnsi"/>
        </w:rPr>
        <w:t>&gt;</w:t>
      </w:r>
    </w:p>
    <w:p w14:paraId="0C963402" w14:textId="77777777" w:rsidR="006E4D89" w:rsidRPr="00C97F29" w:rsidRDefault="006E4D89" w:rsidP="006E4D89">
      <w:pPr>
        <w:rPr>
          <w:rFonts w:cstheme="minorHAnsi"/>
        </w:rPr>
      </w:pPr>
    </w:p>
    <w:p w14:paraId="7955E1A7" w14:textId="77777777" w:rsidR="006E4D89" w:rsidRPr="00C97F29" w:rsidRDefault="006E4D89" w:rsidP="006E4D89">
      <w:pPr>
        <w:rPr>
          <w:rFonts w:cstheme="minorHAnsi"/>
        </w:rPr>
      </w:pPr>
      <w:r w:rsidRPr="00C97F29">
        <w:rPr>
          <w:rFonts w:cstheme="minorHAnsi"/>
        </w:rPr>
        <w:t xml:space="preserve"> </w:t>
      </w:r>
    </w:p>
    <w:p w14:paraId="6EBEB4F5" w14:textId="77777777" w:rsidR="006E4D89" w:rsidRPr="00C97F29" w:rsidRDefault="006E4D89" w:rsidP="006E4D89">
      <w:pPr>
        <w:rPr>
          <w:rFonts w:cstheme="minorHAnsi"/>
        </w:rPr>
      </w:pPr>
      <w:r w:rsidRPr="00C97F29">
        <w:rPr>
          <w:rFonts w:cstheme="minorHAnsi"/>
        </w:rPr>
        <w:tab/>
      </w:r>
      <w:proofErr w:type="spellStart"/>
      <w:r w:rsidRPr="00C97F29">
        <w:rPr>
          <w:rFonts w:cstheme="minorHAnsi"/>
        </w:rPr>
        <w:t>If</w:t>
      </w:r>
      <w:proofErr w:type="spellEnd"/>
      <w:r w:rsidRPr="00C97F29">
        <w:rPr>
          <w:rFonts w:cstheme="minorHAnsi"/>
        </w:rPr>
        <w:t xml:space="preserve"> __name__ == "__</w:t>
      </w:r>
      <w:proofErr w:type="spellStart"/>
      <w:r w:rsidRPr="00C97F29">
        <w:rPr>
          <w:rFonts w:cstheme="minorHAnsi"/>
        </w:rPr>
        <w:t>main</w:t>
      </w:r>
      <w:proofErr w:type="spellEnd"/>
      <w:r w:rsidRPr="00C97F29">
        <w:rPr>
          <w:rFonts w:cstheme="minorHAnsi"/>
        </w:rPr>
        <w:t>__":</w:t>
      </w:r>
    </w:p>
    <w:p w14:paraId="25310D6C" w14:textId="4EC81644" w:rsidR="006E4D89" w:rsidRPr="00C97F29" w:rsidRDefault="006E4D89" w:rsidP="006E4D89">
      <w:pPr>
        <w:rPr>
          <w:rFonts w:cstheme="minorHAnsi"/>
        </w:rPr>
      </w:pPr>
      <w:r w:rsidRPr="00C97F29">
        <w:rPr>
          <w:rFonts w:cstheme="minorHAnsi"/>
        </w:rPr>
        <w:tab/>
      </w:r>
      <w:r w:rsidRPr="00C97F29">
        <w:rPr>
          <w:rFonts w:cstheme="minorHAnsi"/>
        </w:rPr>
        <w:tab/>
        <w:t>- Word gebruikt om te voorkomen dat alle code (eventueel ongewenste) ge-</w:t>
      </w:r>
      <w:proofErr w:type="spellStart"/>
      <w:r w:rsidRPr="00C97F29">
        <w:rPr>
          <w:rFonts w:cstheme="minorHAnsi"/>
        </w:rPr>
        <w:t>execute</w:t>
      </w:r>
      <w:proofErr w:type="spellEnd"/>
      <w:r w:rsidRPr="00C97F29">
        <w:rPr>
          <w:rFonts w:cstheme="minorHAnsi"/>
        </w:rPr>
        <w:t xml:space="preserve"> wordt bij het laden van het bestand.</w:t>
      </w:r>
    </w:p>
    <w:p w14:paraId="65DCA9CB" w14:textId="77777777" w:rsidR="006E4D89" w:rsidRPr="00C97F29" w:rsidRDefault="006E4D89" w:rsidP="006E4D89">
      <w:pPr>
        <w:rPr>
          <w:rFonts w:cstheme="minorHAnsi"/>
        </w:rPr>
      </w:pPr>
      <w:r w:rsidRPr="00C97F29">
        <w:rPr>
          <w:rFonts w:cstheme="minorHAnsi"/>
        </w:rPr>
        <w:tab/>
      </w:r>
      <w:r w:rsidRPr="00C97F29">
        <w:rPr>
          <w:rFonts w:cstheme="minorHAnsi"/>
        </w:rPr>
        <w:tab/>
        <w:t>- Door te checken of __name__ "__</w:t>
      </w:r>
      <w:proofErr w:type="spellStart"/>
      <w:r w:rsidRPr="00C97F29">
        <w:rPr>
          <w:rFonts w:cstheme="minorHAnsi"/>
        </w:rPr>
        <w:t>main</w:t>
      </w:r>
      <w:proofErr w:type="spellEnd"/>
      <w:r w:rsidRPr="00C97F29">
        <w:rPr>
          <w:rFonts w:cstheme="minorHAnsi"/>
        </w:rPr>
        <w:t>__" is, voorkom je dat</w:t>
      </w:r>
    </w:p>
    <w:p w14:paraId="5D6ACE79" w14:textId="77777777" w:rsidR="006E4D89" w:rsidRPr="00C97F29" w:rsidRDefault="006E4D89" w:rsidP="006E4D89">
      <w:pPr>
        <w:rPr>
          <w:rFonts w:cstheme="minorHAnsi"/>
        </w:rPr>
      </w:pPr>
      <w:r w:rsidRPr="00C97F29">
        <w:rPr>
          <w:rFonts w:cstheme="minorHAnsi"/>
        </w:rPr>
        <w:tab/>
      </w:r>
      <w:r w:rsidRPr="00C97F29">
        <w:rPr>
          <w:rFonts w:cstheme="minorHAnsi"/>
        </w:rPr>
        <w:tab/>
        <w:t>- __</w:t>
      </w:r>
      <w:proofErr w:type="spellStart"/>
      <w:r w:rsidRPr="00C97F29">
        <w:rPr>
          <w:rFonts w:cstheme="minorHAnsi"/>
        </w:rPr>
        <w:t>main</w:t>
      </w:r>
      <w:proofErr w:type="spellEnd"/>
      <w:r w:rsidRPr="00C97F29">
        <w:rPr>
          <w:rFonts w:cstheme="minorHAnsi"/>
        </w:rPr>
        <w:t>__ is het hoofdbestand dat gedraaid wordt</w:t>
      </w:r>
    </w:p>
    <w:p w14:paraId="657FF037" w14:textId="77777777" w:rsidR="006E4D89" w:rsidRPr="00C97F29" w:rsidRDefault="006E4D89" w:rsidP="006E4D89">
      <w:pPr>
        <w:rPr>
          <w:rFonts w:cstheme="minorHAnsi"/>
        </w:rPr>
      </w:pPr>
      <w:r w:rsidRPr="00C97F29">
        <w:rPr>
          <w:rFonts w:cstheme="minorHAnsi"/>
        </w:rPr>
        <w:tab/>
      </w:r>
      <w:r w:rsidRPr="00C97F29">
        <w:rPr>
          <w:rFonts w:cstheme="minorHAnsi"/>
        </w:rPr>
        <w:tab/>
        <w:t>- altijd het laatste in je document</w:t>
      </w:r>
    </w:p>
    <w:p w14:paraId="782F5C46" w14:textId="77777777" w:rsidR="006E4D89" w:rsidRPr="00C97F29" w:rsidRDefault="006E4D89" w:rsidP="006E4D89">
      <w:pPr>
        <w:rPr>
          <w:rFonts w:cstheme="minorHAnsi"/>
        </w:rPr>
      </w:pPr>
      <w:r w:rsidRPr="00C97F29">
        <w:rPr>
          <w:rFonts w:cstheme="minorHAnsi"/>
        </w:rPr>
        <w:tab/>
        <w:t xml:space="preserve">List </w:t>
      </w:r>
      <w:proofErr w:type="spellStart"/>
      <w:r w:rsidRPr="00C97F29">
        <w:rPr>
          <w:rFonts w:cstheme="minorHAnsi"/>
        </w:rPr>
        <w:t>comprehension</w:t>
      </w:r>
      <w:proofErr w:type="spellEnd"/>
      <w:r w:rsidRPr="00C97F29">
        <w:rPr>
          <w:rFonts w:cstheme="minorHAnsi"/>
        </w:rPr>
        <w:t>:</w:t>
      </w:r>
    </w:p>
    <w:p w14:paraId="4BF3D1A8" w14:textId="77777777" w:rsidR="006E4D89" w:rsidRPr="00C97F29" w:rsidRDefault="006E4D89" w:rsidP="006E4D89">
      <w:pPr>
        <w:rPr>
          <w:rFonts w:cstheme="minorHAnsi"/>
        </w:rPr>
      </w:pPr>
      <w:r w:rsidRPr="00C97F29">
        <w:rPr>
          <w:rFonts w:cstheme="minorHAnsi"/>
        </w:rPr>
        <w:tab/>
      </w:r>
      <w:r w:rsidRPr="00C97F29">
        <w:rPr>
          <w:rFonts w:cstheme="minorHAnsi"/>
        </w:rPr>
        <w:tab/>
        <w:t>- "[</w:t>
      </w:r>
      <w:proofErr w:type="spellStart"/>
      <w:r w:rsidRPr="00C97F29">
        <w:rPr>
          <w:rFonts w:cstheme="minorHAnsi"/>
        </w:rPr>
        <w:t>age</w:t>
      </w:r>
      <w:proofErr w:type="spellEnd"/>
      <w:r w:rsidRPr="00C97F29">
        <w:rPr>
          <w:rFonts w:cstheme="minorHAnsi"/>
        </w:rPr>
        <w:t xml:space="preserve"> </w:t>
      </w:r>
      <w:proofErr w:type="spellStart"/>
      <w:r w:rsidRPr="00C97F29">
        <w:rPr>
          <w:rFonts w:cstheme="minorHAnsi"/>
        </w:rPr>
        <w:t>for</w:t>
      </w:r>
      <w:proofErr w:type="spellEnd"/>
      <w:r w:rsidRPr="00C97F29">
        <w:rPr>
          <w:rFonts w:cstheme="minorHAnsi"/>
        </w:rPr>
        <w:t xml:space="preserve"> </w:t>
      </w:r>
      <w:proofErr w:type="spellStart"/>
      <w:r w:rsidRPr="00C97F29">
        <w:rPr>
          <w:rFonts w:cstheme="minorHAnsi"/>
        </w:rPr>
        <w:t>age</w:t>
      </w:r>
      <w:proofErr w:type="spellEnd"/>
      <w:r w:rsidRPr="00C97F29">
        <w:rPr>
          <w:rFonts w:cstheme="minorHAnsi"/>
        </w:rPr>
        <w:t xml:space="preserve"> in </w:t>
      </w:r>
      <w:proofErr w:type="spellStart"/>
      <w:r w:rsidRPr="00C97F29">
        <w:rPr>
          <w:rFonts w:cstheme="minorHAnsi"/>
        </w:rPr>
        <w:t>ages</w:t>
      </w:r>
      <w:proofErr w:type="spellEnd"/>
      <w:r w:rsidRPr="00C97F29">
        <w:rPr>
          <w:rFonts w:cstheme="minorHAnsi"/>
        </w:rPr>
        <w:t xml:space="preserve"> </w:t>
      </w:r>
      <w:proofErr w:type="spellStart"/>
      <w:r w:rsidRPr="00C97F29">
        <w:rPr>
          <w:rFonts w:cstheme="minorHAnsi"/>
        </w:rPr>
        <w:t>if</w:t>
      </w:r>
      <w:proofErr w:type="spellEnd"/>
      <w:r w:rsidRPr="00C97F29">
        <w:rPr>
          <w:rFonts w:cstheme="minorHAnsi"/>
        </w:rPr>
        <w:t xml:space="preserve"> </w:t>
      </w:r>
      <w:proofErr w:type="spellStart"/>
      <w:r w:rsidRPr="00C97F29">
        <w:rPr>
          <w:rFonts w:cstheme="minorHAnsi"/>
        </w:rPr>
        <w:t>age</w:t>
      </w:r>
      <w:proofErr w:type="spellEnd"/>
      <w:r w:rsidRPr="00C97F29">
        <w:rPr>
          <w:rFonts w:cstheme="minorHAnsi"/>
        </w:rPr>
        <w:t xml:space="preserve"> &gt;= 18]" Filtert </w:t>
      </w:r>
      <w:proofErr w:type="spellStart"/>
      <w:r w:rsidRPr="00C97F29">
        <w:rPr>
          <w:rFonts w:cstheme="minorHAnsi"/>
        </w:rPr>
        <w:t>ages</w:t>
      </w:r>
      <w:proofErr w:type="spellEnd"/>
      <w:r w:rsidRPr="00C97F29">
        <w:rPr>
          <w:rFonts w:cstheme="minorHAnsi"/>
        </w:rPr>
        <w:t xml:space="preserve"> op aantallen die groter zijn dan 18</w:t>
      </w:r>
    </w:p>
    <w:p w14:paraId="63BEE6FB" w14:textId="77777777" w:rsidR="006E4D89" w:rsidRPr="00C97F29" w:rsidRDefault="006E4D89" w:rsidP="006E4D89">
      <w:pPr>
        <w:rPr>
          <w:rFonts w:cstheme="minorHAnsi"/>
        </w:rPr>
      </w:pPr>
      <w:r w:rsidRPr="00C97F29">
        <w:rPr>
          <w:rFonts w:cstheme="minorHAnsi"/>
        </w:rPr>
        <w:tab/>
      </w:r>
      <w:r w:rsidRPr="00C97F29">
        <w:rPr>
          <w:rFonts w:cstheme="minorHAnsi"/>
        </w:rPr>
        <w:tab/>
        <w:t xml:space="preserve">- Is sneller dan een uitgeschreven </w:t>
      </w:r>
      <w:proofErr w:type="spellStart"/>
      <w:r w:rsidRPr="00C97F29">
        <w:rPr>
          <w:rFonts w:cstheme="minorHAnsi"/>
        </w:rPr>
        <w:t>for</w:t>
      </w:r>
      <w:proofErr w:type="spellEnd"/>
      <w:r w:rsidRPr="00C97F29">
        <w:rPr>
          <w:rFonts w:cstheme="minorHAnsi"/>
        </w:rPr>
        <w:t xml:space="preserve"> loop aangezien minder pointers.</w:t>
      </w:r>
    </w:p>
    <w:p w14:paraId="2DB019EE" w14:textId="77777777" w:rsidR="006E4D89" w:rsidRPr="00C97F29" w:rsidRDefault="006E4D89" w:rsidP="006E4D89">
      <w:pPr>
        <w:rPr>
          <w:rFonts w:cstheme="minorHAnsi"/>
        </w:rPr>
      </w:pPr>
      <w:r w:rsidRPr="00C97F29">
        <w:rPr>
          <w:rFonts w:cstheme="minorHAnsi"/>
        </w:rPr>
        <w:tab/>
      </w:r>
      <w:proofErr w:type="spellStart"/>
      <w:r w:rsidRPr="00C97F29">
        <w:rPr>
          <w:rFonts w:cstheme="minorHAnsi"/>
        </w:rPr>
        <w:t>Dict</w:t>
      </w:r>
      <w:proofErr w:type="spellEnd"/>
      <w:r w:rsidRPr="00C97F29">
        <w:rPr>
          <w:rFonts w:cstheme="minorHAnsi"/>
        </w:rPr>
        <w:t xml:space="preserve"> </w:t>
      </w:r>
      <w:proofErr w:type="spellStart"/>
      <w:r w:rsidRPr="00C97F29">
        <w:rPr>
          <w:rFonts w:cstheme="minorHAnsi"/>
        </w:rPr>
        <w:t>comprehension</w:t>
      </w:r>
      <w:proofErr w:type="spellEnd"/>
      <w:r w:rsidRPr="00C97F29">
        <w:rPr>
          <w:rFonts w:cstheme="minorHAnsi"/>
        </w:rPr>
        <w:t>:</w:t>
      </w:r>
    </w:p>
    <w:p w14:paraId="57DF84C5" w14:textId="77777777" w:rsidR="006E4D89" w:rsidRPr="00C97F29" w:rsidRDefault="006E4D89" w:rsidP="006E4D89">
      <w:pPr>
        <w:rPr>
          <w:rFonts w:cstheme="minorHAnsi"/>
        </w:rPr>
      </w:pPr>
      <w:r w:rsidRPr="00C97F29">
        <w:rPr>
          <w:rFonts w:cstheme="minorHAnsi"/>
        </w:rPr>
        <w:tab/>
      </w:r>
      <w:r w:rsidRPr="00C97F29">
        <w:rPr>
          <w:rFonts w:cstheme="minorHAnsi"/>
        </w:rPr>
        <w:tab/>
        <w:t>- "{</w:t>
      </w:r>
      <w:proofErr w:type="spellStart"/>
      <w:r w:rsidRPr="00C97F29">
        <w:rPr>
          <w:rFonts w:cstheme="minorHAnsi"/>
        </w:rPr>
        <w:t>key</w:t>
      </w:r>
      <w:proofErr w:type="spellEnd"/>
      <w:r w:rsidRPr="00C97F29">
        <w:rPr>
          <w:rFonts w:cstheme="minorHAnsi"/>
        </w:rPr>
        <w:t xml:space="preserve">: </w:t>
      </w:r>
      <w:proofErr w:type="spellStart"/>
      <w:r w:rsidRPr="00C97F29">
        <w:rPr>
          <w:rFonts w:cstheme="minorHAnsi"/>
        </w:rPr>
        <w:t>value</w:t>
      </w:r>
      <w:proofErr w:type="spellEnd"/>
      <w:r w:rsidRPr="00C97F29">
        <w:rPr>
          <w:rFonts w:cstheme="minorHAnsi"/>
        </w:rPr>
        <w:t xml:space="preserve"> </w:t>
      </w:r>
      <w:proofErr w:type="spellStart"/>
      <w:r w:rsidRPr="00C97F29">
        <w:rPr>
          <w:rFonts w:cstheme="minorHAnsi"/>
        </w:rPr>
        <w:t>for</w:t>
      </w:r>
      <w:proofErr w:type="spellEnd"/>
      <w:r w:rsidRPr="00C97F29">
        <w:rPr>
          <w:rFonts w:cstheme="minorHAnsi"/>
        </w:rPr>
        <w:t xml:space="preserve"> </w:t>
      </w:r>
      <w:proofErr w:type="spellStart"/>
      <w:proofErr w:type="gramStart"/>
      <w:r w:rsidRPr="00C97F29">
        <w:rPr>
          <w:rFonts w:cstheme="minorHAnsi"/>
        </w:rPr>
        <w:t>key,value</w:t>
      </w:r>
      <w:proofErr w:type="spellEnd"/>
      <w:proofErr w:type="gramEnd"/>
      <w:r w:rsidRPr="00C97F29">
        <w:rPr>
          <w:rFonts w:cstheme="minorHAnsi"/>
        </w:rPr>
        <w:t xml:space="preserve"> in </w:t>
      </w:r>
      <w:proofErr w:type="spellStart"/>
      <w:r w:rsidRPr="00C97F29">
        <w:rPr>
          <w:rFonts w:cstheme="minorHAnsi"/>
        </w:rPr>
        <w:t>student.items</w:t>
      </w:r>
      <w:proofErr w:type="spellEnd"/>
      <w:r w:rsidRPr="00C97F29">
        <w:rPr>
          <w:rFonts w:cstheme="minorHAnsi"/>
        </w:rPr>
        <w:t xml:space="preserve">() </w:t>
      </w:r>
      <w:proofErr w:type="spellStart"/>
      <w:r w:rsidRPr="00C97F29">
        <w:rPr>
          <w:rFonts w:cstheme="minorHAnsi"/>
        </w:rPr>
        <w:t>if</w:t>
      </w:r>
      <w:proofErr w:type="spellEnd"/>
      <w:r w:rsidRPr="00C97F29">
        <w:rPr>
          <w:rFonts w:cstheme="minorHAnsi"/>
        </w:rPr>
        <w:t xml:space="preserve"> </w:t>
      </w:r>
      <w:proofErr w:type="spellStart"/>
      <w:r w:rsidRPr="00C97F29">
        <w:rPr>
          <w:rFonts w:cstheme="minorHAnsi"/>
        </w:rPr>
        <w:t>key</w:t>
      </w:r>
      <w:proofErr w:type="spellEnd"/>
      <w:r w:rsidRPr="00C97F29">
        <w:rPr>
          <w:rFonts w:cstheme="minorHAnsi"/>
        </w:rPr>
        <w:t xml:space="preserve"> != "</w:t>
      </w:r>
      <w:proofErr w:type="spellStart"/>
      <w:r w:rsidRPr="00C97F29">
        <w:rPr>
          <w:rFonts w:cstheme="minorHAnsi"/>
        </w:rPr>
        <w:t>id</w:t>
      </w:r>
      <w:proofErr w:type="spellEnd"/>
      <w:r w:rsidRPr="00C97F29">
        <w:rPr>
          <w:rFonts w:cstheme="minorHAnsi"/>
        </w:rPr>
        <w:t xml:space="preserve">"}" </w:t>
      </w:r>
      <w:proofErr w:type="spellStart"/>
      <w:r w:rsidRPr="00C97F29">
        <w:rPr>
          <w:rFonts w:cstheme="minorHAnsi"/>
        </w:rPr>
        <w:t>creert</w:t>
      </w:r>
      <w:proofErr w:type="spellEnd"/>
      <w:r w:rsidRPr="00C97F29">
        <w:rPr>
          <w:rFonts w:cstheme="minorHAnsi"/>
        </w:rPr>
        <w:t xml:space="preserve"> een nieuwe </w:t>
      </w:r>
      <w:proofErr w:type="spellStart"/>
      <w:r w:rsidRPr="00C97F29">
        <w:rPr>
          <w:rFonts w:cstheme="minorHAnsi"/>
        </w:rPr>
        <w:t>dict</w:t>
      </w:r>
      <w:proofErr w:type="spellEnd"/>
      <w:r w:rsidRPr="00C97F29">
        <w:rPr>
          <w:rFonts w:cstheme="minorHAnsi"/>
        </w:rPr>
        <w:t xml:space="preserve"> maar dan zonder id.</w:t>
      </w:r>
    </w:p>
    <w:p w14:paraId="34F55415" w14:textId="77777777" w:rsidR="006E4D89" w:rsidRPr="00C97F29" w:rsidRDefault="006E4D89" w:rsidP="006E4D89">
      <w:pPr>
        <w:rPr>
          <w:rFonts w:cstheme="minorHAnsi"/>
        </w:rPr>
      </w:pPr>
      <w:r w:rsidRPr="00C97F29">
        <w:rPr>
          <w:rFonts w:cstheme="minorHAnsi"/>
        </w:rPr>
        <w:tab/>
      </w:r>
      <w:proofErr w:type="spellStart"/>
      <w:r w:rsidRPr="00C97F29">
        <w:rPr>
          <w:rFonts w:cstheme="minorHAnsi"/>
        </w:rPr>
        <w:t>Nested</w:t>
      </w:r>
      <w:proofErr w:type="spellEnd"/>
      <w:r w:rsidRPr="00C97F29">
        <w:rPr>
          <w:rFonts w:cstheme="minorHAnsi"/>
        </w:rPr>
        <w:t xml:space="preserve"> data </w:t>
      </w:r>
      <w:proofErr w:type="spellStart"/>
      <w:r w:rsidRPr="00C97F29">
        <w:rPr>
          <w:rFonts w:cstheme="minorHAnsi"/>
        </w:rPr>
        <w:t>structures</w:t>
      </w:r>
      <w:proofErr w:type="spellEnd"/>
      <w:r w:rsidRPr="00C97F29">
        <w:rPr>
          <w:rFonts w:cstheme="minorHAnsi"/>
        </w:rPr>
        <w:t>:</w:t>
      </w:r>
    </w:p>
    <w:p w14:paraId="42A76D4A" w14:textId="77777777" w:rsidR="006E4D89" w:rsidRPr="00C97F29" w:rsidRDefault="006E4D89" w:rsidP="006E4D89">
      <w:pPr>
        <w:rPr>
          <w:rFonts w:cstheme="minorHAnsi"/>
        </w:rPr>
      </w:pPr>
      <w:r w:rsidRPr="00C97F29">
        <w:rPr>
          <w:rFonts w:cstheme="minorHAnsi"/>
        </w:rPr>
        <w:tab/>
      </w:r>
      <w:r w:rsidRPr="00C97F29">
        <w:rPr>
          <w:rFonts w:cstheme="minorHAnsi"/>
        </w:rPr>
        <w:tab/>
        <w:t>- Items apart van elkaar bekijken</w:t>
      </w:r>
    </w:p>
    <w:p w14:paraId="2C188A8C" w14:textId="77777777" w:rsidR="006E4D89" w:rsidRPr="00C97F29" w:rsidRDefault="006E4D89" w:rsidP="006E4D89">
      <w:pPr>
        <w:rPr>
          <w:rFonts w:cstheme="minorHAnsi"/>
        </w:rPr>
      </w:pPr>
    </w:p>
    <w:p w14:paraId="4487EE75" w14:textId="77777777" w:rsidR="006E4D89" w:rsidRPr="00C97F29" w:rsidRDefault="006E4D89" w:rsidP="006E4D89">
      <w:pPr>
        <w:rPr>
          <w:rFonts w:cstheme="minorHAnsi"/>
        </w:rPr>
      </w:pPr>
      <w:r w:rsidRPr="00C97F29">
        <w:rPr>
          <w:rFonts w:cstheme="minorHAnsi"/>
        </w:rPr>
        <w:t xml:space="preserve">Lotte </w:t>
      </w:r>
      <w:proofErr w:type="spellStart"/>
      <w:r w:rsidRPr="00C97F29">
        <w:rPr>
          <w:rFonts w:cstheme="minorHAnsi"/>
        </w:rPr>
        <w:t>dr</w:t>
      </w:r>
      <w:proofErr w:type="spellEnd"/>
      <w:r w:rsidRPr="00C97F29">
        <w:rPr>
          <w:rFonts w:cstheme="minorHAnsi"/>
        </w:rPr>
        <w:t xml:space="preserve"> gedeelte:</w:t>
      </w:r>
    </w:p>
    <w:p w14:paraId="2DD3D0ED" w14:textId="77777777" w:rsidR="006E4D89" w:rsidRPr="00C97F29" w:rsidRDefault="006E4D89" w:rsidP="006E4D89">
      <w:pPr>
        <w:rPr>
          <w:rFonts w:cstheme="minorHAnsi"/>
        </w:rPr>
      </w:pPr>
      <w:r w:rsidRPr="00C97F29">
        <w:rPr>
          <w:rFonts w:cstheme="minorHAnsi"/>
        </w:rPr>
        <w:tab/>
        <w:t>Doelen moeten vanaf vandaag gedaan worden (21/10)</w:t>
      </w:r>
    </w:p>
    <w:p w14:paraId="3202E672" w14:textId="77777777" w:rsidR="006E4D89" w:rsidRPr="00C97F29" w:rsidRDefault="006E4D89" w:rsidP="006E4D89">
      <w:pPr>
        <w:rPr>
          <w:rFonts w:cstheme="minorHAnsi"/>
        </w:rPr>
      </w:pPr>
      <w:r w:rsidRPr="00C97F29">
        <w:rPr>
          <w:rFonts w:cstheme="minorHAnsi"/>
        </w:rPr>
        <w:tab/>
        <w:t>Plan van Aanpak:</w:t>
      </w:r>
    </w:p>
    <w:p w14:paraId="344F6ECB" w14:textId="77777777" w:rsidR="006E4D89" w:rsidRPr="00C97F29" w:rsidRDefault="006E4D89" w:rsidP="006E4D89">
      <w:pPr>
        <w:rPr>
          <w:rFonts w:cstheme="minorHAnsi"/>
        </w:rPr>
      </w:pPr>
      <w:r w:rsidRPr="00C97F29">
        <w:rPr>
          <w:rFonts w:cstheme="minorHAnsi"/>
        </w:rPr>
        <w:tab/>
      </w:r>
      <w:r w:rsidRPr="00C97F29">
        <w:rPr>
          <w:rFonts w:cstheme="minorHAnsi"/>
        </w:rPr>
        <w:tab/>
        <w:t>Leerdoelen staan in "</w:t>
      </w:r>
      <w:proofErr w:type="spellStart"/>
      <w:r w:rsidRPr="00C97F29">
        <w:rPr>
          <w:rFonts w:cstheme="minorHAnsi"/>
        </w:rPr>
        <w:t>Basecap</w:t>
      </w:r>
      <w:proofErr w:type="spellEnd"/>
      <w:r w:rsidRPr="00C97F29">
        <w:rPr>
          <w:rFonts w:cstheme="minorHAnsi"/>
        </w:rPr>
        <w:t xml:space="preserve"> cursushandleiding 2024-2025.pdf"</w:t>
      </w:r>
    </w:p>
    <w:p w14:paraId="665A313E" w14:textId="77777777" w:rsidR="006E4D89" w:rsidRPr="00C97F29" w:rsidRDefault="006E4D89" w:rsidP="006E4D89">
      <w:pPr>
        <w:rPr>
          <w:rFonts w:cstheme="minorHAnsi"/>
        </w:rPr>
      </w:pPr>
      <w:r w:rsidRPr="00C97F29">
        <w:rPr>
          <w:rFonts w:cstheme="minorHAnsi"/>
        </w:rPr>
        <w:tab/>
      </w:r>
      <w:r w:rsidRPr="00C97F29">
        <w:rPr>
          <w:rFonts w:cstheme="minorHAnsi"/>
        </w:rPr>
        <w:tab/>
        <w:t>Er moeten twee leerdoelen gekozen worden per arch.</w:t>
      </w:r>
    </w:p>
    <w:p w14:paraId="2D200D03" w14:textId="77777777" w:rsidR="006E4D89" w:rsidRPr="00C97F29" w:rsidRDefault="006E4D89" w:rsidP="006E4D89">
      <w:pPr>
        <w:rPr>
          <w:rFonts w:cstheme="minorHAnsi"/>
        </w:rPr>
      </w:pPr>
      <w:r w:rsidRPr="00C97F29">
        <w:rPr>
          <w:rFonts w:cstheme="minorHAnsi"/>
        </w:rPr>
        <w:tab/>
        <w:t>Peer evaluatie:</w:t>
      </w:r>
    </w:p>
    <w:p w14:paraId="419FFEBC" w14:textId="77777777" w:rsidR="006E4D89" w:rsidRPr="00C97F29" w:rsidRDefault="006E4D89" w:rsidP="006E4D89">
      <w:pPr>
        <w:rPr>
          <w:rFonts w:cstheme="minorHAnsi"/>
        </w:rPr>
      </w:pPr>
      <w:r w:rsidRPr="00C97F29">
        <w:rPr>
          <w:rFonts w:cstheme="minorHAnsi"/>
        </w:rPr>
        <w:tab/>
      </w:r>
      <w:r w:rsidRPr="00C97F29">
        <w:rPr>
          <w:rFonts w:cstheme="minorHAnsi"/>
        </w:rPr>
        <w:tab/>
        <w:t>Verzamel:</w:t>
      </w:r>
    </w:p>
    <w:p w14:paraId="31FC598D" w14:textId="77777777" w:rsidR="006E4D89" w:rsidRPr="00C97F29" w:rsidRDefault="006E4D89" w:rsidP="006E4D89">
      <w:pPr>
        <w:rPr>
          <w:rFonts w:cstheme="minorHAnsi"/>
        </w:rPr>
      </w:pPr>
      <w:r w:rsidRPr="00C97F29">
        <w:rPr>
          <w:rFonts w:cstheme="minorHAnsi"/>
        </w:rPr>
        <w:tab/>
      </w:r>
      <w:r w:rsidRPr="00C97F29">
        <w:rPr>
          <w:rFonts w:cstheme="minorHAnsi"/>
        </w:rPr>
        <w:tab/>
      </w:r>
      <w:r w:rsidRPr="00C97F29">
        <w:rPr>
          <w:rFonts w:cstheme="minorHAnsi"/>
        </w:rPr>
        <w:tab/>
        <w:t>- Feedback op handelen</w:t>
      </w:r>
    </w:p>
    <w:p w14:paraId="3904353D" w14:textId="77777777" w:rsidR="006E4D89" w:rsidRPr="00C97F29" w:rsidRDefault="006E4D89" w:rsidP="006E4D89">
      <w:pPr>
        <w:rPr>
          <w:rFonts w:cstheme="minorHAnsi"/>
        </w:rPr>
      </w:pPr>
    </w:p>
    <w:p w14:paraId="717B35C8" w14:textId="77777777" w:rsidR="006E4D89" w:rsidRPr="00C97F29" w:rsidRDefault="006E4D89" w:rsidP="006E4D89">
      <w:pPr>
        <w:rPr>
          <w:rFonts w:cstheme="minorHAnsi"/>
        </w:rPr>
      </w:pPr>
      <w:proofErr w:type="spellStart"/>
      <w:r w:rsidRPr="00C97F29">
        <w:rPr>
          <w:rFonts w:cstheme="minorHAnsi"/>
        </w:rPr>
        <w:t>Supporting</w:t>
      </w:r>
      <w:proofErr w:type="spellEnd"/>
      <w:r w:rsidRPr="00C97F29">
        <w:rPr>
          <w:rFonts w:cstheme="minorHAnsi"/>
        </w:rPr>
        <w:t xml:space="preserve"> topics Unit </w:t>
      </w:r>
      <w:proofErr w:type="spellStart"/>
      <w:r w:rsidRPr="00C97F29">
        <w:rPr>
          <w:rFonts w:cstheme="minorHAnsi"/>
        </w:rPr>
        <w:t>testing</w:t>
      </w:r>
      <w:proofErr w:type="spellEnd"/>
      <w:r w:rsidRPr="00C97F29">
        <w:rPr>
          <w:rFonts w:cstheme="minorHAnsi"/>
        </w:rPr>
        <w:t>:</w:t>
      </w:r>
    </w:p>
    <w:p w14:paraId="1ECB2495" w14:textId="63CB33A0" w:rsidR="006E4D89" w:rsidRPr="00C97F29" w:rsidRDefault="006E4D89" w:rsidP="006E4D89">
      <w:pPr>
        <w:rPr>
          <w:rFonts w:cstheme="minorHAnsi"/>
        </w:rPr>
      </w:pPr>
      <w:r w:rsidRPr="00C97F29">
        <w:rPr>
          <w:rFonts w:cstheme="minorHAnsi"/>
        </w:rPr>
        <w:tab/>
        <w:t xml:space="preserve">Format moet </w:t>
      </w:r>
      <w:r w:rsidR="008F6C96" w:rsidRPr="00C97F29">
        <w:rPr>
          <w:rFonts w:cstheme="minorHAnsi"/>
        </w:rPr>
        <w:t>ingevuld</w:t>
      </w:r>
      <w:r w:rsidRPr="00C97F29">
        <w:rPr>
          <w:rFonts w:cstheme="minorHAnsi"/>
        </w:rPr>
        <w:t xml:space="preserve"> worden</w:t>
      </w:r>
    </w:p>
    <w:p w14:paraId="6134928D" w14:textId="26DBED77" w:rsidR="006E4D89" w:rsidRPr="00C97F29" w:rsidRDefault="006E4D89" w:rsidP="006E4D89">
      <w:pPr>
        <w:pStyle w:val="ListParagraph"/>
        <w:ind w:left="360" w:firstLine="360"/>
        <w:rPr>
          <w:rFonts w:cstheme="minorHAnsi"/>
        </w:rPr>
      </w:pPr>
      <w:r w:rsidRPr="00C97F29">
        <w:rPr>
          <w:rFonts w:cstheme="minorHAnsi"/>
        </w:rPr>
        <w:t>Er moeten 3 bronnen gebruikt worden.</w:t>
      </w:r>
    </w:p>
    <w:p w14:paraId="37737CC6" w14:textId="7BBB7710" w:rsidR="001973CE" w:rsidRPr="00C97F29" w:rsidRDefault="006E4D89" w:rsidP="006E4D89">
      <w:pPr>
        <w:rPr>
          <w:rFonts w:cstheme="minorHAnsi"/>
        </w:rPr>
      </w:pPr>
      <w:r w:rsidRPr="00C97F29">
        <w:rPr>
          <w:rFonts w:cstheme="minorHAnsi"/>
        </w:rPr>
        <w:t>TUSSENTIJDSE INLEVERDATUM DOSSIER: 8 november</w:t>
      </w:r>
    </w:p>
    <w:p w14:paraId="3A7E0634" w14:textId="2D7E8E74" w:rsidR="001973CE" w:rsidRPr="00C97F29" w:rsidRDefault="001973CE">
      <w:pPr>
        <w:rPr>
          <w:rFonts w:cstheme="minorHAnsi"/>
          <w:b/>
          <w:bCs/>
        </w:rPr>
      </w:pPr>
    </w:p>
    <w:p w14:paraId="71057CC3" w14:textId="547CEF22" w:rsidR="001973CE" w:rsidRPr="00C97F29" w:rsidRDefault="001973CE">
      <w:pPr>
        <w:rPr>
          <w:rFonts w:cstheme="minorHAnsi"/>
          <w:b/>
          <w:bCs/>
        </w:rPr>
      </w:pPr>
    </w:p>
    <w:p w14:paraId="51FF3870" w14:textId="27BB0CB1" w:rsidR="001973CE" w:rsidRPr="00C97F29" w:rsidRDefault="001973CE">
      <w:pPr>
        <w:rPr>
          <w:rFonts w:cstheme="minorHAnsi"/>
          <w:b/>
          <w:bCs/>
        </w:rPr>
      </w:pPr>
    </w:p>
    <w:p w14:paraId="6A209B07" w14:textId="77777777" w:rsidR="006E4D89" w:rsidRPr="00C97F29" w:rsidRDefault="006E4D89">
      <w:pPr>
        <w:rPr>
          <w:rFonts w:cstheme="minorHAnsi"/>
          <w:b/>
          <w:bCs/>
        </w:rPr>
      </w:pPr>
    </w:p>
    <w:p w14:paraId="21763437" w14:textId="46DEAA3F" w:rsidR="006E4D89" w:rsidRPr="008B399E" w:rsidRDefault="006E4D89" w:rsidP="008B399E">
      <w:pPr>
        <w:pStyle w:val="Heading3"/>
      </w:pPr>
      <w:r w:rsidRPr="008B399E">
        <w:rPr>
          <w:noProof/>
        </w:rPr>
        <w:drawing>
          <wp:anchor distT="0" distB="0" distL="114300" distR="114300" simplePos="0" relativeHeight="251658240" behindDoc="0" locked="0" layoutInCell="1" allowOverlap="1" wp14:anchorId="7443D5F8" wp14:editId="5F0210E1">
            <wp:simplePos x="0" y="0"/>
            <wp:positionH relativeFrom="margin">
              <wp:align>left</wp:align>
            </wp:positionH>
            <wp:positionV relativeFrom="paragraph">
              <wp:posOffset>0</wp:posOffset>
            </wp:positionV>
            <wp:extent cx="2705100" cy="866775"/>
            <wp:effectExtent l="0" t="0" r="0" b="9525"/>
            <wp:wrapTopAndBottom/>
            <wp:docPr id="58345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56172" name=""/>
                    <pic:cNvPicPr/>
                  </pic:nvPicPr>
                  <pic:blipFill>
                    <a:blip r:embed="rId20">
                      <a:extLst>
                        <a:ext uri="{28A0092B-C50C-407E-A947-70E740481C1C}">
                          <a14:useLocalDpi xmlns:a14="http://schemas.microsoft.com/office/drawing/2010/main" val="0"/>
                        </a:ext>
                      </a:extLst>
                    </a:blip>
                    <a:stretch>
                      <a:fillRect/>
                    </a:stretch>
                  </pic:blipFill>
                  <pic:spPr>
                    <a:xfrm>
                      <a:off x="0" y="0"/>
                      <a:ext cx="2705100" cy="866775"/>
                    </a:xfrm>
                    <a:prstGeom prst="rect">
                      <a:avLst/>
                    </a:prstGeom>
                  </pic:spPr>
                </pic:pic>
              </a:graphicData>
            </a:graphic>
          </wp:anchor>
        </w:drawing>
      </w:r>
      <w:r w:rsidR="003B7E5A" w:rsidRPr="008B399E">
        <w:t>Samenvatting week 8:</w:t>
      </w:r>
    </w:p>
    <w:p w14:paraId="633ABEDF" w14:textId="77777777" w:rsidR="006E4D89" w:rsidRPr="00C97F29" w:rsidRDefault="006E4D89" w:rsidP="006E4D89">
      <w:pPr>
        <w:rPr>
          <w:rFonts w:cstheme="minorHAnsi"/>
        </w:rPr>
      </w:pPr>
      <w:r w:rsidRPr="00C97F29">
        <w:rPr>
          <w:rFonts w:cstheme="minorHAnsi"/>
        </w:rPr>
        <w:t xml:space="preserve">Vandaag was er weinig les vanwege de </w:t>
      </w:r>
      <w:proofErr w:type="spellStart"/>
      <w:r w:rsidRPr="00C97F29">
        <w:rPr>
          <w:rFonts w:cstheme="minorHAnsi"/>
        </w:rPr>
        <w:t>challenge</w:t>
      </w:r>
      <w:proofErr w:type="spellEnd"/>
      <w:r w:rsidRPr="00C97F29">
        <w:rPr>
          <w:rFonts w:cstheme="minorHAnsi"/>
        </w:rPr>
        <w:t xml:space="preserve"> week.</w:t>
      </w:r>
    </w:p>
    <w:p w14:paraId="5FB96B4B" w14:textId="77777777" w:rsidR="006E4D89" w:rsidRPr="00C97F29" w:rsidRDefault="006E4D89" w:rsidP="006E4D89">
      <w:pPr>
        <w:rPr>
          <w:rFonts w:cstheme="minorHAnsi"/>
        </w:rPr>
      </w:pPr>
      <w:r w:rsidRPr="00C97F29">
        <w:rPr>
          <w:rFonts w:cstheme="minorHAnsi"/>
        </w:rPr>
        <w:t xml:space="preserve"> </w:t>
      </w:r>
    </w:p>
    <w:p w14:paraId="675606DE" w14:textId="77777777" w:rsidR="006E4D89" w:rsidRPr="00C97F29" w:rsidRDefault="006E4D89" w:rsidP="006E4D89">
      <w:pPr>
        <w:rPr>
          <w:rFonts w:cstheme="minorHAnsi"/>
        </w:rPr>
      </w:pPr>
      <w:r w:rsidRPr="00C97F29">
        <w:rPr>
          <w:rFonts w:cstheme="minorHAnsi"/>
        </w:rPr>
        <w:t>Deze week is het de bedoeling dat je de zelfevaluatie maakt.</w:t>
      </w:r>
    </w:p>
    <w:p w14:paraId="6A525EB1" w14:textId="77777777" w:rsidR="006E4D89" w:rsidRPr="00C97F29" w:rsidRDefault="006E4D89" w:rsidP="006E4D89">
      <w:pPr>
        <w:rPr>
          <w:rFonts w:cstheme="minorHAnsi"/>
        </w:rPr>
      </w:pPr>
      <w:r w:rsidRPr="00C97F29">
        <w:rPr>
          <w:rFonts w:cstheme="minorHAnsi"/>
        </w:rPr>
        <w:t>Deze maandag voortgang gesprekken met Lotte en Ditmar.</w:t>
      </w:r>
    </w:p>
    <w:p w14:paraId="7507A9A7" w14:textId="77777777" w:rsidR="006E4D89" w:rsidRPr="00C97F29" w:rsidRDefault="006E4D89" w:rsidP="006E4D89">
      <w:pPr>
        <w:rPr>
          <w:rFonts w:cstheme="minorHAnsi"/>
        </w:rPr>
      </w:pPr>
      <w:r w:rsidRPr="00C97F29">
        <w:rPr>
          <w:rFonts w:cstheme="minorHAnsi"/>
        </w:rPr>
        <w:t xml:space="preserve"> </w:t>
      </w:r>
    </w:p>
    <w:p w14:paraId="42046773" w14:textId="77777777" w:rsidR="006E4D89" w:rsidRPr="00C97F29" w:rsidRDefault="006E4D89" w:rsidP="006E4D89">
      <w:pPr>
        <w:rPr>
          <w:rFonts w:cstheme="minorHAnsi"/>
        </w:rPr>
      </w:pPr>
      <w:r w:rsidRPr="00C97F29">
        <w:rPr>
          <w:rFonts w:cstheme="minorHAnsi"/>
        </w:rPr>
        <w:t>Vrijdag 18:00 moet het tussentijdse dossier t/m week 8 worden ingeleverd.</w:t>
      </w:r>
    </w:p>
    <w:p w14:paraId="66563CC8" w14:textId="24591C79" w:rsidR="006E4D89" w:rsidRPr="00C97F29" w:rsidRDefault="006E4D89" w:rsidP="006E4D89">
      <w:pPr>
        <w:rPr>
          <w:rFonts w:cstheme="minorHAnsi"/>
        </w:rPr>
      </w:pPr>
      <w:r w:rsidRPr="00C97F29">
        <w:rPr>
          <w:rFonts w:cstheme="minorHAnsi"/>
        </w:rPr>
        <w:t>Probeer hierbij ook alvast bronvermelding zodat hierop feedback gegeven kan worden.</w:t>
      </w:r>
    </w:p>
    <w:p w14:paraId="0C37AC8D" w14:textId="20CDF783" w:rsidR="006E4D89" w:rsidRPr="00C97F29" w:rsidRDefault="006E4D89">
      <w:pPr>
        <w:rPr>
          <w:rFonts w:cstheme="minorHAnsi"/>
          <w:b/>
          <w:bCs/>
        </w:rPr>
      </w:pPr>
    </w:p>
    <w:p w14:paraId="70EB1BDE" w14:textId="2B9CD7E9" w:rsidR="001973CE" w:rsidRPr="00C97F29" w:rsidRDefault="001973CE">
      <w:pPr>
        <w:rPr>
          <w:rFonts w:cstheme="minorHAnsi"/>
          <w:b/>
          <w:bCs/>
        </w:rPr>
      </w:pPr>
    </w:p>
    <w:p w14:paraId="4E20C789" w14:textId="672CFFFC" w:rsidR="001973CE" w:rsidRPr="00C97F29" w:rsidRDefault="001973CE">
      <w:pPr>
        <w:rPr>
          <w:rFonts w:cstheme="minorHAnsi"/>
          <w:b/>
          <w:bCs/>
        </w:rPr>
      </w:pPr>
      <w:r w:rsidRPr="00C97F29">
        <w:rPr>
          <w:rFonts w:cstheme="minorHAnsi"/>
          <w:b/>
          <w:bCs/>
        </w:rPr>
        <w:t>Technisch leerdoel:</w:t>
      </w:r>
    </w:p>
    <w:p w14:paraId="5C1BAD70" w14:textId="32C2580C" w:rsidR="001973CE" w:rsidRPr="00EF52DC" w:rsidRDefault="001973CE" w:rsidP="001973CE">
      <w:pPr>
        <w:rPr>
          <w:rFonts w:cstheme="minorHAnsi"/>
          <w:b/>
          <w:bCs/>
        </w:rPr>
      </w:pPr>
      <w:r w:rsidRPr="00EF52DC">
        <w:rPr>
          <w:rFonts w:cstheme="minorHAnsi"/>
          <w:b/>
          <w:bCs/>
        </w:rPr>
        <w:t xml:space="preserve">Aanpassingen op </w:t>
      </w:r>
      <w:hyperlink r:id="rId21" w:history="1">
        <w:r w:rsidRPr="00EF52DC">
          <w:rPr>
            <w:rStyle w:val="Hyperlink"/>
            <w:rFonts w:cstheme="minorHAnsi"/>
            <w:b/>
            <w:bCs/>
          </w:rPr>
          <w:t xml:space="preserve">A1W3A1 - </w:t>
        </w:r>
        <w:proofErr w:type="spellStart"/>
        <w:r w:rsidRPr="00EF52DC">
          <w:rPr>
            <w:rStyle w:val="Hyperlink"/>
            <w:rFonts w:cstheme="minorHAnsi"/>
            <w:b/>
            <w:bCs/>
          </w:rPr>
          <w:t>Predefined</w:t>
        </w:r>
        <w:proofErr w:type="spellEnd"/>
        <w:r w:rsidRPr="00EF52DC">
          <w:rPr>
            <w:rStyle w:val="Hyperlink"/>
            <w:rFonts w:cstheme="minorHAnsi"/>
            <w:b/>
            <w:bCs/>
          </w:rPr>
          <w:t xml:space="preserve"> templates</w:t>
        </w:r>
      </w:hyperlink>
    </w:p>
    <w:p w14:paraId="2DA9E41F" w14:textId="4443434A" w:rsidR="001973CE" w:rsidRDefault="001973CE" w:rsidP="00CF09C5">
      <w:pPr>
        <w:pStyle w:val="ListParagraph"/>
        <w:numPr>
          <w:ilvl w:val="0"/>
          <w:numId w:val="40"/>
        </w:numPr>
        <w:rPr>
          <w:rFonts w:cstheme="minorHAnsi"/>
        </w:rPr>
      </w:pPr>
      <w:r w:rsidRPr="00C97F29">
        <w:rPr>
          <w:rFonts w:cstheme="minorHAnsi"/>
        </w:rPr>
        <w:t>Alle validatiefuncties zijn verkort en versimpeld zodat de code compacter en overzichtelijker is.</w:t>
      </w:r>
    </w:p>
    <w:p w14:paraId="1A68991D" w14:textId="420C3B2D" w:rsidR="004F1FDC" w:rsidRDefault="004F1FDC" w:rsidP="004F1FDC">
      <w:pPr>
        <w:pStyle w:val="ListParagraph"/>
        <w:rPr>
          <w:rFonts w:cstheme="minorHAnsi"/>
          <w:b/>
          <w:bCs/>
        </w:rPr>
      </w:pPr>
      <w:r>
        <w:rPr>
          <w:rFonts w:cstheme="minorHAnsi"/>
          <w:b/>
          <w:bCs/>
        </w:rPr>
        <w:t>Eerst:</w:t>
      </w:r>
    </w:p>
    <w:p w14:paraId="1CBD0F7F" w14:textId="77777777"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proofErr w:type="spellStart"/>
      <w:proofErr w:type="gramStart"/>
      <w:r w:rsidRPr="004F1FDC">
        <w:rPr>
          <w:rFonts w:ascii="Consolas" w:eastAsia="Times New Roman" w:hAnsi="Consolas" w:cs="Times New Roman"/>
          <w:color w:val="569CD6"/>
          <w:sz w:val="21"/>
          <w:szCs w:val="21"/>
          <w:lang w:eastAsia="nl-NL"/>
        </w:rPr>
        <w:t>def</w:t>
      </w:r>
      <w:proofErr w:type="spellEnd"/>
      <w:proofErr w:type="gram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DCDCAA"/>
          <w:sz w:val="21"/>
          <w:szCs w:val="21"/>
          <w:lang w:eastAsia="nl-NL"/>
        </w:rPr>
        <w:t>is_name_valid</w:t>
      </w:r>
      <w:proofErr w:type="spellEnd"/>
      <w:r w:rsidRPr="004F1FDC">
        <w:rPr>
          <w:rFonts w:ascii="Consolas" w:eastAsia="Times New Roman" w:hAnsi="Consolas" w:cs="Times New Roman"/>
          <w:color w:val="CCCCCC"/>
          <w:sz w:val="21"/>
          <w:szCs w:val="21"/>
          <w:lang w:eastAsia="nl-NL"/>
        </w:rPr>
        <w:t>(</w:t>
      </w:r>
      <w:r w:rsidRPr="004F1FDC">
        <w:rPr>
          <w:rFonts w:ascii="Consolas" w:eastAsia="Times New Roman" w:hAnsi="Consolas" w:cs="Times New Roman"/>
          <w:color w:val="9CDCFE"/>
          <w:sz w:val="21"/>
          <w:szCs w:val="21"/>
          <w:lang w:eastAsia="nl-NL"/>
        </w:rPr>
        <w:t>name</w:t>
      </w:r>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4EC9B0"/>
          <w:sz w:val="21"/>
          <w:szCs w:val="21"/>
          <w:lang w:eastAsia="nl-NL"/>
        </w:rPr>
        <w:t>str</w:t>
      </w:r>
      <w:proofErr w:type="spellEnd"/>
      <w:r w:rsidRPr="004F1FDC">
        <w:rPr>
          <w:rFonts w:ascii="Consolas" w:eastAsia="Times New Roman" w:hAnsi="Consolas" w:cs="Times New Roman"/>
          <w:color w:val="CCCCCC"/>
          <w:sz w:val="21"/>
          <w:szCs w:val="21"/>
          <w:lang w:eastAsia="nl-NL"/>
        </w:rPr>
        <w:t xml:space="preserve">) -&gt; </w:t>
      </w:r>
      <w:proofErr w:type="spellStart"/>
      <w:r w:rsidRPr="004F1FDC">
        <w:rPr>
          <w:rFonts w:ascii="Consolas" w:eastAsia="Times New Roman" w:hAnsi="Consolas" w:cs="Times New Roman"/>
          <w:color w:val="4EC9B0"/>
          <w:sz w:val="21"/>
          <w:szCs w:val="21"/>
          <w:lang w:eastAsia="nl-NL"/>
        </w:rPr>
        <w:t>bool</w:t>
      </w:r>
      <w:proofErr w:type="spellEnd"/>
      <w:r w:rsidRPr="004F1FDC">
        <w:rPr>
          <w:rFonts w:ascii="Consolas" w:eastAsia="Times New Roman" w:hAnsi="Consolas" w:cs="Times New Roman"/>
          <w:color w:val="CCCCCC"/>
          <w:sz w:val="21"/>
          <w:szCs w:val="21"/>
          <w:lang w:eastAsia="nl-NL"/>
        </w:rPr>
        <w:t>:</w:t>
      </w:r>
    </w:p>
    <w:p w14:paraId="1C083535" w14:textId="77777777"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r w:rsidRPr="004F1FDC">
        <w:rPr>
          <w:rFonts w:ascii="Consolas" w:eastAsia="Times New Roman" w:hAnsi="Consolas" w:cs="Times New Roman"/>
          <w:color w:val="CCCCCC"/>
          <w:sz w:val="21"/>
          <w:szCs w:val="21"/>
          <w:lang w:eastAsia="nl-NL"/>
        </w:rPr>
        <w:t xml:space="preserve">    </w:t>
      </w:r>
      <w:proofErr w:type="spellStart"/>
      <w:proofErr w:type="gramStart"/>
      <w:r w:rsidRPr="004F1FDC">
        <w:rPr>
          <w:rFonts w:ascii="Consolas" w:eastAsia="Times New Roman" w:hAnsi="Consolas" w:cs="Times New Roman"/>
          <w:color w:val="C586C0"/>
          <w:sz w:val="21"/>
          <w:szCs w:val="21"/>
          <w:lang w:eastAsia="nl-NL"/>
        </w:rPr>
        <w:t>if</w:t>
      </w:r>
      <w:proofErr w:type="spellEnd"/>
      <w:proofErr w:type="gram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569CD6"/>
          <w:sz w:val="21"/>
          <w:szCs w:val="21"/>
          <w:lang w:eastAsia="nl-NL"/>
        </w:rPr>
        <w:t>not</w:t>
      </w:r>
      <w:proofErr w:type="spellEnd"/>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B5CEA8"/>
          <w:sz w:val="21"/>
          <w:szCs w:val="21"/>
          <w:lang w:eastAsia="nl-NL"/>
        </w:rPr>
        <w:t>2</w:t>
      </w:r>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D4D4D4"/>
          <w:sz w:val="21"/>
          <w:szCs w:val="21"/>
          <w:lang w:eastAsia="nl-NL"/>
        </w:rPr>
        <w:t>&lt;=</w:t>
      </w:r>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DCDCAA"/>
          <w:sz w:val="21"/>
          <w:szCs w:val="21"/>
          <w:lang w:eastAsia="nl-NL"/>
        </w:rPr>
        <w:t>len</w:t>
      </w:r>
      <w:proofErr w:type="spellEnd"/>
      <w:r w:rsidRPr="004F1FDC">
        <w:rPr>
          <w:rFonts w:ascii="Consolas" w:eastAsia="Times New Roman" w:hAnsi="Consolas" w:cs="Times New Roman"/>
          <w:color w:val="CCCCCC"/>
          <w:sz w:val="21"/>
          <w:szCs w:val="21"/>
          <w:lang w:eastAsia="nl-NL"/>
        </w:rPr>
        <w:t>(</w:t>
      </w:r>
      <w:r w:rsidRPr="004F1FDC">
        <w:rPr>
          <w:rFonts w:ascii="Consolas" w:eastAsia="Times New Roman" w:hAnsi="Consolas" w:cs="Times New Roman"/>
          <w:color w:val="9CDCFE"/>
          <w:sz w:val="21"/>
          <w:szCs w:val="21"/>
          <w:lang w:eastAsia="nl-NL"/>
        </w:rPr>
        <w:t>name</w:t>
      </w:r>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D4D4D4"/>
          <w:sz w:val="21"/>
          <w:szCs w:val="21"/>
          <w:lang w:eastAsia="nl-NL"/>
        </w:rPr>
        <w:t>&lt;=</w:t>
      </w:r>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B5CEA8"/>
          <w:sz w:val="21"/>
          <w:szCs w:val="21"/>
          <w:lang w:eastAsia="nl-NL"/>
        </w:rPr>
        <w:t>10</w:t>
      </w:r>
      <w:r w:rsidRPr="004F1FDC">
        <w:rPr>
          <w:rFonts w:ascii="Consolas" w:eastAsia="Times New Roman" w:hAnsi="Consolas" w:cs="Times New Roman"/>
          <w:color w:val="CCCCCC"/>
          <w:sz w:val="21"/>
          <w:szCs w:val="21"/>
          <w:lang w:eastAsia="nl-NL"/>
        </w:rPr>
        <w:t>:</w:t>
      </w:r>
    </w:p>
    <w:p w14:paraId="01EE0355" w14:textId="77777777"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r w:rsidRPr="004F1FDC">
        <w:rPr>
          <w:rFonts w:ascii="Consolas" w:eastAsia="Times New Roman" w:hAnsi="Consolas" w:cs="Times New Roman"/>
          <w:color w:val="CCCCCC"/>
          <w:sz w:val="21"/>
          <w:szCs w:val="21"/>
          <w:lang w:eastAsia="nl-NL"/>
        </w:rPr>
        <w:t xml:space="preserve">        </w:t>
      </w:r>
      <w:proofErr w:type="gramStart"/>
      <w:r w:rsidRPr="004F1FDC">
        <w:rPr>
          <w:rFonts w:ascii="Consolas" w:eastAsia="Times New Roman" w:hAnsi="Consolas" w:cs="Times New Roman"/>
          <w:color w:val="C586C0"/>
          <w:sz w:val="21"/>
          <w:szCs w:val="21"/>
          <w:lang w:eastAsia="nl-NL"/>
        </w:rPr>
        <w:t>return</w:t>
      </w:r>
      <w:proofErr w:type="gram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569CD6"/>
          <w:sz w:val="21"/>
          <w:szCs w:val="21"/>
          <w:lang w:eastAsia="nl-NL"/>
        </w:rPr>
        <w:t>False</w:t>
      </w:r>
      <w:proofErr w:type="spellEnd"/>
    </w:p>
    <w:p w14:paraId="23027586" w14:textId="77777777"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r w:rsidRPr="004F1FDC">
        <w:rPr>
          <w:rFonts w:ascii="Consolas" w:eastAsia="Times New Roman" w:hAnsi="Consolas" w:cs="Times New Roman"/>
          <w:color w:val="CCCCCC"/>
          <w:sz w:val="21"/>
          <w:szCs w:val="21"/>
          <w:lang w:eastAsia="nl-NL"/>
        </w:rPr>
        <w:t xml:space="preserve">    </w:t>
      </w:r>
      <w:proofErr w:type="spellStart"/>
      <w:proofErr w:type="gramStart"/>
      <w:r w:rsidRPr="004F1FDC">
        <w:rPr>
          <w:rFonts w:ascii="Consolas" w:eastAsia="Times New Roman" w:hAnsi="Consolas" w:cs="Times New Roman"/>
          <w:color w:val="C586C0"/>
          <w:sz w:val="21"/>
          <w:szCs w:val="21"/>
          <w:lang w:eastAsia="nl-NL"/>
        </w:rPr>
        <w:t>if</w:t>
      </w:r>
      <w:proofErr w:type="spellEnd"/>
      <w:proofErr w:type="gram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569CD6"/>
          <w:sz w:val="21"/>
          <w:szCs w:val="21"/>
          <w:lang w:eastAsia="nl-NL"/>
        </w:rPr>
        <w:t>not</w:t>
      </w:r>
      <w:proofErr w:type="spell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9CDCFE"/>
          <w:sz w:val="21"/>
          <w:szCs w:val="21"/>
          <w:lang w:eastAsia="nl-NL"/>
        </w:rPr>
        <w:t>name</w:t>
      </w:r>
      <w:r w:rsidRPr="004F1FDC">
        <w:rPr>
          <w:rFonts w:ascii="Consolas" w:eastAsia="Times New Roman" w:hAnsi="Consolas" w:cs="Times New Roman"/>
          <w:color w:val="CCCCCC"/>
          <w:sz w:val="21"/>
          <w:szCs w:val="21"/>
          <w:lang w:eastAsia="nl-NL"/>
        </w:rPr>
        <w:t>.</w:t>
      </w:r>
      <w:r w:rsidRPr="004F1FDC">
        <w:rPr>
          <w:rFonts w:ascii="Consolas" w:eastAsia="Times New Roman" w:hAnsi="Consolas" w:cs="Times New Roman"/>
          <w:color w:val="DCDCAA"/>
          <w:sz w:val="21"/>
          <w:szCs w:val="21"/>
          <w:lang w:eastAsia="nl-NL"/>
        </w:rPr>
        <w:t>isalpha</w:t>
      </w:r>
      <w:proofErr w:type="spellEnd"/>
      <w:r w:rsidRPr="004F1FDC">
        <w:rPr>
          <w:rFonts w:ascii="Consolas" w:eastAsia="Times New Roman" w:hAnsi="Consolas" w:cs="Times New Roman"/>
          <w:color w:val="CCCCCC"/>
          <w:sz w:val="21"/>
          <w:szCs w:val="21"/>
          <w:lang w:eastAsia="nl-NL"/>
        </w:rPr>
        <w:t>():</w:t>
      </w:r>
    </w:p>
    <w:p w14:paraId="30635E83" w14:textId="77777777"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r w:rsidRPr="004F1FDC">
        <w:rPr>
          <w:rFonts w:ascii="Consolas" w:eastAsia="Times New Roman" w:hAnsi="Consolas" w:cs="Times New Roman"/>
          <w:color w:val="CCCCCC"/>
          <w:sz w:val="21"/>
          <w:szCs w:val="21"/>
          <w:lang w:eastAsia="nl-NL"/>
        </w:rPr>
        <w:t xml:space="preserve">        </w:t>
      </w:r>
      <w:proofErr w:type="gramStart"/>
      <w:r w:rsidRPr="004F1FDC">
        <w:rPr>
          <w:rFonts w:ascii="Consolas" w:eastAsia="Times New Roman" w:hAnsi="Consolas" w:cs="Times New Roman"/>
          <w:color w:val="C586C0"/>
          <w:sz w:val="21"/>
          <w:szCs w:val="21"/>
          <w:lang w:eastAsia="nl-NL"/>
        </w:rPr>
        <w:t>return</w:t>
      </w:r>
      <w:proofErr w:type="gram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569CD6"/>
          <w:sz w:val="21"/>
          <w:szCs w:val="21"/>
          <w:lang w:eastAsia="nl-NL"/>
        </w:rPr>
        <w:t>False</w:t>
      </w:r>
      <w:proofErr w:type="spellEnd"/>
    </w:p>
    <w:p w14:paraId="6F2DA758" w14:textId="77777777"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r w:rsidRPr="004F1FDC">
        <w:rPr>
          <w:rFonts w:ascii="Consolas" w:eastAsia="Times New Roman" w:hAnsi="Consolas" w:cs="Times New Roman"/>
          <w:color w:val="CCCCCC"/>
          <w:sz w:val="21"/>
          <w:szCs w:val="21"/>
          <w:lang w:eastAsia="nl-NL"/>
        </w:rPr>
        <w:t xml:space="preserve">    </w:t>
      </w:r>
      <w:proofErr w:type="spellStart"/>
      <w:proofErr w:type="gramStart"/>
      <w:r w:rsidRPr="004F1FDC">
        <w:rPr>
          <w:rFonts w:ascii="Consolas" w:eastAsia="Times New Roman" w:hAnsi="Consolas" w:cs="Times New Roman"/>
          <w:color w:val="C586C0"/>
          <w:sz w:val="21"/>
          <w:szCs w:val="21"/>
          <w:lang w:eastAsia="nl-NL"/>
        </w:rPr>
        <w:t>if</w:t>
      </w:r>
      <w:proofErr w:type="spellEnd"/>
      <w:proofErr w:type="gram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569CD6"/>
          <w:sz w:val="21"/>
          <w:szCs w:val="21"/>
          <w:lang w:eastAsia="nl-NL"/>
        </w:rPr>
        <w:t>not</w:t>
      </w:r>
      <w:proofErr w:type="spellEnd"/>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9CDCFE"/>
          <w:sz w:val="21"/>
          <w:szCs w:val="21"/>
          <w:lang w:eastAsia="nl-NL"/>
        </w:rPr>
        <w:t>name</w:t>
      </w:r>
      <w:r w:rsidRPr="004F1FDC">
        <w:rPr>
          <w:rFonts w:ascii="Consolas" w:eastAsia="Times New Roman" w:hAnsi="Consolas" w:cs="Times New Roman"/>
          <w:color w:val="CCCCCC"/>
          <w:sz w:val="21"/>
          <w:szCs w:val="21"/>
          <w:lang w:eastAsia="nl-NL"/>
        </w:rPr>
        <w:t>[</w:t>
      </w:r>
      <w:r w:rsidRPr="004F1FDC">
        <w:rPr>
          <w:rFonts w:ascii="Consolas" w:eastAsia="Times New Roman" w:hAnsi="Consolas" w:cs="Times New Roman"/>
          <w:color w:val="B5CEA8"/>
          <w:sz w:val="21"/>
          <w:szCs w:val="21"/>
          <w:lang w:eastAsia="nl-NL"/>
        </w:rPr>
        <w:t>0</w:t>
      </w:r>
      <w:r w:rsidRPr="004F1FDC">
        <w:rPr>
          <w:rFonts w:ascii="Consolas" w:eastAsia="Times New Roman" w:hAnsi="Consolas" w:cs="Times New Roman"/>
          <w:color w:val="CCCCCC"/>
          <w:sz w:val="21"/>
          <w:szCs w:val="21"/>
          <w:lang w:eastAsia="nl-NL"/>
        </w:rPr>
        <w:t>].</w:t>
      </w:r>
      <w:proofErr w:type="spellStart"/>
      <w:r w:rsidRPr="004F1FDC">
        <w:rPr>
          <w:rFonts w:ascii="Consolas" w:eastAsia="Times New Roman" w:hAnsi="Consolas" w:cs="Times New Roman"/>
          <w:color w:val="DCDCAA"/>
          <w:sz w:val="21"/>
          <w:szCs w:val="21"/>
          <w:lang w:eastAsia="nl-NL"/>
        </w:rPr>
        <w:t>isupper</w:t>
      </w:r>
      <w:proofErr w:type="spellEnd"/>
      <w:r w:rsidRPr="004F1FDC">
        <w:rPr>
          <w:rFonts w:ascii="Consolas" w:eastAsia="Times New Roman" w:hAnsi="Consolas" w:cs="Times New Roman"/>
          <w:color w:val="CCCCCC"/>
          <w:sz w:val="21"/>
          <w:szCs w:val="21"/>
          <w:lang w:eastAsia="nl-NL"/>
        </w:rPr>
        <w:t>():</w:t>
      </w:r>
    </w:p>
    <w:p w14:paraId="4579E06B" w14:textId="77777777"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r w:rsidRPr="004F1FDC">
        <w:rPr>
          <w:rFonts w:ascii="Consolas" w:eastAsia="Times New Roman" w:hAnsi="Consolas" w:cs="Times New Roman"/>
          <w:color w:val="CCCCCC"/>
          <w:sz w:val="21"/>
          <w:szCs w:val="21"/>
          <w:lang w:eastAsia="nl-NL"/>
        </w:rPr>
        <w:t xml:space="preserve">        </w:t>
      </w:r>
      <w:proofErr w:type="gramStart"/>
      <w:r w:rsidRPr="004F1FDC">
        <w:rPr>
          <w:rFonts w:ascii="Consolas" w:eastAsia="Times New Roman" w:hAnsi="Consolas" w:cs="Times New Roman"/>
          <w:color w:val="C586C0"/>
          <w:sz w:val="21"/>
          <w:szCs w:val="21"/>
          <w:lang w:eastAsia="nl-NL"/>
        </w:rPr>
        <w:t>return</w:t>
      </w:r>
      <w:proofErr w:type="gram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569CD6"/>
          <w:sz w:val="21"/>
          <w:szCs w:val="21"/>
          <w:lang w:eastAsia="nl-NL"/>
        </w:rPr>
        <w:t>False</w:t>
      </w:r>
      <w:proofErr w:type="spellEnd"/>
    </w:p>
    <w:p w14:paraId="6FA32FAD" w14:textId="77777777"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r w:rsidRPr="004F1FDC">
        <w:rPr>
          <w:rFonts w:ascii="Consolas" w:eastAsia="Times New Roman" w:hAnsi="Consolas" w:cs="Times New Roman"/>
          <w:color w:val="CCCCCC"/>
          <w:sz w:val="21"/>
          <w:szCs w:val="21"/>
          <w:lang w:eastAsia="nl-NL"/>
        </w:rPr>
        <w:t xml:space="preserve">    </w:t>
      </w:r>
      <w:proofErr w:type="gramStart"/>
      <w:r w:rsidRPr="004F1FDC">
        <w:rPr>
          <w:rFonts w:ascii="Consolas" w:eastAsia="Times New Roman" w:hAnsi="Consolas" w:cs="Times New Roman"/>
          <w:color w:val="C586C0"/>
          <w:sz w:val="21"/>
          <w:szCs w:val="21"/>
          <w:lang w:eastAsia="nl-NL"/>
        </w:rPr>
        <w:t>return</w:t>
      </w:r>
      <w:proofErr w:type="gramEnd"/>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569CD6"/>
          <w:sz w:val="21"/>
          <w:szCs w:val="21"/>
          <w:lang w:eastAsia="nl-NL"/>
        </w:rPr>
        <w:t>True</w:t>
      </w:r>
    </w:p>
    <w:p w14:paraId="33CF311F" w14:textId="77777777" w:rsidR="004F1FDC" w:rsidRDefault="004F1FDC" w:rsidP="004F1FDC">
      <w:pPr>
        <w:shd w:val="clear" w:color="auto" w:fill="1F1F1F"/>
        <w:spacing w:line="285" w:lineRule="atLeast"/>
        <w:ind w:left="720"/>
        <w:rPr>
          <w:rFonts w:ascii="Consolas" w:eastAsia="Times New Roman" w:hAnsi="Consolas" w:cs="Times New Roman"/>
          <w:color w:val="569CD6"/>
          <w:sz w:val="21"/>
          <w:szCs w:val="21"/>
          <w:lang w:eastAsia="nl-NL"/>
        </w:rPr>
      </w:pPr>
    </w:p>
    <w:p w14:paraId="6F313B8B" w14:textId="5756B0F3"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proofErr w:type="spellStart"/>
      <w:proofErr w:type="gramStart"/>
      <w:r w:rsidRPr="004F1FDC">
        <w:rPr>
          <w:rFonts w:ascii="Consolas" w:eastAsia="Times New Roman" w:hAnsi="Consolas" w:cs="Times New Roman"/>
          <w:color w:val="569CD6"/>
          <w:sz w:val="21"/>
          <w:szCs w:val="21"/>
          <w:lang w:eastAsia="nl-NL"/>
        </w:rPr>
        <w:t>def</w:t>
      </w:r>
      <w:proofErr w:type="spellEnd"/>
      <w:proofErr w:type="gram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DCDCAA"/>
          <w:sz w:val="21"/>
          <w:szCs w:val="21"/>
          <w:lang w:eastAsia="nl-NL"/>
        </w:rPr>
        <w:t>is_title_valid</w:t>
      </w:r>
      <w:proofErr w:type="spellEnd"/>
      <w:r w:rsidRPr="004F1FDC">
        <w:rPr>
          <w:rFonts w:ascii="Consolas" w:eastAsia="Times New Roman" w:hAnsi="Consolas" w:cs="Times New Roman"/>
          <w:color w:val="CCCCCC"/>
          <w:sz w:val="21"/>
          <w:szCs w:val="21"/>
          <w:lang w:eastAsia="nl-NL"/>
        </w:rPr>
        <w:t>(</w:t>
      </w:r>
      <w:proofErr w:type="spellStart"/>
      <w:r w:rsidRPr="004F1FDC">
        <w:rPr>
          <w:rFonts w:ascii="Consolas" w:eastAsia="Times New Roman" w:hAnsi="Consolas" w:cs="Times New Roman"/>
          <w:color w:val="9CDCFE"/>
          <w:sz w:val="21"/>
          <w:szCs w:val="21"/>
          <w:lang w:eastAsia="nl-NL"/>
        </w:rPr>
        <w:t>title</w:t>
      </w:r>
      <w:proofErr w:type="spell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4EC9B0"/>
          <w:sz w:val="21"/>
          <w:szCs w:val="21"/>
          <w:lang w:eastAsia="nl-NL"/>
        </w:rPr>
        <w:t>str</w:t>
      </w:r>
      <w:proofErr w:type="spellEnd"/>
      <w:r w:rsidRPr="004F1FDC">
        <w:rPr>
          <w:rFonts w:ascii="Consolas" w:eastAsia="Times New Roman" w:hAnsi="Consolas" w:cs="Times New Roman"/>
          <w:color w:val="CCCCCC"/>
          <w:sz w:val="21"/>
          <w:szCs w:val="21"/>
          <w:lang w:eastAsia="nl-NL"/>
        </w:rPr>
        <w:t xml:space="preserve">) -&gt; </w:t>
      </w:r>
      <w:proofErr w:type="spellStart"/>
      <w:r w:rsidRPr="004F1FDC">
        <w:rPr>
          <w:rFonts w:ascii="Consolas" w:eastAsia="Times New Roman" w:hAnsi="Consolas" w:cs="Times New Roman"/>
          <w:color w:val="4EC9B0"/>
          <w:sz w:val="21"/>
          <w:szCs w:val="21"/>
          <w:lang w:eastAsia="nl-NL"/>
        </w:rPr>
        <w:t>bool</w:t>
      </w:r>
      <w:proofErr w:type="spellEnd"/>
      <w:r w:rsidRPr="004F1FDC">
        <w:rPr>
          <w:rFonts w:ascii="Consolas" w:eastAsia="Times New Roman" w:hAnsi="Consolas" w:cs="Times New Roman"/>
          <w:color w:val="CCCCCC"/>
          <w:sz w:val="21"/>
          <w:szCs w:val="21"/>
          <w:lang w:eastAsia="nl-NL"/>
        </w:rPr>
        <w:t>:</w:t>
      </w:r>
    </w:p>
    <w:p w14:paraId="4EC625A7" w14:textId="77777777"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r w:rsidRPr="004F1FDC">
        <w:rPr>
          <w:rFonts w:ascii="Consolas" w:eastAsia="Times New Roman" w:hAnsi="Consolas" w:cs="Times New Roman"/>
          <w:color w:val="CCCCCC"/>
          <w:sz w:val="21"/>
          <w:szCs w:val="21"/>
          <w:lang w:eastAsia="nl-NL"/>
        </w:rPr>
        <w:t xml:space="preserve">    </w:t>
      </w:r>
      <w:proofErr w:type="spellStart"/>
      <w:proofErr w:type="gramStart"/>
      <w:r w:rsidRPr="004F1FDC">
        <w:rPr>
          <w:rFonts w:ascii="Consolas" w:eastAsia="Times New Roman" w:hAnsi="Consolas" w:cs="Times New Roman"/>
          <w:color w:val="C586C0"/>
          <w:sz w:val="21"/>
          <w:szCs w:val="21"/>
          <w:lang w:eastAsia="nl-NL"/>
        </w:rPr>
        <w:t>if</w:t>
      </w:r>
      <w:proofErr w:type="spellEnd"/>
      <w:proofErr w:type="gram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DCDCAA"/>
          <w:sz w:val="21"/>
          <w:szCs w:val="21"/>
          <w:lang w:eastAsia="nl-NL"/>
        </w:rPr>
        <w:t>len</w:t>
      </w:r>
      <w:proofErr w:type="spellEnd"/>
      <w:r w:rsidRPr="004F1FDC">
        <w:rPr>
          <w:rFonts w:ascii="Consolas" w:eastAsia="Times New Roman" w:hAnsi="Consolas" w:cs="Times New Roman"/>
          <w:color w:val="CCCCCC"/>
          <w:sz w:val="21"/>
          <w:szCs w:val="21"/>
          <w:lang w:eastAsia="nl-NL"/>
        </w:rPr>
        <w:t>(</w:t>
      </w:r>
      <w:proofErr w:type="spellStart"/>
      <w:r w:rsidRPr="004F1FDC">
        <w:rPr>
          <w:rFonts w:ascii="Consolas" w:eastAsia="Times New Roman" w:hAnsi="Consolas" w:cs="Times New Roman"/>
          <w:color w:val="9CDCFE"/>
          <w:sz w:val="21"/>
          <w:szCs w:val="21"/>
          <w:lang w:eastAsia="nl-NL"/>
        </w:rPr>
        <w:t>title</w:t>
      </w:r>
      <w:proofErr w:type="spellEnd"/>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D4D4D4"/>
          <w:sz w:val="21"/>
          <w:szCs w:val="21"/>
          <w:lang w:eastAsia="nl-NL"/>
        </w:rPr>
        <w:t>&lt;</w:t>
      </w:r>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B5CEA8"/>
          <w:sz w:val="21"/>
          <w:szCs w:val="21"/>
          <w:lang w:eastAsia="nl-NL"/>
        </w:rPr>
        <w:t>10</w:t>
      </w:r>
      <w:r w:rsidRPr="004F1FDC">
        <w:rPr>
          <w:rFonts w:ascii="Consolas" w:eastAsia="Times New Roman" w:hAnsi="Consolas" w:cs="Times New Roman"/>
          <w:color w:val="CCCCCC"/>
          <w:sz w:val="21"/>
          <w:szCs w:val="21"/>
          <w:lang w:eastAsia="nl-NL"/>
        </w:rPr>
        <w:t>:</w:t>
      </w:r>
    </w:p>
    <w:p w14:paraId="229F4FB6" w14:textId="77777777"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r w:rsidRPr="004F1FDC">
        <w:rPr>
          <w:rFonts w:ascii="Consolas" w:eastAsia="Times New Roman" w:hAnsi="Consolas" w:cs="Times New Roman"/>
          <w:color w:val="CCCCCC"/>
          <w:sz w:val="21"/>
          <w:szCs w:val="21"/>
          <w:lang w:eastAsia="nl-NL"/>
        </w:rPr>
        <w:t xml:space="preserve">        </w:t>
      </w:r>
      <w:proofErr w:type="gramStart"/>
      <w:r w:rsidRPr="004F1FDC">
        <w:rPr>
          <w:rFonts w:ascii="Consolas" w:eastAsia="Times New Roman" w:hAnsi="Consolas" w:cs="Times New Roman"/>
          <w:color w:val="C586C0"/>
          <w:sz w:val="21"/>
          <w:szCs w:val="21"/>
          <w:lang w:eastAsia="nl-NL"/>
        </w:rPr>
        <w:t>return</w:t>
      </w:r>
      <w:proofErr w:type="gram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569CD6"/>
          <w:sz w:val="21"/>
          <w:szCs w:val="21"/>
          <w:lang w:eastAsia="nl-NL"/>
        </w:rPr>
        <w:t>False</w:t>
      </w:r>
      <w:proofErr w:type="spellEnd"/>
    </w:p>
    <w:p w14:paraId="54C1BD00" w14:textId="77777777"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r w:rsidRPr="004F1FDC">
        <w:rPr>
          <w:rFonts w:ascii="Consolas" w:eastAsia="Times New Roman" w:hAnsi="Consolas" w:cs="Times New Roman"/>
          <w:color w:val="CCCCCC"/>
          <w:sz w:val="21"/>
          <w:szCs w:val="21"/>
          <w:lang w:eastAsia="nl-NL"/>
        </w:rPr>
        <w:t xml:space="preserve">    </w:t>
      </w:r>
      <w:proofErr w:type="spellStart"/>
      <w:proofErr w:type="gramStart"/>
      <w:r w:rsidRPr="004F1FDC">
        <w:rPr>
          <w:rFonts w:ascii="Consolas" w:eastAsia="Times New Roman" w:hAnsi="Consolas" w:cs="Times New Roman"/>
          <w:color w:val="C586C0"/>
          <w:sz w:val="21"/>
          <w:szCs w:val="21"/>
          <w:lang w:eastAsia="nl-NL"/>
        </w:rPr>
        <w:t>if</w:t>
      </w:r>
      <w:proofErr w:type="spellEnd"/>
      <w:proofErr w:type="gram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DCDCAA"/>
          <w:sz w:val="21"/>
          <w:szCs w:val="21"/>
          <w:lang w:eastAsia="nl-NL"/>
        </w:rPr>
        <w:t>any</w:t>
      </w:r>
      <w:proofErr w:type="spellEnd"/>
      <w:r w:rsidRPr="004F1FDC">
        <w:rPr>
          <w:rFonts w:ascii="Consolas" w:eastAsia="Times New Roman" w:hAnsi="Consolas" w:cs="Times New Roman"/>
          <w:color w:val="CCCCCC"/>
          <w:sz w:val="21"/>
          <w:szCs w:val="21"/>
          <w:lang w:eastAsia="nl-NL"/>
        </w:rPr>
        <w:t>(</w:t>
      </w:r>
      <w:proofErr w:type="spellStart"/>
      <w:r w:rsidRPr="004F1FDC">
        <w:rPr>
          <w:rFonts w:ascii="Consolas" w:eastAsia="Times New Roman" w:hAnsi="Consolas" w:cs="Times New Roman"/>
          <w:color w:val="9CDCFE"/>
          <w:sz w:val="21"/>
          <w:szCs w:val="21"/>
          <w:lang w:eastAsia="nl-NL"/>
        </w:rPr>
        <w:t>character</w:t>
      </w:r>
      <w:r w:rsidRPr="004F1FDC">
        <w:rPr>
          <w:rFonts w:ascii="Consolas" w:eastAsia="Times New Roman" w:hAnsi="Consolas" w:cs="Times New Roman"/>
          <w:color w:val="CCCCCC"/>
          <w:sz w:val="21"/>
          <w:szCs w:val="21"/>
          <w:lang w:eastAsia="nl-NL"/>
        </w:rPr>
        <w:t>.</w:t>
      </w:r>
      <w:r w:rsidRPr="004F1FDC">
        <w:rPr>
          <w:rFonts w:ascii="Consolas" w:eastAsia="Times New Roman" w:hAnsi="Consolas" w:cs="Times New Roman"/>
          <w:color w:val="DCDCAA"/>
          <w:sz w:val="21"/>
          <w:szCs w:val="21"/>
          <w:lang w:eastAsia="nl-NL"/>
        </w:rPr>
        <w:t>isdigit</w:t>
      </w:r>
      <w:proofErr w:type="spell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C586C0"/>
          <w:sz w:val="21"/>
          <w:szCs w:val="21"/>
          <w:lang w:eastAsia="nl-NL"/>
        </w:rPr>
        <w:t>for</w:t>
      </w:r>
      <w:proofErr w:type="spell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9CDCFE"/>
          <w:sz w:val="21"/>
          <w:szCs w:val="21"/>
          <w:lang w:eastAsia="nl-NL"/>
        </w:rPr>
        <w:t>character</w:t>
      </w:r>
      <w:proofErr w:type="spellEnd"/>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C586C0"/>
          <w:sz w:val="21"/>
          <w:szCs w:val="21"/>
          <w:lang w:eastAsia="nl-NL"/>
        </w:rPr>
        <w:t>in</w:t>
      </w:r>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9CDCFE"/>
          <w:sz w:val="21"/>
          <w:szCs w:val="21"/>
          <w:lang w:eastAsia="nl-NL"/>
        </w:rPr>
        <w:t>title</w:t>
      </w:r>
      <w:proofErr w:type="spellEnd"/>
      <w:r w:rsidRPr="004F1FDC">
        <w:rPr>
          <w:rFonts w:ascii="Consolas" w:eastAsia="Times New Roman" w:hAnsi="Consolas" w:cs="Times New Roman"/>
          <w:color w:val="CCCCCC"/>
          <w:sz w:val="21"/>
          <w:szCs w:val="21"/>
          <w:lang w:eastAsia="nl-NL"/>
        </w:rPr>
        <w:t>):</w:t>
      </w:r>
    </w:p>
    <w:p w14:paraId="277C9892" w14:textId="77777777"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r w:rsidRPr="004F1FDC">
        <w:rPr>
          <w:rFonts w:ascii="Consolas" w:eastAsia="Times New Roman" w:hAnsi="Consolas" w:cs="Times New Roman"/>
          <w:color w:val="CCCCCC"/>
          <w:sz w:val="21"/>
          <w:szCs w:val="21"/>
          <w:lang w:eastAsia="nl-NL"/>
        </w:rPr>
        <w:t xml:space="preserve">        </w:t>
      </w:r>
      <w:proofErr w:type="gramStart"/>
      <w:r w:rsidRPr="004F1FDC">
        <w:rPr>
          <w:rFonts w:ascii="Consolas" w:eastAsia="Times New Roman" w:hAnsi="Consolas" w:cs="Times New Roman"/>
          <w:color w:val="C586C0"/>
          <w:sz w:val="21"/>
          <w:szCs w:val="21"/>
          <w:lang w:eastAsia="nl-NL"/>
        </w:rPr>
        <w:t>return</w:t>
      </w:r>
      <w:proofErr w:type="gram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569CD6"/>
          <w:sz w:val="21"/>
          <w:szCs w:val="21"/>
          <w:lang w:eastAsia="nl-NL"/>
        </w:rPr>
        <w:t>False</w:t>
      </w:r>
      <w:proofErr w:type="spellEnd"/>
    </w:p>
    <w:p w14:paraId="71F5DE45" w14:textId="77777777"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r w:rsidRPr="004F1FDC">
        <w:rPr>
          <w:rFonts w:ascii="Consolas" w:eastAsia="Times New Roman" w:hAnsi="Consolas" w:cs="Times New Roman"/>
          <w:color w:val="CCCCCC"/>
          <w:sz w:val="21"/>
          <w:szCs w:val="21"/>
          <w:lang w:eastAsia="nl-NL"/>
        </w:rPr>
        <w:t xml:space="preserve">    </w:t>
      </w:r>
      <w:proofErr w:type="gramStart"/>
      <w:r w:rsidRPr="004F1FDC">
        <w:rPr>
          <w:rFonts w:ascii="Consolas" w:eastAsia="Times New Roman" w:hAnsi="Consolas" w:cs="Times New Roman"/>
          <w:color w:val="C586C0"/>
          <w:sz w:val="21"/>
          <w:szCs w:val="21"/>
          <w:lang w:eastAsia="nl-NL"/>
        </w:rPr>
        <w:t>return</w:t>
      </w:r>
      <w:proofErr w:type="gramEnd"/>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569CD6"/>
          <w:sz w:val="21"/>
          <w:szCs w:val="21"/>
          <w:lang w:eastAsia="nl-NL"/>
        </w:rPr>
        <w:t>True</w:t>
      </w:r>
    </w:p>
    <w:p w14:paraId="0F47FA36" w14:textId="77777777" w:rsidR="004F1FDC" w:rsidRDefault="004F1FDC" w:rsidP="004F1FDC">
      <w:pPr>
        <w:shd w:val="clear" w:color="auto" w:fill="1F1F1F"/>
        <w:spacing w:line="285" w:lineRule="atLeast"/>
        <w:ind w:left="720"/>
        <w:rPr>
          <w:rFonts w:ascii="Consolas" w:eastAsia="Times New Roman" w:hAnsi="Consolas" w:cs="Times New Roman"/>
          <w:color w:val="569CD6"/>
          <w:sz w:val="21"/>
          <w:szCs w:val="21"/>
          <w:lang w:eastAsia="nl-NL"/>
        </w:rPr>
      </w:pPr>
    </w:p>
    <w:p w14:paraId="097B9CAE" w14:textId="136B1D19"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proofErr w:type="spellStart"/>
      <w:proofErr w:type="gramStart"/>
      <w:r w:rsidRPr="004F1FDC">
        <w:rPr>
          <w:rFonts w:ascii="Consolas" w:eastAsia="Times New Roman" w:hAnsi="Consolas" w:cs="Times New Roman"/>
          <w:color w:val="569CD6"/>
          <w:sz w:val="21"/>
          <w:szCs w:val="21"/>
          <w:lang w:eastAsia="nl-NL"/>
        </w:rPr>
        <w:t>def</w:t>
      </w:r>
      <w:proofErr w:type="spellEnd"/>
      <w:proofErr w:type="gram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DCDCAA"/>
          <w:sz w:val="21"/>
          <w:szCs w:val="21"/>
          <w:lang w:eastAsia="nl-NL"/>
        </w:rPr>
        <w:t>is_salary_valid</w:t>
      </w:r>
      <w:proofErr w:type="spellEnd"/>
      <w:r w:rsidRPr="004F1FDC">
        <w:rPr>
          <w:rFonts w:ascii="Consolas" w:eastAsia="Times New Roman" w:hAnsi="Consolas" w:cs="Times New Roman"/>
          <w:color w:val="CCCCCC"/>
          <w:sz w:val="21"/>
          <w:szCs w:val="21"/>
          <w:lang w:eastAsia="nl-NL"/>
        </w:rPr>
        <w:t>(</w:t>
      </w:r>
      <w:proofErr w:type="spellStart"/>
      <w:r w:rsidRPr="004F1FDC">
        <w:rPr>
          <w:rFonts w:ascii="Consolas" w:eastAsia="Times New Roman" w:hAnsi="Consolas" w:cs="Times New Roman"/>
          <w:color w:val="9CDCFE"/>
          <w:sz w:val="21"/>
          <w:szCs w:val="21"/>
          <w:lang w:eastAsia="nl-NL"/>
        </w:rPr>
        <w:t>salary</w:t>
      </w:r>
      <w:proofErr w:type="spell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4EC9B0"/>
          <w:sz w:val="21"/>
          <w:szCs w:val="21"/>
          <w:lang w:eastAsia="nl-NL"/>
        </w:rPr>
        <w:t>str</w:t>
      </w:r>
      <w:proofErr w:type="spellEnd"/>
      <w:r w:rsidRPr="004F1FDC">
        <w:rPr>
          <w:rFonts w:ascii="Consolas" w:eastAsia="Times New Roman" w:hAnsi="Consolas" w:cs="Times New Roman"/>
          <w:color w:val="CCCCCC"/>
          <w:sz w:val="21"/>
          <w:szCs w:val="21"/>
          <w:lang w:eastAsia="nl-NL"/>
        </w:rPr>
        <w:t xml:space="preserve">) -&gt; </w:t>
      </w:r>
      <w:proofErr w:type="spellStart"/>
      <w:r w:rsidRPr="004F1FDC">
        <w:rPr>
          <w:rFonts w:ascii="Consolas" w:eastAsia="Times New Roman" w:hAnsi="Consolas" w:cs="Times New Roman"/>
          <w:color w:val="4EC9B0"/>
          <w:sz w:val="21"/>
          <w:szCs w:val="21"/>
          <w:lang w:eastAsia="nl-NL"/>
        </w:rPr>
        <w:t>bool</w:t>
      </w:r>
      <w:proofErr w:type="spellEnd"/>
      <w:r w:rsidRPr="004F1FDC">
        <w:rPr>
          <w:rFonts w:ascii="Consolas" w:eastAsia="Times New Roman" w:hAnsi="Consolas" w:cs="Times New Roman"/>
          <w:color w:val="CCCCCC"/>
          <w:sz w:val="21"/>
          <w:szCs w:val="21"/>
          <w:lang w:eastAsia="nl-NL"/>
        </w:rPr>
        <w:t>:</w:t>
      </w:r>
    </w:p>
    <w:p w14:paraId="66367A1B" w14:textId="77777777"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r w:rsidRPr="004F1FDC">
        <w:rPr>
          <w:rFonts w:ascii="Consolas" w:eastAsia="Times New Roman" w:hAnsi="Consolas" w:cs="Times New Roman"/>
          <w:color w:val="CCCCCC"/>
          <w:sz w:val="21"/>
          <w:szCs w:val="21"/>
          <w:lang w:eastAsia="nl-NL"/>
        </w:rPr>
        <w:t xml:space="preserve">    </w:t>
      </w:r>
      <w:proofErr w:type="gramStart"/>
      <w:r w:rsidRPr="004F1FDC">
        <w:rPr>
          <w:rFonts w:ascii="Consolas" w:eastAsia="Times New Roman" w:hAnsi="Consolas" w:cs="Times New Roman"/>
          <w:color w:val="C586C0"/>
          <w:sz w:val="21"/>
          <w:szCs w:val="21"/>
          <w:lang w:eastAsia="nl-NL"/>
        </w:rPr>
        <w:t>return</w:t>
      </w:r>
      <w:proofErr w:type="gramEnd"/>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4FC1FF"/>
          <w:sz w:val="21"/>
          <w:szCs w:val="21"/>
          <w:lang w:eastAsia="nl-NL"/>
        </w:rPr>
        <w:t>MIN_SALARY</w:t>
      </w:r>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D4D4D4"/>
          <w:sz w:val="21"/>
          <w:szCs w:val="21"/>
          <w:lang w:eastAsia="nl-NL"/>
        </w:rPr>
        <w:t>&lt;=</w:t>
      </w:r>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4EC9B0"/>
          <w:sz w:val="21"/>
          <w:szCs w:val="21"/>
          <w:lang w:eastAsia="nl-NL"/>
        </w:rPr>
        <w:t>float</w:t>
      </w:r>
      <w:proofErr w:type="spellEnd"/>
      <w:r w:rsidRPr="004F1FDC">
        <w:rPr>
          <w:rFonts w:ascii="Consolas" w:eastAsia="Times New Roman" w:hAnsi="Consolas" w:cs="Times New Roman"/>
          <w:color w:val="CCCCCC"/>
          <w:sz w:val="21"/>
          <w:szCs w:val="21"/>
          <w:lang w:eastAsia="nl-NL"/>
        </w:rPr>
        <w:t>(</w:t>
      </w:r>
      <w:proofErr w:type="spellStart"/>
      <w:r w:rsidRPr="004F1FDC">
        <w:rPr>
          <w:rFonts w:ascii="Consolas" w:eastAsia="Times New Roman" w:hAnsi="Consolas" w:cs="Times New Roman"/>
          <w:color w:val="9CDCFE"/>
          <w:sz w:val="21"/>
          <w:szCs w:val="21"/>
          <w:lang w:eastAsia="nl-NL"/>
        </w:rPr>
        <w:t>salary</w:t>
      </w:r>
      <w:r w:rsidRPr="004F1FDC">
        <w:rPr>
          <w:rFonts w:ascii="Consolas" w:eastAsia="Times New Roman" w:hAnsi="Consolas" w:cs="Times New Roman"/>
          <w:color w:val="CCCCCC"/>
          <w:sz w:val="21"/>
          <w:szCs w:val="21"/>
          <w:lang w:eastAsia="nl-NL"/>
        </w:rPr>
        <w:t>.</w:t>
      </w:r>
      <w:r w:rsidRPr="004F1FDC">
        <w:rPr>
          <w:rFonts w:ascii="Consolas" w:eastAsia="Times New Roman" w:hAnsi="Consolas" w:cs="Times New Roman"/>
          <w:color w:val="DCDCAA"/>
          <w:sz w:val="21"/>
          <w:szCs w:val="21"/>
          <w:lang w:eastAsia="nl-NL"/>
        </w:rPr>
        <w:t>replace</w:t>
      </w:r>
      <w:proofErr w:type="spellEnd"/>
      <w:r w:rsidRPr="004F1FDC">
        <w:rPr>
          <w:rFonts w:ascii="Consolas" w:eastAsia="Times New Roman" w:hAnsi="Consolas" w:cs="Times New Roman"/>
          <w:color w:val="CCCCCC"/>
          <w:sz w:val="21"/>
          <w:szCs w:val="21"/>
          <w:lang w:eastAsia="nl-NL"/>
        </w:rPr>
        <w:t>(</w:t>
      </w:r>
      <w:r w:rsidRPr="004F1FDC">
        <w:rPr>
          <w:rFonts w:ascii="Consolas" w:eastAsia="Times New Roman" w:hAnsi="Consolas" w:cs="Times New Roman"/>
          <w:color w:val="CE9178"/>
          <w:sz w:val="21"/>
          <w:szCs w:val="21"/>
          <w:lang w:eastAsia="nl-NL"/>
        </w:rPr>
        <w:t>"."</w:t>
      </w:r>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CE9178"/>
          <w:sz w:val="21"/>
          <w:szCs w:val="21"/>
          <w:lang w:eastAsia="nl-NL"/>
        </w:rPr>
        <w:t>""</w:t>
      </w:r>
      <w:r w:rsidRPr="004F1FDC">
        <w:rPr>
          <w:rFonts w:ascii="Consolas" w:eastAsia="Times New Roman" w:hAnsi="Consolas" w:cs="Times New Roman"/>
          <w:color w:val="CCCCCC"/>
          <w:sz w:val="21"/>
          <w:szCs w:val="21"/>
          <w:lang w:eastAsia="nl-NL"/>
        </w:rPr>
        <w:t>).</w:t>
      </w:r>
      <w:proofErr w:type="spellStart"/>
      <w:r w:rsidRPr="004F1FDC">
        <w:rPr>
          <w:rFonts w:ascii="Consolas" w:eastAsia="Times New Roman" w:hAnsi="Consolas" w:cs="Times New Roman"/>
          <w:color w:val="DCDCAA"/>
          <w:sz w:val="21"/>
          <w:szCs w:val="21"/>
          <w:lang w:eastAsia="nl-NL"/>
        </w:rPr>
        <w:t>replace</w:t>
      </w:r>
      <w:proofErr w:type="spellEnd"/>
      <w:r w:rsidRPr="004F1FDC">
        <w:rPr>
          <w:rFonts w:ascii="Consolas" w:eastAsia="Times New Roman" w:hAnsi="Consolas" w:cs="Times New Roman"/>
          <w:color w:val="CCCCCC"/>
          <w:sz w:val="21"/>
          <w:szCs w:val="21"/>
          <w:lang w:eastAsia="nl-NL"/>
        </w:rPr>
        <w:t>(</w:t>
      </w:r>
      <w:r w:rsidRPr="004F1FDC">
        <w:rPr>
          <w:rFonts w:ascii="Consolas" w:eastAsia="Times New Roman" w:hAnsi="Consolas" w:cs="Times New Roman"/>
          <w:color w:val="CE9178"/>
          <w:sz w:val="21"/>
          <w:szCs w:val="21"/>
          <w:lang w:eastAsia="nl-NL"/>
        </w:rPr>
        <w:t>","</w:t>
      </w:r>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CE9178"/>
          <w:sz w:val="21"/>
          <w:szCs w:val="21"/>
          <w:lang w:eastAsia="nl-NL"/>
        </w:rPr>
        <w:t>"."</w:t>
      </w:r>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D4D4D4"/>
          <w:sz w:val="21"/>
          <w:szCs w:val="21"/>
          <w:lang w:eastAsia="nl-NL"/>
        </w:rPr>
        <w:t>&lt;=</w:t>
      </w:r>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4FC1FF"/>
          <w:sz w:val="21"/>
          <w:szCs w:val="21"/>
          <w:lang w:eastAsia="nl-NL"/>
        </w:rPr>
        <w:t>MAX_SALARY</w:t>
      </w:r>
    </w:p>
    <w:p w14:paraId="20C3E7B0" w14:textId="77777777" w:rsidR="004F1FDC" w:rsidRPr="004F1FDC" w:rsidRDefault="004F1FDC" w:rsidP="004F1FDC">
      <w:pPr>
        <w:rPr>
          <w:rFonts w:cstheme="minorHAnsi"/>
          <w:b/>
          <w:bCs/>
        </w:rPr>
      </w:pPr>
    </w:p>
    <w:p w14:paraId="7C1C9BEA" w14:textId="5A536587" w:rsidR="004F1FDC" w:rsidRDefault="004F1FDC" w:rsidP="004F1FDC">
      <w:pPr>
        <w:pStyle w:val="ListParagraph"/>
        <w:rPr>
          <w:rFonts w:cstheme="minorHAnsi"/>
          <w:b/>
          <w:bCs/>
        </w:rPr>
      </w:pPr>
      <w:r>
        <w:rPr>
          <w:rFonts w:cstheme="minorHAnsi"/>
          <w:b/>
          <w:bCs/>
        </w:rPr>
        <w:t>Na:</w:t>
      </w:r>
    </w:p>
    <w:p w14:paraId="0E95E1C6" w14:textId="77777777"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proofErr w:type="spellStart"/>
      <w:proofErr w:type="gramStart"/>
      <w:r w:rsidRPr="004F1FDC">
        <w:rPr>
          <w:rFonts w:ascii="Consolas" w:eastAsia="Times New Roman" w:hAnsi="Consolas" w:cs="Times New Roman"/>
          <w:color w:val="569CD6"/>
          <w:sz w:val="21"/>
          <w:szCs w:val="21"/>
          <w:lang w:eastAsia="nl-NL"/>
        </w:rPr>
        <w:t>def</w:t>
      </w:r>
      <w:proofErr w:type="spellEnd"/>
      <w:proofErr w:type="gram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DCDCAA"/>
          <w:sz w:val="21"/>
          <w:szCs w:val="21"/>
          <w:lang w:eastAsia="nl-NL"/>
        </w:rPr>
        <w:t>is_name_valid</w:t>
      </w:r>
      <w:proofErr w:type="spellEnd"/>
      <w:r w:rsidRPr="004F1FDC">
        <w:rPr>
          <w:rFonts w:ascii="Consolas" w:eastAsia="Times New Roman" w:hAnsi="Consolas" w:cs="Times New Roman"/>
          <w:color w:val="CCCCCC"/>
          <w:sz w:val="21"/>
          <w:szCs w:val="21"/>
          <w:lang w:eastAsia="nl-NL"/>
        </w:rPr>
        <w:t>(</w:t>
      </w:r>
      <w:r w:rsidRPr="004F1FDC">
        <w:rPr>
          <w:rFonts w:ascii="Consolas" w:eastAsia="Times New Roman" w:hAnsi="Consolas" w:cs="Times New Roman"/>
          <w:color w:val="9CDCFE"/>
          <w:sz w:val="21"/>
          <w:szCs w:val="21"/>
          <w:lang w:eastAsia="nl-NL"/>
        </w:rPr>
        <w:t>name</w:t>
      </w:r>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4EC9B0"/>
          <w:sz w:val="21"/>
          <w:szCs w:val="21"/>
          <w:lang w:eastAsia="nl-NL"/>
        </w:rPr>
        <w:t>str</w:t>
      </w:r>
      <w:proofErr w:type="spellEnd"/>
      <w:r w:rsidRPr="004F1FDC">
        <w:rPr>
          <w:rFonts w:ascii="Consolas" w:eastAsia="Times New Roman" w:hAnsi="Consolas" w:cs="Times New Roman"/>
          <w:color w:val="CCCCCC"/>
          <w:sz w:val="21"/>
          <w:szCs w:val="21"/>
          <w:lang w:eastAsia="nl-NL"/>
        </w:rPr>
        <w:t xml:space="preserve">) -&gt; </w:t>
      </w:r>
      <w:proofErr w:type="spellStart"/>
      <w:r w:rsidRPr="004F1FDC">
        <w:rPr>
          <w:rFonts w:ascii="Consolas" w:eastAsia="Times New Roman" w:hAnsi="Consolas" w:cs="Times New Roman"/>
          <w:color w:val="4EC9B0"/>
          <w:sz w:val="21"/>
          <w:szCs w:val="21"/>
          <w:lang w:eastAsia="nl-NL"/>
        </w:rPr>
        <w:t>bool</w:t>
      </w:r>
      <w:proofErr w:type="spellEnd"/>
      <w:r w:rsidRPr="004F1FDC">
        <w:rPr>
          <w:rFonts w:ascii="Consolas" w:eastAsia="Times New Roman" w:hAnsi="Consolas" w:cs="Times New Roman"/>
          <w:color w:val="CCCCCC"/>
          <w:sz w:val="21"/>
          <w:szCs w:val="21"/>
          <w:lang w:eastAsia="nl-NL"/>
        </w:rPr>
        <w:t>:</w:t>
      </w:r>
    </w:p>
    <w:p w14:paraId="27032DA4" w14:textId="77777777"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r w:rsidRPr="004F1FDC">
        <w:rPr>
          <w:rFonts w:ascii="Consolas" w:eastAsia="Times New Roman" w:hAnsi="Consolas" w:cs="Times New Roman"/>
          <w:color w:val="CCCCCC"/>
          <w:sz w:val="21"/>
          <w:szCs w:val="21"/>
          <w:lang w:eastAsia="nl-NL"/>
        </w:rPr>
        <w:t xml:space="preserve">    </w:t>
      </w:r>
      <w:proofErr w:type="gramStart"/>
      <w:r w:rsidRPr="004F1FDC">
        <w:rPr>
          <w:rFonts w:ascii="Consolas" w:eastAsia="Times New Roman" w:hAnsi="Consolas" w:cs="Times New Roman"/>
          <w:color w:val="C586C0"/>
          <w:sz w:val="21"/>
          <w:szCs w:val="21"/>
          <w:lang w:eastAsia="nl-NL"/>
        </w:rPr>
        <w:t>return</w:t>
      </w:r>
      <w:proofErr w:type="gramEnd"/>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B5CEA8"/>
          <w:sz w:val="21"/>
          <w:szCs w:val="21"/>
          <w:lang w:eastAsia="nl-NL"/>
        </w:rPr>
        <w:t>2</w:t>
      </w:r>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D4D4D4"/>
          <w:sz w:val="21"/>
          <w:szCs w:val="21"/>
          <w:lang w:eastAsia="nl-NL"/>
        </w:rPr>
        <w:t>&lt;=</w:t>
      </w:r>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DCDCAA"/>
          <w:sz w:val="21"/>
          <w:szCs w:val="21"/>
          <w:lang w:eastAsia="nl-NL"/>
        </w:rPr>
        <w:t>len</w:t>
      </w:r>
      <w:proofErr w:type="spellEnd"/>
      <w:r w:rsidRPr="004F1FDC">
        <w:rPr>
          <w:rFonts w:ascii="Consolas" w:eastAsia="Times New Roman" w:hAnsi="Consolas" w:cs="Times New Roman"/>
          <w:color w:val="CCCCCC"/>
          <w:sz w:val="21"/>
          <w:szCs w:val="21"/>
          <w:lang w:eastAsia="nl-NL"/>
        </w:rPr>
        <w:t>(</w:t>
      </w:r>
      <w:r w:rsidRPr="004F1FDC">
        <w:rPr>
          <w:rFonts w:ascii="Consolas" w:eastAsia="Times New Roman" w:hAnsi="Consolas" w:cs="Times New Roman"/>
          <w:color w:val="9CDCFE"/>
          <w:sz w:val="21"/>
          <w:szCs w:val="21"/>
          <w:lang w:eastAsia="nl-NL"/>
        </w:rPr>
        <w:t>name</w:t>
      </w:r>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D4D4D4"/>
          <w:sz w:val="21"/>
          <w:szCs w:val="21"/>
          <w:lang w:eastAsia="nl-NL"/>
        </w:rPr>
        <w:t>&lt;=</w:t>
      </w:r>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B5CEA8"/>
          <w:sz w:val="21"/>
          <w:szCs w:val="21"/>
          <w:lang w:eastAsia="nl-NL"/>
        </w:rPr>
        <w:t>10</w:t>
      </w:r>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569CD6"/>
          <w:sz w:val="21"/>
          <w:szCs w:val="21"/>
          <w:lang w:eastAsia="nl-NL"/>
        </w:rPr>
        <w:t>and</w:t>
      </w:r>
      <w:proofErr w:type="spell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9CDCFE"/>
          <w:sz w:val="21"/>
          <w:szCs w:val="21"/>
          <w:lang w:eastAsia="nl-NL"/>
        </w:rPr>
        <w:t>name</w:t>
      </w:r>
      <w:r w:rsidRPr="004F1FDC">
        <w:rPr>
          <w:rFonts w:ascii="Consolas" w:eastAsia="Times New Roman" w:hAnsi="Consolas" w:cs="Times New Roman"/>
          <w:color w:val="CCCCCC"/>
          <w:sz w:val="21"/>
          <w:szCs w:val="21"/>
          <w:lang w:eastAsia="nl-NL"/>
        </w:rPr>
        <w:t>.</w:t>
      </w:r>
      <w:r w:rsidRPr="004F1FDC">
        <w:rPr>
          <w:rFonts w:ascii="Consolas" w:eastAsia="Times New Roman" w:hAnsi="Consolas" w:cs="Times New Roman"/>
          <w:color w:val="DCDCAA"/>
          <w:sz w:val="21"/>
          <w:szCs w:val="21"/>
          <w:lang w:eastAsia="nl-NL"/>
        </w:rPr>
        <w:t>isalpha</w:t>
      </w:r>
      <w:proofErr w:type="spell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569CD6"/>
          <w:sz w:val="21"/>
          <w:szCs w:val="21"/>
          <w:lang w:eastAsia="nl-NL"/>
        </w:rPr>
        <w:t>and</w:t>
      </w:r>
      <w:proofErr w:type="spellEnd"/>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9CDCFE"/>
          <w:sz w:val="21"/>
          <w:szCs w:val="21"/>
          <w:lang w:eastAsia="nl-NL"/>
        </w:rPr>
        <w:t>name</w:t>
      </w:r>
      <w:r w:rsidRPr="004F1FDC">
        <w:rPr>
          <w:rFonts w:ascii="Consolas" w:eastAsia="Times New Roman" w:hAnsi="Consolas" w:cs="Times New Roman"/>
          <w:color w:val="CCCCCC"/>
          <w:sz w:val="21"/>
          <w:szCs w:val="21"/>
          <w:lang w:eastAsia="nl-NL"/>
        </w:rPr>
        <w:t>[</w:t>
      </w:r>
      <w:r w:rsidRPr="004F1FDC">
        <w:rPr>
          <w:rFonts w:ascii="Consolas" w:eastAsia="Times New Roman" w:hAnsi="Consolas" w:cs="Times New Roman"/>
          <w:color w:val="B5CEA8"/>
          <w:sz w:val="21"/>
          <w:szCs w:val="21"/>
          <w:lang w:eastAsia="nl-NL"/>
        </w:rPr>
        <w:t>0</w:t>
      </w:r>
      <w:r w:rsidRPr="004F1FDC">
        <w:rPr>
          <w:rFonts w:ascii="Consolas" w:eastAsia="Times New Roman" w:hAnsi="Consolas" w:cs="Times New Roman"/>
          <w:color w:val="CCCCCC"/>
          <w:sz w:val="21"/>
          <w:szCs w:val="21"/>
          <w:lang w:eastAsia="nl-NL"/>
        </w:rPr>
        <w:t>].</w:t>
      </w:r>
      <w:proofErr w:type="spellStart"/>
      <w:r w:rsidRPr="004F1FDC">
        <w:rPr>
          <w:rFonts w:ascii="Consolas" w:eastAsia="Times New Roman" w:hAnsi="Consolas" w:cs="Times New Roman"/>
          <w:color w:val="DCDCAA"/>
          <w:sz w:val="21"/>
          <w:szCs w:val="21"/>
          <w:lang w:eastAsia="nl-NL"/>
        </w:rPr>
        <w:t>isupper</w:t>
      </w:r>
      <w:proofErr w:type="spellEnd"/>
      <w:r w:rsidRPr="004F1FDC">
        <w:rPr>
          <w:rFonts w:ascii="Consolas" w:eastAsia="Times New Roman" w:hAnsi="Consolas" w:cs="Times New Roman"/>
          <w:color w:val="CCCCCC"/>
          <w:sz w:val="21"/>
          <w:szCs w:val="21"/>
          <w:lang w:eastAsia="nl-NL"/>
        </w:rPr>
        <w:t>()</w:t>
      </w:r>
    </w:p>
    <w:p w14:paraId="3A6012CD" w14:textId="77777777" w:rsidR="004F1FDC" w:rsidRDefault="004F1FDC" w:rsidP="004F1FDC">
      <w:pPr>
        <w:shd w:val="clear" w:color="auto" w:fill="1F1F1F"/>
        <w:spacing w:line="285" w:lineRule="atLeast"/>
        <w:ind w:left="720"/>
        <w:rPr>
          <w:rFonts w:ascii="Consolas" w:eastAsia="Times New Roman" w:hAnsi="Consolas" w:cs="Times New Roman"/>
          <w:color w:val="569CD6"/>
          <w:sz w:val="21"/>
          <w:szCs w:val="21"/>
          <w:lang w:eastAsia="nl-NL"/>
        </w:rPr>
      </w:pPr>
    </w:p>
    <w:p w14:paraId="1019C563" w14:textId="2E9C39BF"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proofErr w:type="spellStart"/>
      <w:proofErr w:type="gramStart"/>
      <w:r w:rsidRPr="004F1FDC">
        <w:rPr>
          <w:rFonts w:ascii="Consolas" w:eastAsia="Times New Roman" w:hAnsi="Consolas" w:cs="Times New Roman"/>
          <w:color w:val="569CD6"/>
          <w:sz w:val="21"/>
          <w:szCs w:val="21"/>
          <w:lang w:eastAsia="nl-NL"/>
        </w:rPr>
        <w:t>def</w:t>
      </w:r>
      <w:proofErr w:type="spellEnd"/>
      <w:proofErr w:type="gram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DCDCAA"/>
          <w:sz w:val="21"/>
          <w:szCs w:val="21"/>
          <w:lang w:eastAsia="nl-NL"/>
        </w:rPr>
        <w:t>is_title_valid</w:t>
      </w:r>
      <w:proofErr w:type="spellEnd"/>
      <w:r w:rsidRPr="004F1FDC">
        <w:rPr>
          <w:rFonts w:ascii="Consolas" w:eastAsia="Times New Roman" w:hAnsi="Consolas" w:cs="Times New Roman"/>
          <w:color w:val="CCCCCC"/>
          <w:sz w:val="21"/>
          <w:szCs w:val="21"/>
          <w:lang w:eastAsia="nl-NL"/>
        </w:rPr>
        <w:t>(</w:t>
      </w:r>
      <w:proofErr w:type="spellStart"/>
      <w:r w:rsidRPr="004F1FDC">
        <w:rPr>
          <w:rFonts w:ascii="Consolas" w:eastAsia="Times New Roman" w:hAnsi="Consolas" w:cs="Times New Roman"/>
          <w:color w:val="9CDCFE"/>
          <w:sz w:val="21"/>
          <w:szCs w:val="21"/>
          <w:lang w:eastAsia="nl-NL"/>
        </w:rPr>
        <w:t>title</w:t>
      </w:r>
      <w:proofErr w:type="spell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4EC9B0"/>
          <w:sz w:val="21"/>
          <w:szCs w:val="21"/>
          <w:lang w:eastAsia="nl-NL"/>
        </w:rPr>
        <w:t>str</w:t>
      </w:r>
      <w:proofErr w:type="spellEnd"/>
      <w:r w:rsidRPr="004F1FDC">
        <w:rPr>
          <w:rFonts w:ascii="Consolas" w:eastAsia="Times New Roman" w:hAnsi="Consolas" w:cs="Times New Roman"/>
          <w:color w:val="CCCCCC"/>
          <w:sz w:val="21"/>
          <w:szCs w:val="21"/>
          <w:lang w:eastAsia="nl-NL"/>
        </w:rPr>
        <w:t xml:space="preserve">) -&gt; </w:t>
      </w:r>
      <w:proofErr w:type="spellStart"/>
      <w:r w:rsidRPr="004F1FDC">
        <w:rPr>
          <w:rFonts w:ascii="Consolas" w:eastAsia="Times New Roman" w:hAnsi="Consolas" w:cs="Times New Roman"/>
          <w:color w:val="4EC9B0"/>
          <w:sz w:val="21"/>
          <w:szCs w:val="21"/>
          <w:lang w:eastAsia="nl-NL"/>
        </w:rPr>
        <w:t>bool</w:t>
      </w:r>
      <w:proofErr w:type="spellEnd"/>
      <w:r w:rsidRPr="004F1FDC">
        <w:rPr>
          <w:rFonts w:ascii="Consolas" w:eastAsia="Times New Roman" w:hAnsi="Consolas" w:cs="Times New Roman"/>
          <w:color w:val="CCCCCC"/>
          <w:sz w:val="21"/>
          <w:szCs w:val="21"/>
          <w:lang w:eastAsia="nl-NL"/>
        </w:rPr>
        <w:t>:</w:t>
      </w:r>
    </w:p>
    <w:p w14:paraId="47B61844" w14:textId="77777777"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r w:rsidRPr="004F1FDC">
        <w:rPr>
          <w:rFonts w:ascii="Consolas" w:eastAsia="Times New Roman" w:hAnsi="Consolas" w:cs="Times New Roman"/>
          <w:color w:val="CCCCCC"/>
          <w:sz w:val="21"/>
          <w:szCs w:val="21"/>
          <w:lang w:eastAsia="nl-NL"/>
        </w:rPr>
        <w:t xml:space="preserve">    </w:t>
      </w:r>
      <w:proofErr w:type="gramStart"/>
      <w:r w:rsidRPr="004F1FDC">
        <w:rPr>
          <w:rFonts w:ascii="Consolas" w:eastAsia="Times New Roman" w:hAnsi="Consolas" w:cs="Times New Roman"/>
          <w:color w:val="C586C0"/>
          <w:sz w:val="21"/>
          <w:szCs w:val="21"/>
          <w:lang w:eastAsia="nl-NL"/>
        </w:rPr>
        <w:t>return</w:t>
      </w:r>
      <w:proofErr w:type="gram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DCDCAA"/>
          <w:sz w:val="21"/>
          <w:szCs w:val="21"/>
          <w:lang w:eastAsia="nl-NL"/>
        </w:rPr>
        <w:t>len</w:t>
      </w:r>
      <w:proofErr w:type="spellEnd"/>
      <w:r w:rsidRPr="004F1FDC">
        <w:rPr>
          <w:rFonts w:ascii="Consolas" w:eastAsia="Times New Roman" w:hAnsi="Consolas" w:cs="Times New Roman"/>
          <w:color w:val="CCCCCC"/>
          <w:sz w:val="21"/>
          <w:szCs w:val="21"/>
          <w:lang w:eastAsia="nl-NL"/>
        </w:rPr>
        <w:t>(</w:t>
      </w:r>
      <w:proofErr w:type="spellStart"/>
      <w:r w:rsidRPr="004F1FDC">
        <w:rPr>
          <w:rFonts w:ascii="Consolas" w:eastAsia="Times New Roman" w:hAnsi="Consolas" w:cs="Times New Roman"/>
          <w:color w:val="9CDCFE"/>
          <w:sz w:val="21"/>
          <w:szCs w:val="21"/>
          <w:lang w:eastAsia="nl-NL"/>
        </w:rPr>
        <w:t>title</w:t>
      </w:r>
      <w:proofErr w:type="spellEnd"/>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D4D4D4"/>
          <w:sz w:val="21"/>
          <w:szCs w:val="21"/>
          <w:lang w:eastAsia="nl-NL"/>
        </w:rPr>
        <w:t>&gt;=</w:t>
      </w:r>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B5CEA8"/>
          <w:sz w:val="21"/>
          <w:szCs w:val="21"/>
          <w:lang w:eastAsia="nl-NL"/>
        </w:rPr>
        <w:t>10</w:t>
      </w:r>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569CD6"/>
          <w:sz w:val="21"/>
          <w:szCs w:val="21"/>
          <w:lang w:eastAsia="nl-NL"/>
        </w:rPr>
        <w:t>and</w:t>
      </w:r>
      <w:proofErr w:type="spell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569CD6"/>
          <w:sz w:val="21"/>
          <w:szCs w:val="21"/>
          <w:lang w:eastAsia="nl-NL"/>
        </w:rPr>
        <w:t>not</w:t>
      </w:r>
      <w:proofErr w:type="spell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DCDCAA"/>
          <w:sz w:val="21"/>
          <w:szCs w:val="21"/>
          <w:lang w:eastAsia="nl-NL"/>
        </w:rPr>
        <w:t>any</w:t>
      </w:r>
      <w:proofErr w:type="spellEnd"/>
      <w:r w:rsidRPr="004F1FDC">
        <w:rPr>
          <w:rFonts w:ascii="Consolas" w:eastAsia="Times New Roman" w:hAnsi="Consolas" w:cs="Times New Roman"/>
          <w:color w:val="CCCCCC"/>
          <w:sz w:val="21"/>
          <w:szCs w:val="21"/>
          <w:lang w:eastAsia="nl-NL"/>
        </w:rPr>
        <w:t>(</w:t>
      </w:r>
      <w:proofErr w:type="spellStart"/>
      <w:r w:rsidRPr="004F1FDC">
        <w:rPr>
          <w:rFonts w:ascii="Consolas" w:eastAsia="Times New Roman" w:hAnsi="Consolas" w:cs="Times New Roman"/>
          <w:color w:val="9CDCFE"/>
          <w:sz w:val="21"/>
          <w:szCs w:val="21"/>
          <w:lang w:eastAsia="nl-NL"/>
        </w:rPr>
        <w:t>character</w:t>
      </w:r>
      <w:r w:rsidRPr="004F1FDC">
        <w:rPr>
          <w:rFonts w:ascii="Consolas" w:eastAsia="Times New Roman" w:hAnsi="Consolas" w:cs="Times New Roman"/>
          <w:color w:val="CCCCCC"/>
          <w:sz w:val="21"/>
          <w:szCs w:val="21"/>
          <w:lang w:eastAsia="nl-NL"/>
        </w:rPr>
        <w:t>.</w:t>
      </w:r>
      <w:r w:rsidRPr="004F1FDC">
        <w:rPr>
          <w:rFonts w:ascii="Consolas" w:eastAsia="Times New Roman" w:hAnsi="Consolas" w:cs="Times New Roman"/>
          <w:color w:val="DCDCAA"/>
          <w:sz w:val="21"/>
          <w:szCs w:val="21"/>
          <w:lang w:eastAsia="nl-NL"/>
        </w:rPr>
        <w:t>isdigit</w:t>
      </w:r>
      <w:proofErr w:type="spell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C586C0"/>
          <w:sz w:val="21"/>
          <w:szCs w:val="21"/>
          <w:lang w:eastAsia="nl-NL"/>
        </w:rPr>
        <w:t>for</w:t>
      </w:r>
      <w:proofErr w:type="spell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9CDCFE"/>
          <w:sz w:val="21"/>
          <w:szCs w:val="21"/>
          <w:lang w:eastAsia="nl-NL"/>
        </w:rPr>
        <w:t>character</w:t>
      </w:r>
      <w:proofErr w:type="spellEnd"/>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C586C0"/>
          <w:sz w:val="21"/>
          <w:szCs w:val="21"/>
          <w:lang w:eastAsia="nl-NL"/>
        </w:rPr>
        <w:t>in</w:t>
      </w:r>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9CDCFE"/>
          <w:sz w:val="21"/>
          <w:szCs w:val="21"/>
          <w:lang w:eastAsia="nl-NL"/>
        </w:rPr>
        <w:t>title</w:t>
      </w:r>
      <w:proofErr w:type="spellEnd"/>
      <w:r w:rsidRPr="004F1FDC">
        <w:rPr>
          <w:rFonts w:ascii="Consolas" w:eastAsia="Times New Roman" w:hAnsi="Consolas" w:cs="Times New Roman"/>
          <w:color w:val="CCCCCC"/>
          <w:sz w:val="21"/>
          <w:szCs w:val="21"/>
          <w:lang w:eastAsia="nl-NL"/>
        </w:rPr>
        <w:t>)</w:t>
      </w:r>
    </w:p>
    <w:p w14:paraId="2414466F" w14:textId="77777777" w:rsidR="004F1FDC" w:rsidRDefault="004F1FDC" w:rsidP="004F1FDC">
      <w:pPr>
        <w:shd w:val="clear" w:color="auto" w:fill="1F1F1F"/>
        <w:spacing w:line="285" w:lineRule="atLeast"/>
        <w:ind w:left="720"/>
        <w:rPr>
          <w:rFonts w:ascii="Consolas" w:eastAsia="Times New Roman" w:hAnsi="Consolas" w:cs="Times New Roman"/>
          <w:color w:val="569CD6"/>
          <w:sz w:val="21"/>
          <w:szCs w:val="21"/>
          <w:lang w:eastAsia="nl-NL"/>
        </w:rPr>
      </w:pPr>
    </w:p>
    <w:p w14:paraId="06A9BDC5" w14:textId="12BE2814"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proofErr w:type="spellStart"/>
      <w:proofErr w:type="gramStart"/>
      <w:r w:rsidRPr="004F1FDC">
        <w:rPr>
          <w:rFonts w:ascii="Consolas" w:eastAsia="Times New Roman" w:hAnsi="Consolas" w:cs="Times New Roman"/>
          <w:color w:val="569CD6"/>
          <w:sz w:val="21"/>
          <w:szCs w:val="21"/>
          <w:lang w:eastAsia="nl-NL"/>
        </w:rPr>
        <w:t>def</w:t>
      </w:r>
      <w:proofErr w:type="spellEnd"/>
      <w:proofErr w:type="gram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DCDCAA"/>
          <w:sz w:val="21"/>
          <w:szCs w:val="21"/>
          <w:lang w:eastAsia="nl-NL"/>
        </w:rPr>
        <w:t>is_salary_valid</w:t>
      </w:r>
      <w:proofErr w:type="spellEnd"/>
      <w:r w:rsidRPr="004F1FDC">
        <w:rPr>
          <w:rFonts w:ascii="Consolas" w:eastAsia="Times New Roman" w:hAnsi="Consolas" w:cs="Times New Roman"/>
          <w:color w:val="CCCCCC"/>
          <w:sz w:val="21"/>
          <w:szCs w:val="21"/>
          <w:lang w:eastAsia="nl-NL"/>
        </w:rPr>
        <w:t>(</w:t>
      </w:r>
      <w:proofErr w:type="spellStart"/>
      <w:r w:rsidRPr="004F1FDC">
        <w:rPr>
          <w:rFonts w:ascii="Consolas" w:eastAsia="Times New Roman" w:hAnsi="Consolas" w:cs="Times New Roman"/>
          <w:color w:val="9CDCFE"/>
          <w:sz w:val="21"/>
          <w:szCs w:val="21"/>
          <w:lang w:eastAsia="nl-NL"/>
        </w:rPr>
        <w:t>salary</w:t>
      </w:r>
      <w:proofErr w:type="spell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4EC9B0"/>
          <w:sz w:val="21"/>
          <w:szCs w:val="21"/>
          <w:lang w:eastAsia="nl-NL"/>
        </w:rPr>
        <w:t>str</w:t>
      </w:r>
      <w:proofErr w:type="spellEnd"/>
      <w:r w:rsidRPr="004F1FDC">
        <w:rPr>
          <w:rFonts w:ascii="Consolas" w:eastAsia="Times New Roman" w:hAnsi="Consolas" w:cs="Times New Roman"/>
          <w:color w:val="CCCCCC"/>
          <w:sz w:val="21"/>
          <w:szCs w:val="21"/>
          <w:lang w:eastAsia="nl-NL"/>
        </w:rPr>
        <w:t xml:space="preserve">) -&gt; </w:t>
      </w:r>
      <w:proofErr w:type="spellStart"/>
      <w:r w:rsidRPr="004F1FDC">
        <w:rPr>
          <w:rFonts w:ascii="Consolas" w:eastAsia="Times New Roman" w:hAnsi="Consolas" w:cs="Times New Roman"/>
          <w:color w:val="4EC9B0"/>
          <w:sz w:val="21"/>
          <w:szCs w:val="21"/>
          <w:lang w:eastAsia="nl-NL"/>
        </w:rPr>
        <w:t>bool</w:t>
      </w:r>
      <w:proofErr w:type="spellEnd"/>
      <w:r w:rsidRPr="004F1FDC">
        <w:rPr>
          <w:rFonts w:ascii="Consolas" w:eastAsia="Times New Roman" w:hAnsi="Consolas" w:cs="Times New Roman"/>
          <w:color w:val="CCCCCC"/>
          <w:sz w:val="21"/>
          <w:szCs w:val="21"/>
          <w:lang w:eastAsia="nl-NL"/>
        </w:rPr>
        <w:t>:</w:t>
      </w:r>
    </w:p>
    <w:p w14:paraId="38E1F1ED" w14:textId="77777777"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r w:rsidRPr="004F1FDC">
        <w:rPr>
          <w:rFonts w:ascii="Consolas" w:eastAsia="Times New Roman" w:hAnsi="Consolas" w:cs="Times New Roman"/>
          <w:color w:val="CCCCCC"/>
          <w:sz w:val="21"/>
          <w:szCs w:val="21"/>
          <w:lang w:eastAsia="nl-NL"/>
        </w:rPr>
        <w:t xml:space="preserve">    </w:t>
      </w:r>
      <w:proofErr w:type="gramStart"/>
      <w:r w:rsidRPr="004F1FDC">
        <w:rPr>
          <w:rFonts w:ascii="Consolas" w:eastAsia="Times New Roman" w:hAnsi="Consolas" w:cs="Times New Roman"/>
          <w:color w:val="C586C0"/>
          <w:sz w:val="21"/>
          <w:szCs w:val="21"/>
          <w:lang w:eastAsia="nl-NL"/>
        </w:rPr>
        <w:t>return</w:t>
      </w:r>
      <w:proofErr w:type="gramEnd"/>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4FC1FF"/>
          <w:sz w:val="21"/>
          <w:szCs w:val="21"/>
          <w:lang w:eastAsia="nl-NL"/>
        </w:rPr>
        <w:t>MIN_SALARY</w:t>
      </w:r>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D4D4D4"/>
          <w:sz w:val="21"/>
          <w:szCs w:val="21"/>
          <w:lang w:eastAsia="nl-NL"/>
        </w:rPr>
        <w:t>&lt;=</w:t>
      </w:r>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4EC9B0"/>
          <w:sz w:val="21"/>
          <w:szCs w:val="21"/>
          <w:lang w:eastAsia="nl-NL"/>
        </w:rPr>
        <w:t>float</w:t>
      </w:r>
      <w:proofErr w:type="spellEnd"/>
      <w:r w:rsidRPr="004F1FDC">
        <w:rPr>
          <w:rFonts w:ascii="Consolas" w:eastAsia="Times New Roman" w:hAnsi="Consolas" w:cs="Times New Roman"/>
          <w:color w:val="CCCCCC"/>
          <w:sz w:val="21"/>
          <w:szCs w:val="21"/>
          <w:lang w:eastAsia="nl-NL"/>
        </w:rPr>
        <w:t>(</w:t>
      </w:r>
      <w:proofErr w:type="spellStart"/>
      <w:r w:rsidRPr="004F1FDC">
        <w:rPr>
          <w:rFonts w:ascii="Consolas" w:eastAsia="Times New Roman" w:hAnsi="Consolas" w:cs="Times New Roman"/>
          <w:color w:val="9CDCFE"/>
          <w:sz w:val="21"/>
          <w:szCs w:val="21"/>
          <w:lang w:eastAsia="nl-NL"/>
        </w:rPr>
        <w:t>salary</w:t>
      </w:r>
      <w:r w:rsidRPr="004F1FDC">
        <w:rPr>
          <w:rFonts w:ascii="Consolas" w:eastAsia="Times New Roman" w:hAnsi="Consolas" w:cs="Times New Roman"/>
          <w:color w:val="CCCCCC"/>
          <w:sz w:val="21"/>
          <w:szCs w:val="21"/>
          <w:lang w:eastAsia="nl-NL"/>
        </w:rPr>
        <w:t>.</w:t>
      </w:r>
      <w:r w:rsidRPr="004F1FDC">
        <w:rPr>
          <w:rFonts w:ascii="Consolas" w:eastAsia="Times New Roman" w:hAnsi="Consolas" w:cs="Times New Roman"/>
          <w:color w:val="DCDCAA"/>
          <w:sz w:val="21"/>
          <w:szCs w:val="21"/>
          <w:lang w:eastAsia="nl-NL"/>
        </w:rPr>
        <w:t>replace</w:t>
      </w:r>
      <w:proofErr w:type="spellEnd"/>
      <w:r w:rsidRPr="004F1FDC">
        <w:rPr>
          <w:rFonts w:ascii="Consolas" w:eastAsia="Times New Roman" w:hAnsi="Consolas" w:cs="Times New Roman"/>
          <w:color w:val="CCCCCC"/>
          <w:sz w:val="21"/>
          <w:szCs w:val="21"/>
          <w:lang w:eastAsia="nl-NL"/>
        </w:rPr>
        <w:t>(</w:t>
      </w:r>
      <w:r w:rsidRPr="004F1FDC">
        <w:rPr>
          <w:rFonts w:ascii="Consolas" w:eastAsia="Times New Roman" w:hAnsi="Consolas" w:cs="Times New Roman"/>
          <w:color w:val="CE9178"/>
          <w:sz w:val="21"/>
          <w:szCs w:val="21"/>
          <w:lang w:eastAsia="nl-NL"/>
        </w:rPr>
        <w:t>"."</w:t>
      </w:r>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CE9178"/>
          <w:sz w:val="21"/>
          <w:szCs w:val="21"/>
          <w:lang w:eastAsia="nl-NL"/>
        </w:rPr>
        <w:t>""</w:t>
      </w:r>
      <w:r w:rsidRPr="004F1FDC">
        <w:rPr>
          <w:rFonts w:ascii="Consolas" w:eastAsia="Times New Roman" w:hAnsi="Consolas" w:cs="Times New Roman"/>
          <w:color w:val="CCCCCC"/>
          <w:sz w:val="21"/>
          <w:szCs w:val="21"/>
          <w:lang w:eastAsia="nl-NL"/>
        </w:rPr>
        <w:t>).</w:t>
      </w:r>
      <w:proofErr w:type="spellStart"/>
      <w:r w:rsidRPr="004F1FDC">
        <w:rPr>
          <w:rFonts w:ascii="Consolas" w:eastAsia="Times New Roman" w:hAnsi="Consolas" w:cs="Times New Roman"/>
          <w:color w:val="DCDCAA"/>
          <w:sz w:val="21"/>
          <w:szCs w:val="21"/>
          <w:lang w:eastAsia="nl-NL"/>
        </w:rPr>
        <w:t>replace</w:t>
      </w:r>
      <w:proofErr w:type="spellEnd"/>
      <w:r w:rsidRPr="004F1FDC">
        <w:rPr>
          <w:rFonts w:ascii="Consolas" w:eastAsia="Times New Roman" w:hAnsi="Consolas" w:cs="Times New Roman"/>
          <w:color w:val="CCCCCC"/>
          <w:sz w:val="21"/>
          <w:szCs w:val="21"/>
          <w:lang w:eastAsia="nl-NL"/>
        </w:rPr>
        <w:t>(</w:t>
      </w:r>
      <w:r w:rsidRPr="004F1FDC">
        <w:rPr>
          <w:rFonts w:ascii="Consolas" w:eastAsia="Times New Roman" w:hAnsi="Consolas" w:cs="Times New Roman"/>
          <w:color w:val="CE9178"/>
          <w:sz w:val="21"/>
          <w:szCs w:val="21"/>
          <w:lang w:eastAsia="nl-NL"/>
        </w:rPr>
        <w:t>","</w:t>
      </w:r>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CE9178"/>
          <w:sz w:val="21"/>
          <w:szCs w:val="21"/>
          <w:lang w:eastAsia="nl-NL"/>
        </w:rPr>
        <w:t>"."</w:t>
      </w:r>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D4D4D4"/>
          <w:sz w:val="21"/>
          <w:szCs w:val="21"/>
          <w:lang w:eastAsia="nl-NL"/>
        </w:rPr>
        <w:t>&lt;=</w:t>
      </w:r>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4FC1FF"/>
          <w:sz w:val="21"/>
          <w:szCs w:val="21"/>
          <w:lang w:eastAsia="nl-NL"/>
        </w:rPr>
        <w:t>MAX_SALARY</w:t>
      </w:r>
    </w:p>
    <w:p w14:paraId="37615ED6" w14:textId="77777777" w:rsidR="004F1FDC" w:rsidRPr="004F1FDC" w:rsidRDefault="004F1FDC" w:rsidP="004F1FDC">
      <w:pPr>
        <w:rPr>
          <w:rFonts w:cstheme="minorHAnsi"/>
          <w:b/>
          <w:bCs/>
        </w:rPr>
      </w:pPr>
    </w:p>
    <w:p w14:paraId="6CD2C00E" w14:textId="5E791FEC" w:rsidR="001973CE" w:rsidRPr="00C97F29" w:rsidRDefault="001973CE" w:rsidP="00CF09C5">
      <w:pPr>
        <w:pStyle w:val="ListParagraph"/>
        <w:numPr>
          <w:ilvl w:val="0"/>
          <w:numId w:val="40"/>
        </w:numPr>
        <w:rPr>
          <w:rFonts w:cstheme="minorHAnsi"/>
        </w:rPr>
      </w:pPr>
      <w:r w:rsidRPr="00C97F29">
        <w:rPr>
          <w:rFonts w:cstheme="minorHAnsi"/>
        </w:rPr>
        <w:t>De constante helemaal bovenaan in de code gezet in plaats van in het midden, zodat deze makkelijker aan te passen is.</w:t>
      </w:r>
    </w:p>
    <w:p w14:paraId="74357837" w14:textId="4719400F" w:rsidR="001973CE" w:rsidRPr="00C97F29" w:rsidRDefault="001973CE" w:rsidP="00CF09C5">
      <w:pPr>
        <w:pStyle w:val="ListParagraph"/>
        <w:numPr>
          <w:ilvl w:val="0"/>
          <w:numId w:val="40"/>
        </w:numPr>
        <w:rPr>
          <w:rFonts w:cstheme="minorHAnsi"/>
        </w:rPr>
      </w:pPr>
      <w:r w:rsidRPr="00C97F29">
        <w:rPr>
          <w:rFonts w:cstheme="minorHAnsi"/>
        </w:rPr>
        <w:t>In de "</w:t>
      </w:r>
      <w:proofErr w:type="spellStart"/>
      <w:r w:rsidRPr="00C97F29">
        <w:rPr>
          <w:rFonts w:cstheme="minorHAnsi"/>
        </w:rPr>
        <w:t>get_input</w:t>
      </w:r>
      <w:proofErr w:type="spellEnd"/>
      <w:r w:rsidRPr="00C97F29">
        <w:rPr>
          <w:rFonts w:cstheme="minorHAnsi"/>
        </w:rPr>
        <w:t xml:space="preserve">" functie de parameter </w:t>
      </w:r>
      <w:proofErr w:type="spellStart"/>
      <w:r w:rsidRPr="00C97F29">
        <w:rPr>
          <w:rFonts w:cstheme="minorHAnsi"/>
        </w:rPr>
        <w:t>genaamt</w:t>
      </w:r>
      <w:proofErr w:type="spellEnd"/>
      <w:r w:rsidRPr="00C97F29">
        <w:rPr>
          <w:rFonts w:cstheme="minorHAnsi"/>
        </w:rPr>
        <w:t xml:space="preserve"> "type" vervangen met "</w:t>
      </w:r>
      <w:proofErr w:type="spellStart"/>
      <w:r w:rsidRPr="00C97F29">
        <w:rPr>
          <w:rFonts w:cstheme="minorHAnsi"/>
        </w:rPr>
        <w:t>promt</w:t>
      </w:r>
      <w:proofErr w:type="spellEnd"/>
      <w:r w:rsidRPr="00C97F29">
        <w:rPr>
          <w:rFonts w:cstheme="minorHAnsi"/>
        </w:rPr>
        <w:t>" aangezien type een gereserveerde naam is.</w:t>
      </w:r>
    </w:p>
    <w:p w14:paraId="1FADBCB4" w14:textId="4251BE35" w:rsidR="001973CE" w:rsidRPr="00C97F29" w:rsidRDefault="001973CE" w:rsidP="00CF09C5">
      <w:pPr>
        <w:pStyle w:val="ListParagraph"/>
        <w:numPr>
          <w:ilvl w:val="0"/>
          <w:numId w:val="40"/>
        </w:numPr>
        <w:rPr>
          <w:rFonts w:cstheme="minorHAnsi"/>
        </w:rPr>
      </w:pPr>
      <w:r w:rsidRPr="00C97F29">
        <w:rPr>
          <w:rFonts w:cstheme="minorHAnsi"/>
        </w:rPr>
        <w:t xml:space="preserve">In de </w:t>
      </w:r>
      <w:proofErr w:type="spellStart"/>
      <w:r w:rsidRPr="00C97F29">
        <w:rPr>
          <w:rFonts w:cstheme="minorHAnsi"/>
        </w:rPr>
        <w:t>main</w:t>
      </w:r>
      <w:proofErr w:type="spellEnd"/>
      <w:r w:rsidRPr="00C97F29">
        <w:rPr>
          <w:rFonts w:cstheme="minorHAnsi"/>
        </w:rPr>
        <w:t xml:space="preserve"> loop heb ik een </w:t>
      </w:r>
      <w:proofErr w:type="spellStart"/>
      <w:r w:rsidRPr="00C97F29">
        <w:rPr>
          <w:rFonts w:cstheme="minorHAnsi"/>
        </w:rPr>
        <w:t>guard</w:t>
      </w:r>
      <w:proofErr w:type="spellEnd"/>
      <w:r w:rsidRPr="00C97F29">
        <w:rPr>
          <w:rFonts w:cstheme="minorHAnsi"/>
        </w:rPr>
        <w:t xml:space="preserve"> clause toegepast indien "</w:t>
      </w:r>
      <w:proofErr w:type="spellStart"/>
      <w:r w:rsidRPr="00C97F29">
        <w:rPr>
          <w:rFonts w:cstheme="minorHAnsi"/>
        </w:rPr>
        <w:t>continue_input</w:t>
      </w:r>
      <w:proofErr w:type="spellEnd"/>
      <w:r w:rsidRPr="00C97F29">
        <w:rPr>
          <w:rFonts w:cstheme="minorHAnsi"/>
        </w:rPr>
        <w:t xml:space="preserve">" "nee" is. Dit voorkomt dat de </w:t>
      </w:r>
      <w:proofErr w:type="spellStart"/>
      <w:r w:rsidRPr="00C97F29">
        <w:rPr>
          <w:rFonts w:cstheme="minorHAnsi"/>
        </w:rPr>
        <w:t>if</w:t>
      </w:r>
      <w:proofErr w:type="spellEnd"/>
      <w:r w:rsidRPr="00C97F29">
        <w:rPr>
          <w:rFonts w:cstheme="minorHAnsi"/>
        </w:rPr>
        <w:t xml:space="preserve"> statement dieper genest wordt, dat maakt de code leesbaarder</w:t>
      </w:r>
    </w:p>
    <w:p w14:paraId="465F093E" w14:textId="77777777" w:rsidR="00602237" w:rsidRDefault="00602237" w:rsidP="004F1FDC">
      <w:pPr>
        <w:spacing w:after="160" w:line="259" w:lineRule="auto"/>
        <w:rPr>
          <w:rFonts w:cstheme="minorHAnsi"/>
        </w:rPr>
      </w:pPr>
    </w:p>
    <w:p w14:paraId="567A2833" w14:textId="441DCD70" w:rsidR="001973CE" w:rsidRPr="00EF52DC" w:rsidRDefault="001973CE" w:rsidP="004F1FDC">
      <w:pPr>
        <w:spacing w:after="160" w:line="259" w:lineRule="auto"/>
        <w:rPr>
          <w:rFonts w:cstheme="minorHAnsi"/>
          <w:b/>
          <w:bCs/>
        </w:rPr>
      </w:pPr>
      <w:r w:rsidRPr="00EF52DC">
        <w:rPr>
          <w:rFonts w:cstheme="minorHAnsi"/>
          <w:b/>
          <w:bCs/>
        </w:rPr>
        <w:t xml:space="preserve">Aanpassingen op </w:t>
      </w:r>
      <w:hyperlink r:id="rId22" w:history="1">
        <w:r w:rsidRPr="00EF52DC">
          <w:rPr>
            <w:rStyle w:val="Hyperlink"/>
            <w:rFonts w:cstheme="minorHAnsi"/>
            <w:b/>
            <w:bCs/>
          </w:rPr>
          <w:t>A2W5A1 - Processing student data</w:t>
        </w:r>
      </w:hyperlink>
    </w:p>
    <w:p w14:paraId="427086A6" w14:textId="77777777" w:rsidR="001973CE" w:rsidRDefault="001973CE" w:rsidP="00CF09C5">
      <w:pPr>
        <w:pStyle w:val="ListParagraph"/>
        <w:numPr>
          <w:ilvl w:val="0"/>
          <w:numId w:val="39"/>
        </w:numPr>
        <w:rPr>
          <w:rFonts w:cstheme="minorHAnsi"/>
        </w:rPr>
      </w:pPr>
      <w:r w:rsidRPr="00C97F29">
        <w:rPr>
          <w:rFonts w:cstheme="minorHAnsi"/>
        </w:rPr>
        <w:t>In de "</w:t>
      </w:r>
      <w:proofErr w:type="spellStart"/>
      <w:r w:rsidRPr="00C97F29">
        <w:rPr>
          <w:rFonts w:cstheme="minorHAnsi"/>
        </w:rPr>
        <w:t>is_valid_date</w:t>
      </w:r>
      <w:proofErr w:type="spellEnd"/>
      <w:r w:rsidRPr="00C97F29">
        <w:rPr>
          <w:rFonts w:cstheme="minorHAnsi"/>
        </w:rPr>
        <w:t>" functie heb ik een map toegepast om de gesplitste datum om te zetten naar het juiste type, zodat later niet apart hoeft.</w:t>
      </w:r>
    </w:p>
    <w:p w14:paraId="00806036" w14:textId="1EFD46D2" w:rsidR="004F3D83" w:rsidRDefault="004F3D83" w:rsidP="004F3D83">
      <w:pPr>
        <w:pStyle w:val="ListParagraph"/>
        <w:rPr>
          <w:rFonts w:cstheme="minorHAnsi"/>
          <w:b/>
          <w:bCs/>
        </w:rPr>
      </w:pPr>
      <w:r>
        <w:rPr>
          <w:rFonts w:cstheme="minorHAnsi"/>
          <w:b/>
          <w:bCs/>
        </w:rPr>
        <w:t>Voor:</w:t>
      </w:r>
    </w:p>
    <w:p w14:paraId="58090777" w14:textId="77777777" w:rsidR="00602237" w:rsidRPr="00602237" w:rsidRDefault="00602237" w:rsidP="00602237">
      <w:pPr>
        <w:shd w:val="clear" w:color="auto" w:fill="1F1F1F"/>
        <w:spacing w:line="285" w:lineRule="atLeast"/>
        <w:ind w:left="720"/>
        <w:rPr>
          <w:rFonts w:ascii="Consolas" w:eastAsia="Times New Roman" w:hAnsi="Consolas" w:cs="Times New Roman"/>
          <w:color w:val="CCCCCC"/>
          <w:sz w:val="21"/>
          <w:szCs w:val="21"/>
          <w:lang w:eastAsia="nl-NL"/>
        </w:rPr>
      </w:pPr>
      <w:proofErr w:type="spellStart"/>
      <w:proofErr w:type="gramStart"/>
      <w:r w:rsidRPr="00602237">
        <w:rPr>
          <w:rFonts w:ascii="Consolas" w:eastAsia="Times New Roman" w:hAnsi="Consolas" w:cs="Times New Roman"/>
          <w:color w:val="569CD6"/>
          <w:sz w:val="21"/>
          <w:szCs w:val="21"/>
          <w:lang w:eastAsia="nl-NL"/>
        </w:rPr>
        <w:t>def</w:t>
      </w:r>
      <w:proofErr w:type="spellEnd"/>
      <w:proofErr w:type="gramEnd"/>
      <w:r w:rsidRPr="00602237">
        <w:rPr>
          <w:rFonts w:ascii="Consolas" w:eastAsia="Times New Roman" w:hAnsi="Consolas" w:cs="Times New Roman"/>
          <w:color w:val="CCCCCC"/>
          <w:sz w:val="21"/>
          <w:szCs w:val="21"/>
          <w:lang w:eastAsia="nl-NL"/>
        </w:rPr>
        <w:t xml:space="preserve"> </w:t>
      </w:r>
      <w:proofErr w:type="spellStart"/>
      <w:r w:rsidRPr="00602237">
        <w:rPr>
          <w:rFonts w:ascii="Consolas" w:eastAsia="Times New Roman" w:hAnsi="Consolas" w:cs="Times New Roman"/>
          <w:color w:val="DCDCAA"/>
          <w:sz w:val="21"/>
          <w:szCs w:val="21"/>
          <w:lang w:eastAsia="nl-NL"/>
        </w:rPr>
        <w:t>is_valid_date</w:t>
      </w:r>
      <w:proofErr w:type="spellEnd"/>
      <w:r w:rsidRPr="00602237">
        <w:rPr>
          <w:rFonts w:ascii="Consolas" w:eastAsia="Times New Roman" w:hAnsi="Consolas" w:cs="Times New Roman"/>
          <w:color w:val="CCCCCC"/>
          <w:sz w:val="21"/>
          <w:szCs w:val="21"/>
          <w:lang w:eastAsia="nl-NL"/>
        </w:rPr>
        <w:t>(</w:t>
      </w:r>
      <w:r w:rsidRPr="00602237">
        <w:rPr>
          <w:rFonts w:ascii="Consolas" w:eastAsia="Times New Roman" w:hAnsi="Consolas" w:cs="Times New Roman"/>
          <w:color w:val="9CDCFE"/>
          <w:sz w:val="21"/>
          <w:szCs w:val="21"/>
          <w:lang w:eastAsia="nl-NL"/>
        </w:rPr>
        <w:t>date</w:t>
      </w:r>
      <w:r w:rsidRPr="00602237">
        <w:rPr>
          <w:rFonts w:ascii="Consolas" w:eastAsia="Times New Roman" w:hAnsi="Consolas" w:cs="Times New Roman"/>
          <w:color w:val="CCCCCC"/>
          <w:sz w:val="21"/>
          <w:szCs w:val="21"/>
          <w:lang w:eastAsia="nl-NL"/>
        </w:rPr>
        <w:t xml:space="preserve">: </w:t>
      </w:r>
      <w:proofErr w:type="spellStart"/>
      <w:r w:rsidRPr="00602237">
        <w:rPr>
          <w:rFonts w:ascii="Consolas" w:eastAsia="Times New Roman" w:hAnsi="Consolas" w:cs="Times New Roman"/>
          <w:color w:val="4EC9B0"/>
          <w:sz w:val="21"/>
          <w:szCs w:val="21"/>
          <w:lang w:eastAsia="nl-NL"/>
        </w:rPr>
        <w:t>str</w:t>
      </w:r>
      <w:proofErr w:type="spellEnd"/>
      <w:r w:rsidRPr="00602237">
        <w:rPr>
          <w:rFonts w:ascii="Consolas" w:eastAsia="Times New Roman" w:hAnsi="Consolas" w:cs="Times New Roman"/>
          <w:color w:val="CCCCCC"/>
          <w:sz w:val="21"/>
          <w:szCs w:val="21"/>
          <w:lang w:eastAsia="nl-NL"/>
        </w:rPr>
        <w:t xml:space="preserve">) -&gt; </w:t>
      </w:r>
      <w:proofErr w:type="spellStart"/>
      <w:r w:rsidRPr="00602237">
        <w:rPr>
          <w:rFonts w:ascii="Consolas" w:eastAsia="Times New Roman" w:hAnsi="Consolas" w:cs="Times New Roman"/>
          <w:color w:val="4EC9B0"/>
          <w:sz w:val="21"/>
          <w:szCs w:val="21"/>
          <w:lang w:eastAsia="nl-NL"/>
        </w:rPr>
        <w:t>bool</w:t>
      </w:r>
      <w:proofErr w:type="spellEnd"/>
      <w:r w:rsidRPr="00602237">
        <w:rPr>
          <w:rFonts w:ascii="Consolas" w:eastAsia="Times New Roman" w:hAnsi="Consolas" w:cs="Times New Roman"/>
          <w:color w:val="CCCCCC"/>
          <w:sz w:val="21"/>
          <w:szCs w:val="21"/>
          <w:lang w:eastAsia="nl-NL"/>
        </w:rPr>
        <w:t>:</w:t>
      </w:r>
    </w:p>
    <w:p w14:paraId="6D70357F" w14:textId="77777777" w:rsidR="00602237" w:rsidRPr="00602237" w:rsidRDefault="00602237" w:rsidP="00602237">
      <w:pPr>
        <w:shd w:val="clear" w:color="auto" w:fill="1F1F1F"/>
        <w:spacing w:line="285" w:lineRule="atLeast"/>
        <w:ind w:left="720"/>
        <w:rPr>
          <w:rFonts w:ascii="Consolas" w:eastAsia="Times New Roman" w:hAnsi="Consolas" w:cs="Times New Roman"/>
          <w:color w:val="CCCCCC"/>
          <w:sz w:val="21"/>
          <w:szCs w:val="21"/>
          <w:lang w:eastAsia="nl-NL"/>
        </w:rPr>
      </w:pPr>
      <w:r w:rsidRPr="00602237">
        <w:rPr>
          <w:rFonts w:ascii="Consolas" w:eastAsia="Times New Roman" w:hAnsi="Consolas" w:cs="Times New Roman"/>
          <w:color w:val="CCCCCC"/>
          <w:sz w:val="21"/>
          <w:szCs w:val="21"/>
          <w:lang w:eastAsia="nl-NL"/>
        </w:rPr>
        <w:t xml:space="preserve">    </w:t>
      </w:r>
      <w:proofErr w:type="spellStart"/>
      <w:proofErr w:type="gramStart"/>
      <w:r w:rsidRPr="00602237">
        <w:rPr>
          <w:rFonts w:ascii="Consolas" w:eastAsia="Times New Roman" w:hAnsi="Consolas" w:cs="Times New Roman"/>
          <w:color w:val="C586C0"/>
          <w:sz w:val="21"/>
          <w:szCs w:val="21"/>
          <w:lang w:eastAsia="nl-NL"/>
        </w:rPr>
        <w:t>if</w:t>
      </w:r>
      <w:proofErr w:type="spellEnd"/>
      <w:proofErr w:type="gramEnd"/>
      <w:r w:rsidRPr="00602237">
        <w:rPr>
          <w:rFonts w:ascii="Consolas" w:eastAsia="Times New Roman" w:hAnsi="Consolas" w:cs="Times New Roman"/>
          <w:color w:val="CCCCCC"/>
          <w:sz w:val="21"/>
          <w:szCs w:val="21"/>
          <w:lang w:eastAsia="nl-NL"/>
        </w:rPr>
        <w:t xml:space="preserve"> </w:t>
      </w:r>
      <w:proofErr w:type="spellStart"/>
      <w:r w:rsidRPr="00602237">
        <w:rPr>
          <w:rFonts w:ascii="Consolas" w:eastAsia="Times New Roman" w:hAnsi="Consolas" w:cs="Times New Roman"/>
          <w:color w:val="569CD6"/>
          <w:sz w:val="21"/>
          <w:szCs w:val="21"/>
          <w:lang w:eastAsia="nl-NL"/>
        </w:rPr>
        <w:t>not</w:t>
      </w:r>
      <w:proofErr w:type="spellEnd"/>
      <w:r w:rsidRPr="00602237">
        <w:rPr>
          <w:rFonts w:ascii="Consolas" w:eastAsia="Times New Roman" w:hAnsi="Consolas" w:cs="Times New Roman"/>
          <w:color w:val="CCCCCC"/>
          <w:sz w:val="21"/>
          <w:szCs w:val="21"/>
          <w:lang w:eastAsia="nl-NL"/>
        </w:rPr>
        <w:t xml:space="preserve"> </w:t>
      </w:r>
      <w:proofErr w:type="spellStart"/>
      <w:r w:rsidRPr="00602237">
        <w:rPr>
          <w:rFonts w:ascii="Consolas" w:eastAsia="Times New Roman" w:hAnsi="Consolas" w:cs="Times New Roman"/>
          <w:color w:val="DCDCAA"/>
          <w:sz w:val="21"/>
          <w:szCs w:val="21"/>
          <w:lang w:eastAsia="nl-NL"/>
        </w:rPr>
        <w:t>len</w:t>
      </w:r>
      <w:proofErr w:type="spellEnd"/>
      <w:r w:rsidRPr="00602237">
        <w:rPr>
          <w:rFonts w:ascii="Consolas" w:eastAsia="Times New Roman" w:hAnsi="Consolas" w:cs="Times New Roman"/>
          <w:color w:val="CCCCCC"/>
          <w:sz w:val="21"/>
          <w:szCs w:val="21"/>
          <w:lang w:eastAsia="nl-NL"/>
        </w:rPr>
        <w:t>(</w:t>
      </w:r>
      <w:proofErr w:type="spellStart"/>
      <w:r w:rsidRPr="00602237">
        <w:rPr>
          <w:rFonts w:ascii="Consolas" w:eastAsia="Times New Roman" w:hAnsi="Consolas" w:cs="Times New Roman"/>
          <w:color w:val="9CDCFE"/>
          <w:sz w:val="21"/>
          <w:szCs w:val="21"/>
          <w:lang w:eastAsia="nl-NL"/>
        </w:rPr>
        <w:t>date</w:t>
      </w:r>
      <w:r w:rsidRPr="00602237">
        <w:rPr>
          <w:rFonts w:ascii="Consolas" w:eastAsia="Times New Roman" w:hAnsi="Consolas" w:cs="Times New Roman"/>
          <w:color w:val="CCCCCC"/>
          <w:sz w:val="21"/>
          <w:szCs w:val="21"/>
          <w:lang w:eastAsia="nl-NL"/>
        </w:rPr>
        <w:t>.</w:t>
      </w:r>
      <w:r w:rsidRPr="00602237">
        <w:rPr>
          <w:rFonts w:ascii="Consolas" w:eastAsia="Times New Roman" w:hAnsi="Consolas" w:cs="Times New Roman"/>
          <w:color w:val="DCDCAA"/>
          <w:sz w:val="21"/>
          <w:szCs w:val="21"/>
          <w:lang w:eastAsia="nl-NL"/>
        </w:rPr>
        <w:t>split</w:t>
      </w:r>
      <w:proofErr w:type="spellEnd"/>
      <w:r w:rsidRPr="00602237">
        <w:rPr>
          <w:rFonts w:ascii="Consolas" w:eastAsia="Times New Roman" w:hAnsi="Consolas" w:cs="Times New Roman"/>
          <w:color w:val="CCCCCC"/>
          <w:sz w:val="21"/>
          <w:szCs w:val="21"/>
          <w:lang w:eastAsia="nl-NL"/>
        </w:rPr>
        <w:t>(</w:t>
      </w:r>
      <w:r w:rsidRPr="00602237">
        <w:rPr>
          <w:rFonts w:ascii="Consolas" w:eastAsia="Times New Roman" w:hAnsi="Consolas" w:cs="Times New Roman"/>
          <w:color w:val="CE9178"/>
          <w:sz w:val="21"/>
          <w:szCs w:val="21"/>
          <w:lang w:eastAsia="nl-NL"/>
        </w:rPr>
        <w:t>"-"</w:t>
      </w:r>
      <w:r w:rsidRPr="00602237">
        <w:rPr>
          <w:rFonts w:ascii="Consolas" w:eastAsia="Times New Roman" w:hAnsi="Consolas" w:cs="Times New Roman"/>
          <w:color w:val="CCCCCC"/>
          <w:sz w:val="21"/>
          <w:szCs w:val="21"/>
          <w:lang w:eastAsia="nl-NL"/>
        </w:rPr>
        <w:t xml:space="preserve">)) </w:t>
      </w:r>
      <w:r w:rsidRPr="00602237">
        <w:rPr>
          <w:rFonts w:ascii="Consolas" w:eastAsia="Times New Roman" w:hAnsi="Consolas" w:cs="Times New Roman"/>
          <w:color w:val="D4D4D4"/>
          <w:sz w:val="21"/>
          <w:szCs w:val="21"/>
          <w:lang w:eastAsia="nl-NL"/>
        </w:rPr>
        <w:t>==</w:t>
      </w:r>
      <w:r w:rsidRPr="00602237">
        <w:rPr>
          <w:rFonts w:ascii="Consolas" w:eastAsia="Times New Roman" w:hAnsi="Consolas" w:cs="Times New Roman"/>
          <w:color w:val="CCCCCC"/>
          <w:sz w:val="21"/>
          <w:szCs w:val="21"/>
          <w:lang w:eastAsia="nl-NL"/>
        </w:rPr>
        <w:t xml:space="preserve"> </w:t>
      </w:r>
      <w:r w:rsidRPr="00602237">
        <w:rPr>
          <w:rFonts w:ascii="Consolas" w:eastAsia="Times New Roman" w:hAnsi="Consolas" w:cs="Times New Roman"/>
          <w:color w:val="B5CEA8"/>
          <w:sz w:val="21"/>
          <w:szCs w:val="21"/>
          <w:lang w:eastAsia="nl-NL"/>
        </w:rPr>
        <w:t>3</w:t>
      </w:r>
      <w:r w:rsidRPr="00602237">
        <w:rPr>
          <w:rFonts w:ascii="Consolas" w:eastAsia="Times New Roman" w:hAnsi="Consolas" w:cs="Times New Roman"/>
          <w:color w:val="CCCCCC"/>
          <w:sz w:val="21"/>
          <w:szCs w:val="21"/>
          <w:lang w:eastAsia="nl-NL"/>
        </w:rPr>
        <w:t>:</w:t>
      </w:r>
    </w:p>
    <w:p w14:paraId="04C13E1B" w14:textId="77777777" w:rsidR="00602237" w:rsidRPr="00602237" w:rsidRDefault="00602237" w:rsidP="00602237">
      <w:pPr>
        <w:shd w:val="clear" w:color="auto" w:fill="1F1F1F"/>
        <w:spacing w:line="285" w:lineRule="atLeast"/>
        <w:ind w:left="720"/>
        <w:rPr>
          <w:rFonts w:ascii="Consolas" w:eastAsia="Times New Roman" w:hAnsi="Consolas" w:cs="Times New Roman"/>
          <w:color w:val="CCCCCC"/>
          <w:sz w:val="21"/>
          <w:szCs w:val="21"/>
          <w:lang w:eastAsia="nl-NL"/>
        </w:rPr>
      </w:pPr>
      <w:r w:rsidRPr="00602237">
        <w:rPr>
          <w:rFonts w:ascii="Consolas" w:eastAsia="Times New Roman" w:hAnsi="Consolas" w:cs="Times New Roman"/>
          <w:color w:val="CCCCCC"/>
          <w:sz w:val="21"/>
          <w:szCs w:val="21"/>
          <w:lang w:eastAsia="nl-NL"/>
        </w:rPr>
        <w:t xml:space="preserve">        </w:t>
      </w:r>
      <w:proofErr w:type="gramStart"/>
      <w:r w:rsidRPr="00602237">
        <w:rPr>
          <w:rFonts w:ascii="Consolas" w:eastAsia="Times New Roman" w:hAnsi="Consolas" w:cs="Times New Roman"/>
          <w:color w:val="C586C0"/>
          <w:sz w:val="21"/>
          <w:szCs w:val="21"/>
          <w:lang w:eastAsia="nl-NL"/>
        </w:rPr>
        <w:t>return</w:t>
      </w:r>
      <w:proofErr w:type="gramEnd"/>
      <w:r w:rsidRPr="00602237">
        <w:rPr>
          <w:rFonts w:ascii="Consolas" w:eastAsia="Times New Roman" w:hAnsi="Consolas" w:cs="Times New Roman"/>
          <w:color w:val="CCCCCC"/>
          <w:sz w:val="21"/>
          <w:szCs w:val="21"/>
          <w:lang w:eastAsia="nl-NL"/>
        </w:rPr>
        <w:t xml:space="preserve"> </w:t>
      </w:r>
      <w:proofErr w:type="spellStart"/>
      <w:r w:rsidRPr="00602237">
        <w:rPr>
          <w:rFonts w:ascii="Consolas" w:eastAsia="Times New Roman" w:hAnsi="Consolas" w:cs="Times New Roman"/>
          <w:color w:val="569CD6"/>
          <w:sz w:val="21"/>
          <w:szCs w:val="21"/>
          <w:lang w:eastAsia="nl-NL"/>
        </w:rPr>
        <w:t>False</w:t>
      </w:r>
      <w:proofErr w:type="spellEnd"/>
    </w:p>
    <w:p w14:paraId="047833C1" w14:textId="77777777" w:rsidR="00602237" w:rsidRPr="00602237" w:rsidRDefault="00602237" w:rsidP="00602237">
      <w:pPr>
        <w:shd w:val="clear" w:color="auto" w:fill="1F1F1F"/>
        <w:spacing w:line="285" w:lineRule="atLeast"/>
        <w:ind w:left="720"/>
        <w:rPr>
          <w:rFonts w:ascii="Consolas" w:eastAsia="Times New Roman" w:hAnsi="Consolas" w:cs="Times New Roman"/>
          <w:color w:val="CCCCCC"/>
          <w:sz w:val="21"/>
          <w:szCs w:val="21"/>
          <w:lang w:eastAsia="nl-NL"/>
        </w:rPr>
      </w:pPr>
    </w:p>
    <w:p w14:paraId="12663175" w14:textId="77777777" w:rsidR="00602237" w:rsidRPr="00602237" w:rsidRDefault="00602237" w:rsidP="00602237">
      <w:pPr>
        <w:shd w:val="clear" w:color="auto" w:fill="1F1F1F"/>
        <w:spacing w:line="285" w:lineRule="atLeast"/>
        <w:ind w:left="720"/>
        <w:rPr>
          <w:rFonts w:ascii="Consolas" w:eastAsia="Times New Roman" w:hAnsi="Consolas" w:cs="Times New Roman"/>
          <w:color w:val="CCCCCC"/>
          <w:sz w:val="21"/>
          <w:szCs w:val="21"/>
          <w:lang w:eastAsia="nl-NL"/>
        </w:rPr>
      </w:pPr>
      <w:r w:rsidRPr="00602237">
        <w:rPr>
          <w:rFonts w:ascii="Consolas" w:eastAsia="Times New Roman" w:hAnsi="Consolas" w:cs="Times New Roman"/>
          <w:color w:val="CCCCCC"/>
          <w:sz w:val="21"/>
          <w:szCs w:val="21"/>
          <w:lang w:eastAsia="nl-NL"/>
        </w:rPr>
        <w:t xml:space="preserve">    </w:t>
      </w:r>
      <w:proofErr w:type="spellStart"/>
      <w:proofErr w:type="gramStart"/>
      <w:r w:rsidRPr="00602237">
        <w:rPr>
          <w:rFonts w:ascii="Consolas" w:eastAsia="Times New Roman" w:hAnsi="Consolas" w:cs="Times New Roman"/>
          <w:color w:val="9CDCFE"/>
          <w:sz w:val="21"/>
          <w:szCs w:val="21"/>
          <w:lang w:eastAsia="nl-NL"/>
        </w:rPr>
        <w:t>year</w:t>
      </w:r>
      <w:proofErr w:type="spellEnd"/>
      <w:proofErr w:type="gramEnd"/>
      <w:r w:rsidRPr="00602237">
        <w:rPr>
          <w:rFonts w:ascii="Consolas" w:eastAsia="Times New Roman" w:hAnsi="Consolas" w:cs="Times New Roman"/>
          <w:color w:val="CCCCCC"/>
          <w:sz w:val="21"/>
          <w:szCs w:val="21"/>
          <w:lang w:eastAsia="nl-NL"/>
        </w:rPr>
        <w:t xml:space="preserve">, </w:t>
      </w:r>
      <w:proofErr w:type="spellStart"/>
      <w:r w:rsidRPr="00602237">
        <w:rPr>
          <w:rFonts w:ascii="Consolas" w:eastAsia="Times New Roman" w:hAnsi="Consolas" w:cs="Times New Roman"/>
          <w:color w:val="9CDCFE"/>
          <w:sz w:val="21"/>
          <w:szCs w:val="21"/>
          <w:lang w:eastAsia="nl-NL"/>
        </w:rPr>
        <w:t>month</w:t>
      </w:r>
      <w:proofErr w:type="spellEnd"/>
      <w:r w:rsidRPr="00602237">
        <w:rPr>
          <w:rFonts w:ascii="Consolas" w:eastAsia="Times New Roman" w:hAnsi="Consolas" w:cs="Times New Roman"/>
          <w:color w:val="CCCCCC"/>
          <w:sz w:val="21"/>
          <w:szCs w:val="21"/>
          <w:lang w:eastAsia="nl-NL"/>
        </w:rPr>
        <w:t xml:space="preserve">, </w:t>
      </w:r>
      <w:proofErr w:type="spellStart"/>
      <w:r w:rsidRPr="00602237">
        <w:rPr>
          <w:rFonts w:ascii="Consolas" w:eastAsia="Times New Roman" w:hAnsi="Consolas" w:cs="Times New Roman"/>
          <w:color w:val="9CDCFE"/>
          <w:sz w:val="21"/>
          <w:szCs w:val="21"/>
          <w:lang w:eastAsia="nl-NL"/>
        </w:rPr>
        <w:t>day</w:t>
      </w:r>
      <w:proofErr w:type="spellEnd"/>
      <w:r w:rsidRPr="00602237">
        <w:rPr>
          <w:rFonts w:ascii="Consolas" w:eastAsia="Times New Roman" w:hAnsi="Consolas" w:cs="Times New Roman"/>
          <w:color w:val="CCCCCC"/>
          <w:sz w:val="21"/>
          <w:szCs w:val="21"/>
          <w:lang w:eastAsia="nl-NL"/>
        </w:rPr>
        <w:t xml:space="preserve"> </w:t>
      </w:r>
      <w:r w:rsidRPr="00602237">
        <w:rPr>
          <w:rFonts w:ascii="Consolas" w:eastAsia="Times New Roman" w:hAnsi="Consolas" w:cs="Times New Roman"/>
          <w:color w:val="D4D4D4"/>
          <w:sz w:val="21"/>
          <w:szCs w:val="21"/>
          <w:lang w:eastAsia="nl-NL"/>
        </w:rPr>
        <w:t>=</w:t>
      </w:r>
      <w:r w:rsidRPr="00602237">
        <w:rPr>
          <w:rFonts w:ascii="Consolas" w:eastAsia="Times New Roman" w:hAnsi="Consolas" w:cs="Times New Roman"/>
          <w:color w:val="CCCCCC"/>
          <w:sz w:val="21"/>
          <w:szCs w:val="21"/>
          <w:lang w:eastAsia="nl-NL"/>
        </w:rPr>
        <w:t xml:space="preserve"> </w:t>
      </w:r>
      <w:proofErr w:type="spellStart"/>
      <w:r w:rsidRPr="00602237">
        <w:rPr>
          <w:rFonts w:ascii="Consolas" w:eastAsia="Times New Roman" w:hAnsi="Consolas" w:cs="Times New Roman"/>
          <w:color w:val="9CDCFE"/>
          <w:sz w:val="21"/>
          <w:szCs w:val="21"/>
          <w:lang w:eastAsia="nl-NL"/>
        </w:rPr>
        <w:t>date</w:t>
      </w:r>
      <w:r w:rsidRPr="00602237">
        <w:rPr>
          <w:rFonts w:ascii="Consolas" w:eastAsia="Times New Roman" w:hAnsi="Consolas" w:cs="Times New Roman"/>
          <w:color w:val="CCCCCC"/>
          <w:sz w:val="21"/>
          <w:szCs w:val="21"/>
          <w:lang w:eastAsia="nl-NL"/>
        </w:rPr>
        <w:t>.</w:t>
      </w:r>
      <w:r w:rsidRPr="00602237">
        <w:rPr>
          <w:rFonts w:ascii="Consolas" w:eastAsia="Times New Roman" w:hAnsi="Consolas" w:cs="Times New Roman"/>
          <w:color w:val="DCDCAA"/>
          <w:sz w:val="21"/>
          <w:szCs w:val="21"/>
          <w:lang w:eastAsia="nl-NL"/>
        </w:rPr>
        <w:t>split</w:t>
      </w:r>
      <w:proofErr w:type="spellEnd"/>
      <w:r w:rsidRPr="00602237">
        <w:rPr>
          <w:rFonts w:ascii="Consolas" w:eastAsia="Times New Roman" w:hAnsi="Consolas" w:cs="Times New Roman"/>
          <w:color w:val="CCCCCC"/>
          <w:sz w:val="21"/>
          <w:szCs w:val="21"/>
          <w:lang w:eastAsia="nl-NL"/>
        </w:rPr>
        <w:t>(</w:t>
      </w:r>
      <w:r w:rsidRPr="00602237">
        <w:rPr>
          <w:rFonts w:ascii="Consolas" w:eastAsia="Times New Roman" w:hAnsi="Consolas" w:cs="Times New Roman"/>
          <w:color w:val="CE9178"/>
          <w:sz w:val="21"/>
          <w:szCs w:val="21"/>
          <w:lang w:eastAsia="nl-NL"/>
        </w:rPr>
        <w:t>"-"</w:t>
      </w:r>
      <w:r w:rsidRPr="00602237">
        <w:rPr>
          <w:rFonts w:ascii="Consolas" w:eastAsia="Times New Roman" w:hAnsi="Consolas" w:cs="Times New Roman"/>
          <w:color w:val="CCCCCC"/>
          <w:sz w:val="21"/>
          <w:szCs w:val="21"/>
          <w:lang w:eastAsia="nl-NL"/>
        </w:rPr>
        <w:t>)</w:t>
      </w:r>
    </w:p>
    <w:p w14:paraId="75840DC6" w14:textId="77777777" w:rsidR="00602237" w:rsidRPr="00602237" w:rsidRDefault="00602237" w:rsidP="00602237">
      <w:pPr>
        <w:shd w:val="clear" w:color="auto" w:fill="1F1F1F"/>
        <w:spacing w:line="285" w:lineRule="atLeast"/>
        <w:ind w:left="720"/>
        <w:rPr>
          <w:rFonts w:ascii="Consolas" w:eastAsia="Times New Roman" w:hAnsi="Consolas" w:cs="Times New Roman"/>
          <w:color w:val="CCCCCC"/>
          <w:sz w:val="21"/>
          <w:szCs w:val="21"/>
          <w:lang w:eastAsia="nl-NL"/>
        </w:rPr>
      </w:pPr>
    </w:p>
    <w:p w14:paraId="66114E94" w14:textId="77777777" w:rsidR="00602237" w:rsidRPr="00602237" w:rsidRDefault="00602237" w:rsidP="00602237">
      <w:pPr>
        <w:shd w:val="clear" w:color="auto" w:fill="1F1F1F"/>
        <w:spacing w:line="285" w:lineRule="atLeast"/>
        <w:ind w:left="720"/>
        <w:rPr>
          <w:rFonts w:ascii="Consolas" w:eastAsia="Times New Roman" w:hAnsi="Consolas" w:cs="Times New Roman"/>
          <w:color w:val="CCCCCC"/>
          <w:sz w:val="21"/>
          <w:szCs w:val="21"/>
          <w:lang w:eastAsia="nl-NL"/>
        </w:rPr>
      </w:pPr>
      <w:r w:rsidRPr="00602237">
        <w:rPr>
          <w:rFonts w:ascii="Consolas" w:eastAsia="Times New Roman" w:hAnsi="Consolas" w:cs="Times New Roman"/>
          <w:color w:val="CCCCCC"/>
          <w:sz w:val="21"/>
          <w:szCs w:val="21"/>
          <w:lang w:eastAsia="nl-NL"/>
        </w:rPr>
        <w:t xml:space="preserve">    </w:t>
      </w:r>
      <w:proofErr w:type="spellStart"/>
      <w:proofErr w:type="gramStart"/>
      <w:r w:rsidRPr="00602237">
        <w:rPr>
          <w:rFonts w:ascii="Consolas" w:eastAsia="Times New Roman" w:hAnsi="Consolas" w:cs="Times New Roman"/>
          <w:color w:val="C586C0"/>
          <w:sz w:val="21"/>
          <w:szCs w:val="21"/>
          <w:lang w:eastAsia="nl-NL"/>
        </w:rPr>
        <w:t>if</w:t>
      </w:r>
      <w:proofErr w:type="spellEnd"/>
      <w:proofErr w:type="gramEnd"/>
      <w:r w:rsidRPr="00602237">
        <w:rPr>
          <w:rFonts w:ascii="Consolas" w:eastAsia="Times New Roman" w:hAnsi="Consolas" w:cs="Times New Roman"/>
          <w:color w:val="CCCCCC"/>
          <w:sz w:val="21"/>
          <w:szCs w:val="21"/>
          <w:lang w:eastAsia="nl-NL"/>
        </w:rPr>
        <w:t xml:space="preserve"> </w:t>
      </w:r>
      <w:proofErr w:type="spellStart"/>
      <w:r w:rsidRPr="00602237">
        <w:rPr>
          <w:rFonts w:ascii="Consolas" w:eastAsia="Times New Roman" w:hAnsi="Consolas" w:cs="Times New Roman"/>
          <w:color w:val="569CD6"/>
          <w:sz w:val="21"/>
          <w:szCs w:val="21"/>
          <w:lang w:eastAsia="nl-NL"/>
        </w:rPr>
        <w:t>not</w:t>
      </w:r>
      <w:proofErr w:type="spellEnd"/>
      <w:r w:rsidRPr="00602237">
        <w:rPr>
          <w:rFonts w:ascii="Consolas" w:eastAsia="Times New Roman" w:hAnsi="Consolas" w:cs="Times New Roman"/>
          <w:color w:val="CCCCCC"/>
          <w:sz w:val="21"/>
          <w:szCs w:val="21"/>
          <w:lang w:eastAsia="nl-NL"/>
        </w:rPr>
        <w:t xml:space="preserve"> </w:t>
      </w:r>
      <w:r w:rsidRPr="00602237">
        <w:rPr>
          <w:rFonts w:ascii="Consolas" w:eastAsia="Times New Roman" w:hAnsi="Consolas" w:cs="Times New Roman"/>
          <w:color w:val="B5CEA8"/>
          <w:sz w:val="21"/>
          <w:szCs w:val="21"/>
          <w:lang w:eastAsia="nl-NL"/>
        </w:rPr>
        <w:t>1960</w:t>
      </w:r>
      <w:r w:rsidRPr="00602237">
        <w:rPr>
          <w:rFonts w:ascii="Consolas" w:eastAsia="Times New Roman" w:hAnsi="Consolas" w:cs="Times New Roman"/>
          <w:color w:val="CCCCCC"/>
          <w:sz w:val="21"/>
          <w:szCs w:val="21"/>
          <w:lang w:eastAsia="nl-NL"/>
        </w:rPr>
        <w:t xml:space="preserve"> </w:t>
      </w:r>
      <w:r w:rsidRPr="00602237">
        <w:rPr>
          <w:rFonts w:ascii="Consolas" w:eastAsia="Times New Roman" w:hAnsi="Consolas" w:cs="Times New Roman"/>
          <w:color w:val="D4D4D4"/>
          <w:sz w:val="21"/>
          <w:szCs w:val="21"/>
          <w:lang w:eastAsia="nl-NL"/>
        </w:rPr>
        <w:t>&lt;=</w:t>
      </w:r>
      <w:r w:rsidRPr="00602237">
        <w:rPr>
          <w:rFonts w:ascii="Consolas" w:eastAsia="Times New Roman" w:hAnsi="Consolas" w:cs="Times New Roman"/>
          <w:color w:val="CCCCCC"/>
          <w:sz w:val="21"/>
          <w:szCs w:val="21"/>
          <w:lang w:eastAsia="nl-NL"/>
        </w:rPr>
        <w:t xml:space="preserve"> </w:t>
      </w:r>
      <w:r w:rsidRPr="00602237">
        <w:rPr>
          <w:rFonts w:ascii="Consolas" w:eastAsia="Times New Roman" w:hAnsi="Consolas" w:cs="Times New Roman"/>
          <w:color w:val="4EC9B0"/>
          <w:sz w:val="21"/>
          <w:szCs w:val="21"/>
          <w:lang w:eastAsia="nl-NL"/>
        </w:rPr>
        <w:t>int</w:t>
      </w:r>
      <w:r w:rsidRPr="00602237">
        <w:rPr>
          <w:rFonts w:ascii="Consolas" w:eastAsia="Times New Roman" w:hAnsi="Consolas" w:cs="Times New Roman"/>
          <w:color w:val="CCCCCC"/>
          <w:sz w:val="21"/>
          <w:szCs w:val="21"/>
          <w:lang w:eastAsia="nl-NL"/>
        </w:rPr>
        <w:t>(</w:t>
      </w:r>
      <w:proofErr w:type="spellStart"/>
      <w:r w:rsidRPr="00602237">
        <w:rPr>
          <w:rFonts w:ascii="Consolas" w:eastAsia="Times New Roman" w:hAnsi="Consolas" w:cs="Times New Roman"/>
          <w:color w:val="9CDCFE"/>
          <w:sz w:val="21"/>
          <w:szCs w:val="21"/>
          <w:lang w:eastAsia="nl-NL"/>
        </w:rPr>
        <w:t>year</w:t>
      </w:r>
      <w:proofErr w:type="spellEnd"/>
      <w:r w:rsidRPr="00602237">
        <w:rPr>
          <w:rFonts w:ascii="Consolas" w:eastAsia="Times New Roman" w:hAnsi="Consolas" w:cs="Times New Roman"/>
          <w:color w:val="CCCCCC"/>
          <w:sz w:val="21"/>
          <w:szCs w:val="21"/>
          <w:lang w:eastAsia="nl-NL"/>
        </w:rPr>
        <w:t xml:space="preserve">) </w:t>
      </w:r>
      <w:r w:rsidRPr="00602237">
        <w:rPr>
          <w:rFonts w:ascii="Consolas" w:eastAsia="Times New Roman" w:hAnsi="Consolas" w:cs="Times New Roman"/>
          <w:color w:val="D4D4D4"/>
          <w:sz w:val="21"/>
          <w:szCs w:val="21"/>
          <w:lang w:eastAsia="nl-NL"/>
        </w:rPr>
        <w:t>&lt;=</w:t>
      </w:r>
      <w:r w:rsidRPr="00602237">
        <w:rPr>
          <w:rFonts w:ascii="Consolas" w:eastAsia="Times New Roman" w:hAnsi="Consolas" w:cs="Times New Roman"/>
          <w:color w:val="CCCCCC"/>
          <w:sz w:val="21"/>
          <w:szCs w:val="21"/>
          <w:lang w:eastAsia="nl-NL"/>
        </w:rPr>
        <w:t xml:space="preserve"> </w:t>
      </w:r>
      <w:r w:rsidRPr="00602237">
        <w:rPr>
          <w:rFonts w:ascii="Consolas" w:eastAsia="Times New Roman" w:hAnsi="Consolas" w:cs="Times New Roman"/>
          <w:color w:val="B5CEA8"/>
          <w:sz w:val="21"/>
          <w:szCs w:val="21"/>
          <w:lang w:eastAsia="nl-NL"/>
        </w:rPr>
        <w:t>2004</w:t>
      </w:r>
      <w:r w:rsidRPr="00602237">
        <w:rPr>
          <w:rFonts w:ascii="Consolas" w:eastAsia="Times New Roman" w:hAnsi="Consolas" w:cs="Times New Roman"/>
          <w:color w:val="CCCCCC"/>
          <w:sz w:val="21"/>
          <w:szCs w:val="21"/>
          <w:lang w:eastAsia="nl-NL"/>
        </w:rPr>
        <w:t>:</w:t>
      </w:r>
    </w:p>
    <w:p w14:paraId="4100621A" w14:textId="77777777" w:rsidR="00602237" w:rsidRPr="00602237" w:rsidRDefault="00602237" w:rsidP="00602237">
      <w:pPr>
        <w:shd w:val="clear" w:color="auto" w:fill="1F1F1F"/>
        <w:spacing w:line="285" w:lineRule="atLeast"/>
        <w:ind w:left="720"/>
        <w:rPr>
          <w:rFonts w:ascii="Consolas" w:eastAsia="Times New Roman" w:hAnsi="Consolas" w:cs="Times New Roman"/>
          <w:color w:val="CCCCCC"/>
          <w:sz w:val="21"/>
          <w:szCs w:val="21"/>
          <w:lang w:eastAsia="nl-NL"/>
        </w:rPr>
      </w:pPr>
      <w:r w:rsidRPr="00602237">
        <w:rPr>
          <w:rFonts w:ascii="Consolas" w:eastAsia="Times New Roman" w:hAnsi="Consolas" w:cs="Times New Roman"/>
          <w:color w:val="CCCCCC"/>
          <w:sz w:val="21"/>
          <w:szCs w:val="21"/>
          <w:lang w:eastAsia="nl-NL"/>
        </w:rPr>
        <w:t xml:space="preserve">        </w:t>
      </w:r>
      <w:proofErr w:type="gramStart"/>
      <w:r w:rsidRPr="00602237">
        <w:rPr>
          <w:rFonts w:ascii="Consolas" w:eastAsia="Times New Roman" w:hAnsi="Consolas" w:cs="Times New Roman"/>
          <w:color w:val="C586C0"/>
          <w:sz w:val="21"/>
          <w:szCs w:val="21"/>
          <w:lang w:eastAsia="nl-NL"/>
        </w:rPr>
        <w:t>return</w:t>
      </w:r>
      <w:proofErr w:type="gramEnd"/>
      <w:r w:rsidRPr="00602237">
        <w:rPr>
          <w:rFonts w:ascii="Consolas" w:eastAsia="Times New Roman" w:hAnsi="Consolas" w:cs="Times New Roman"/>
          <w:color w:val="CCCCCC"/>
          <w:sz w:val="21"/>
          <w:szCs w:val="21"/>
          <w:lang w:eastAsia="nl-NL"/>
        </w:rPr>
        <w:t xml:space="preserve"> </w:t>
      </w:r>
      <w:proofErr w:type="spellStart"/>
      <w:r w:rsidRPr="00602237">
        <w:rPr>
          <w:rFonts w:ascii="Consolas" w:eastAsia="Times New Roman" w:hAnsi="Consolas" w:cs="Times New Roman"/>
          <w:color w:val="569CD6"/>
          <w:sz w:val="21"/>
          <w:szCs w:val="21"/>
          <w:lang w:eastAsia="nl-NL"/>
        </w:rPr>
        <w:t>False</w:t>
      </w:r>
      <w:proofErr w:type="spellEnd"/>
    </w:p>
    <w:p w14:paraId="46C04D39" w14:textId="77777777" w:rsidR="00602237" w:rsidRPr="00602237" w:rsidRDefault="00602237" w:rsidP="00602237">
      <w:pPr>
        <w:shd w:val="clear" w:color="auto" w:fill="1F1F1F"/>
        <w:spacing w:line="285" w:lineRule="atLeast"/>
        <w:ind w:left="720"/>
        <w:rPr>
          <w:rFonts w:ascii="Consolas" w:eastAsia="Times New Roman" w:hAnsi="Consolas" w:cs="Times New Roman"/>
          <w:color w:val="CCCCCC"/>
          <w:sz w:val="21"/>
          <w:szCs w:val="21"/>
          <w:lang w:eastAsia="nl-NL"/>
        </w:rPr>
      </w:pPr>
    </w:p>
    <w:p w14:paraId="5A5F4C03" w14:textId="77777777" w:rsidR="00602237" w:rsidRPr="00602237" w:rsidRDefault="00602237" w:rsidP="00602237">
      <w:pPr>
        <w:shd w:val="clear" w:color="auto" w:fill="1F1F1F"/>
        <w:spacing w:line="285" w:lineRule="atLeast"/>
        <w:ind w:left="720"/>
        <w:rPr>
          <w:rFonts w:ascii="Consolas" w:eastAsia="Times New Roman" w:hAnsi="Consolas" w:cs="Times New Roman"/>
          <w:color w:val="CCCCCC"/>
          <w:sz w:val="21"/>
          <w:szCs w:val="21"/>
          <w:lang w:eastAsia="nl-NL"/>
        </w:rPr>
      </w:pPr>
      <w:r w:rsidRPr="00602237">
        <w:rPr>
          <w:rFonts w:ascii="Consolas" w:eastAsia="Times New Roman" w:hAnsi="Consolas" w:cs="Times New Roman"/>
          <w:color w:val="CCCCCC"/>
          <w:sz w:val="21"/>
          <w:szCs w:val="21"/>
          <w:lang w:eastAsia="nl-NL"/>
        </w:rPr>
        <w:t xml:space="preserve">    </w:t>
      </w:r>
      <w:proofErr w:type="spellStart"/>
      <w:proofErr w:type="gramStart"/>
      <w:r w:rsidRPr="00602237">
        <w:rPr>
          <w:rFonts w:ascii="Consolas" w:eastAsia="Times New Roman" w:hAnsi="Consolas" w:cs="Times New Roman"/>
          <w:color w:val="C586C0"/>
          <w:sz w:val="21"/>
          <w:szCs w:val="21"/>
          <w:lang w:eastAsia="nl-NL"/>
        </w:rPr>
        <w:t>if</w:t>
      </w:r>
      <w:proofErr w:type="spellEnd"/>
      <w:proofErr w:type="gramEnd"/>
      <w:r w:rsidRPr="00602237">
        <w:rPr>
          <w:rFonts w:ascii="Consolas" w:eastAsia="Times New Roman" w:hAnsi="Consolas" w:cs="Times New Roman"/>
          <w:color w:val="CCCCCC"/>
          <w:sz w:val="21"/>
          <w:szCs w:val="21"/>
          <w:lang w:eastAsia="nl-NL"/>
        </w:rPr>
        <w:t xml:space="preserve"> </w:t>
      </w:r>
      <w:proofErr w:type="spellStart"/>
      <w:r w:rsidRPr="00602237">
        <w:rPr>
          <w:rFonts w:ascii="Consolas" w:eastAsia="Times New Roman" w:hAnsi="Consolas" w:cs="Times New Roman"/>
          <w:color w:val="569CD6"/>
          <w:sz w:val="21"/>
          <w:szCs w:val="21"/>
          <w:lang w:eastAsia="nl-NL"/>
        </w:rPr>
        <w:t>not</w:t>
      </w:r>
      <w:proofErr w:type="spellEnd"/>
      <w:r w:rsidRPr="00602237">
        <w:rPr>
          <w:rFonts w:ascii="Consolas" w:eastAsia="Times New Roman" w:hAnsi="Consolas" w:cs="Times New Roman"/>
          <w:color w:val="CCCCCC"/>
          <w:sz w:val="21"/>
          <w:szCs w:val="21"/>
          <w:lang w:eastAsia="nl-NL"/>
        </w:rPr>
        <w:t xml:space="preserve"> </w:t>
      </w:r>
      <w:r w:rsidRPr="00602237">
        <w:rPr>
          <w:rFonts w:ascii="Consolas" w:eastAsia="Times New Roman" w:hAnsi="Consolas" w:cs="Times New Roman"/>
          <w:color w:val="B5CEA8"/>
          <w:sz w:val="21"/>
          <w:szCs w:val="21"/>
          <w:lang w:eastAsia="nl-NL"/>
        </w:rPr>
        <w:t>1</w:t>
      </w:r>
      <w:r w:rsidRPr="00602237">
        <w:rPr>
          <w:rFonts w:ascii="Consolas" w:eastAsia="Times New Roman" w:hAnsi="Consolas" w:cs="Times New Roman"/>
          <w:color w:val="CCCCCC"/>
          <w:sz w:val="21"/>
          <w:szCs w:val="21"/>
          <w:lang w:eastAsia="nl-NL"/>
        </w:rPr>
        <w:t xml:space="preserve"> </w:t>
      </w:r>
      <w:r w:rsidRPr="00602237">
        <w:rPr>
          <w:rFonts w:ascii="Consolas" w:eastAsia="Times New Roman" w:hAnsi="Consolas" w:cs="Times New Roman"/>
          <w:color w:val="D4D4D4"/>
          <w:sz w:val="21"/>
          <w:szCs w:val="21"/>
          <w:lang w:eastAsia="nl-NL"/>
        </w:rPr>
        <w:t>&lt;=</w:t>
      </w:r>
      <w:r w:rsidRPr="00602237">
        <w:rPr>
          <w:rFonts w:ascii="Consolas" w:eastAsia="Times New Roman" w:hAnsi="Consolas" w:cs="Times New Roman"/>
          <w:color w:val="CCCCCC"/>
          <w:sz w:val="21"/>
          <w:szCs w:val="21"/>
          <w:lang w:eastAsia="nl-NL"/>
        </w:rPr>
        <w:t xml:space="preserve"> </w:t>
      </w:r>
      <w:r w:rsidRPr="00602237">
        <w:rPr>
          <w:rFonts w:ascii="Consolas" w:eastAsia="Times New Roman" w:hAnsi="Consolas" w:cs="Times New Roman"/>
          <w:color w:val="4EC9B0"/>
          <w:sz w:val="21"/>
          <w:szCs w:val="21"/>
          <w:lang w:eastAsia="nl-NL"/>
        </w:rPr>
        <w:t>int</w:t>
      </w:r>
      <w:r w:rsidRPr="00602237">
        <w:rPr>
          <w:rFonts w:ascii="Consolas" w:eastAsia="Times New Roman" w:hAnsi="Consolas" w:cs="Times New Roman"/>
          <w:color w:val="CCCCCC"/>
          <w:sz w:val="21"/>
          <w:szCs w:val="21"/>
          <w:lang w:eastAsia="nl-NL"/>
        </w:rPr>
        <w:t>(</w:t>
      </w:r>
      <w:proofErr w:type="spellStart"/>
      <w:r w:rsidRPr="00602237">
        <w:rPr>
          <w:rFonts w:ascii="Consolas" w:eastAsia="Times New Roman" w:hAnsi="Consolas" w:cs="Times New Roman"/>
          <w:color w:val="9CDCFE"/>
          <w:sz w:val="21"/>
          <w:szCs w:val="21"/>
          <w:lang w:eastAsia="nl-NL"/>
        </w:rPr>
        <w:t>month</w:t>
      </w:r>
      <w:proofErr w:type="spellEnd"/>
      <w:r w:rsidRPr="00602237">
        <w:rPr>
          <w:rFonts w:ascii="Consolas" w:eastAsia="Times New Roman" w:hAnsi="Consolas" w:cs="Times New Roman"/>
          <w:color w:val="CCCCCC"/>
          <w:sz w:val="21"/>
          <w:szCs w:val="21"/>
          <w:lang w:eastAsia="nl-NL"/>
        </w:rPr>
        <w:t xml:space="preserve">) </w:t>
      </w:r>
      <w:r w:rsidRPr="00602237">
        <w:rPr>
          <w:rFonts w:ascii="Consolas" w:eastAsia="Times New Roman" w:hAnsi="Consolas" w:cs="Times New Roman"/>
          <w:color w:val="D4D4D4"/>
          <w:sz w:val="21"/>
          <w:szCs w:val="21"/>
          <w:lang w:eastAsia="nl-NL"/>
        </w:rPr>
        <w:t>&lt;=</w:t>
      </w:r>
      <w:r w:rsidRPr="00602237">
        <w:rPr>
          <w:rFonts w:ascii="Consolas" w:eastAsia="Times New Roman" w:hAnsi="Consolas" w:cs="Times New Roman"/>
          <w:color w:val="CCCCCC"/>
          <w:sz w:val="21"/>
          <w:szCs w:val="21"/>
          <w:lang w:eastAsia="nl-NL"/>
        </w:rPr>
        <w:t xml:space="preserve"> </w:t>
      </w:r>
      <w:r w:rsidRPr="00602237">
        <w:rPr>
          <w:rFonts w:ascii="Consolas" w:eastAsia="Times New Roman" w:hAnsi="Consolas" w:cs="Times New Roman"/>
          <w:color w:val="B5CEA8"/>
          <w:sz w:val="21"/>
          <w:szCs w:val="21"/>
          <w:lang w:eastAsia="nl-NL"/>
        </w:rPr>
        <w:t>12</w:t>
      </w:r>
      <w:r w:rsidRPr="00602237">
        <w:rPr>
          <w:rFonts w:ascii="Consolas" w:eastAsia="Times New Roman" w:hAnsi="Consolas" w:cs="Times New Roman"/>
          <w:color w:val="CCCCCC"/>
          <w:sz w:val="21"/>
          <w:szCs w:val="21"/>
          <w:lang w:eastAsia="nl-NL"/>
        </w:rPr>
        <w:t>:</w:t>
      </w:r>
    </w:p>
    <w:p w14:paraId="14F3F3CC" w14:textId="77777777" w:rsidR="00602237" w:rsidRPr="00602237" w:rsidRDefault="00602237" w:rsidP="00602237">
      <w:pPr>
        <w:shd w:val="clear" w:color="auto" w:fill="1F1F1F"/>
        <w:spacing w:line="285" w:lineRule="atLeast"/>
        <w:ind w:left="720"/>
        <w:rPr>
          <w:rFonts w:ascii="Consolas" w:eastAsia="Times New Roman" w:hAnsi="Consolas" w:cs="Times New Roman"/>
          <w:color w:val="CCCCCC"/>
          <w:sz w:val="21"/>
          <w:szCs w:val="21"/>
          <w:lang w:eastAsia="nl-NL"/>
        </w:rPr>
      </w:pPr>
      <w:r w:rsidRPr="00602237">
        <w:rPr>
          <w:rFonts w:ascii="Consolas" w:eastAsia="Times New Roman" w:hAnsi="Consolas" w:cs="Times New Roman"/>
          <w:color w:val="CCCCCC"/>
          <w:sz w:val="21"/>
          <w:szCs w:val="21"/>
          <w:lang w:eastAsia="nl-NL"/>
        </w:rPr>
        <w:t xml:space="preserve">        </w:t>
      </w:r>
      <w:proofErr w:type="gramStart"/>
      <w:r w:rsidRPr="00602237">
        <w:rPr>
          <w:rFonts w:ascii="Consolas" w:eastAsia="Times New Roman" w:hAnsi="Consolas" w:cs="Times New Roman"/>
          <w:color w:val="DCDCAA"/>
          <w:sz w:val="21"/>
          <w:szCs w:val="21"/>
          <w:lang w:eastAsia="nl-NL"/>
        </w:rPr>
        <w:t>print</w:t>
      </w:r>
      <w:proofErr w:type="gramEnd"/>
      <w:r w:rsidRPr="00602237">
        <w:rPr>
          <w:rFonts w:ascii="Consolas" w:eastAsia="Times New Roman" w:hAnsi="Consolas" w:cs="Times New Roman"/>
          <w:color w:val="CCCCCC"/>
          <w:sz w:val="21"/>
          <w:szCs w:val="21"/>
          <w:lang w:eastAsia="nl-NL"/>
        </w:rPr>
        <w:t>(</w:t>
      </w:r>
      <w:proofErr w:type="spellStart"/>
      <w:r w:rsidRPr="00602237">
        <w:rPr>
          <w:rFonts w:ascii="Consolas" w:eastAsia="Times New Roman" w:hAnsi="Consolas" w:cs="Times New Roman"/>
          <w:color w:val="9CDCFE"/>
          <w:sz w:val="21"/>
          <w:szCs w:val="21"/>
          <w:lang w:eastAsia="nl-NL"/>
        </w:rPr>
        <w:t>month</w:t>
      </w:r>
      <w:proofErr w:type="spellEnd"/>
      <w:r w:rsidRPr="00602237">
        <w:rPr>
          <w:rFonts w:ascii="Consolas" w:eastAsia="Times New Roman" w:hAnsi="Consolas" w:cs="Times New Roman"/>
          <w:color w:val="CCCCCC"/>
          <w:sz w:val="21"/>
          <w:szCs w:val="21"/>
          <w:lang w:eastAsia="nl-NL"/>
        </w:rPr>
        <w:t>)</w:t>
      </w:r>
    </w:p>
    <w:p w14:paraId="6DDC9161" w14:textId="77777777" w:rsidR="00602237" w:rsidRPr="00602237" w:rsidRDefault="00602237" w:rsidP="00602237">
      <w:pPr>
        <w:shd w:val="clear" w:color="auto" w:fill="1F1F1F"/>
        <w:spacing w:line="285" w:lineRule="atLeast"/>
        <w:ind w:left="720"/>
        <w:rPr>
          <w:rFonts w:ascii="Consolas" w:eastAsia="Times New Roman" w:hAnsi="Consolas" w:cs="Times New Roman"/>
          <w:color w:val="CCCCCC"/>
          <w:sz w:val="21"/>
          <w:szCs w:val="21"/>
          <w:lang w:eastAsia="nl-NL"/>
        </w:rPr>
      </w:pPr>
      <w:r w:rsidRPr="00602237">
        <w:rPr>
          <w:rFonts w:ascii="Consolas" w:eastAsia="Times New Roman" w:hAnsi="Consolas" w:cs="Times New Roman"/>
          <w:color w:val="CCCCCC"/>
          <w:sz w:val="21"/>
          <w:szCs w:val="21"/>
          <w:lang w:eastAsia="nl-NL"/>
        </w:rPr>
        <w:t xml:space="preserve">        </w:t>
      </w:r>
      <w:proofErr w:type="gramStart"/>
      <w:r w:rsidRPr="00602237">
        <w:rPr>
          <w:rFonts w:ascii="Consolas" w:eastAsia="Times New Roman" w:hAnsi="Consolas" w:cs="Times New Roman"/>
          <w:color w:val="C586C0"/>
          <w:sz w:val="21"/>
          <w:szCs w:val="21"/>
          <w:lang w:eastAsia="nl-NL"/>
        </w:rPr>
        <w:t>return</w:t>
      </w:r>
      <w:proofErr w:type="gramEnd"/>
      <w:r w:rsidRPr="00602237">
        <w:rPr>
          <w:rFonts w:ascii="Consolas" w:eastAsia="Times New Roman" w:hAnsi="Consolas" w:cs="Times New Roman"/>
          <w:color w:val="CCCCCC"/>
          <w:sz w:val="21"/>
          <w:szCs w:val="21"/>
          <w:lang w:eastAsia="nl-NL"/>
        </w:rPr>
        <w:t xml:space="preserve"> </w:t>
      </w:r>
      <w:proofErr w:type="spellStart"/>
      <w:r w:rsidRPr="00602237">
        <w:rPr>
          <w:rFonts w:ascii="Consolas" w:eastAsia="Times New Roman" w:hAnsi="Consolas" w:cs="Times New Roman"/>
          <w:color w:val="569CD6"/>
          <w:sz w:val="21"/>
          <w:szCs w:val="21"/>
          <w:lang w:eastAsia="nl-NL"/>
        </w:rPr>
        <w:t>False</w:t>
      </w:r>
      <w:proofErr w:type="spellEnd"/>
    </w:p>
    <w:p w14:paraId="41C21FE3" w14:textId="77777777" w:rsidR="00602237" w:rsidRPr="00602237" w:rsidRDefault="00602237" w:rsidP="00602237">
      <w:pPr>
        <w:shd w:val="clear" w:color="auto" w:fill="1F1F1F"/>
        <w:spacing w:line="285" w:lineRule="atLeast"/>
        <w:ind w:left="720"/>
        <w:rPr>
          <w:rFonts w:ascii="Consolas" w:eastAsia="Times New Roman" w:hAnsi="Consolas" w:cs="Times New Roman"/>
          <w:color w:val="CCCCCC"/>
          <w:sz w:val="21"/>
          <w:szCs w:val="21"/>
          <w:lang w:eastAsia="nl-NL"/>
        </w:rPr>
      </w:pPr>
    </w:p>
    <w:p w14:paraId="4F4E25CD" w14:textId="77777777" w:rsidR="00602237" w:rsidRPr="00602237" w:rsidRDefault="00602237" w:rsidP="00602237">
      <w:pPr>
        <w:shd w:val="clear" w:color="auto" w:fill="1F1F1F"/>
        <w:spacing w:line="285" w:lineRule="atLeast"/>
        <w:ind w:left="720"/>
        <w:rPr>
          <w:rFonts w:ascii="Consolas" w:eastAsia="Times New Roman" w:hAnsi="Consolas" w:cs="Times New Roman"/>
          <w:color w:val="CCCCCC"/>
          <w:sz w:val="21"/>
          <w:szCs w:val="21"/>
          <w:lang w:eastAsia="nl-NL"/>
        </w:rPr>
      </w:pPr>
      <w:r w:rsidRPr="00602237">
        <w:rPr>
          <w:rFonts w:ascii="Consolas" w:eastAsia="Times New Roman" w:hAnsi="Consolas" w:cs="Times New Roman"/>
          <w:color w:val="CCCCCC"/>
          <w:sz w:val="21"/>
          <w:szCs w:val="21"/>
          <w:lang w:eastAsia="nl-NL"/>
        </w:rPr>
        <w:t xml:space="preserve">    </w:t>
      </w:r>
      <w:proofErr w:type="spellStart"/>
      <w:proofErr w:type="gramStart"/>
      <w:r w:rsidRPr="00602237">
        <w:rPr>
          <w:rFonts w:ascii="Consolas" w:eastAsia="Times New Roman" w:hAnsi="Consolas" w:cs="Times New Roman"/>
          <w:color w:val="C586C0"/>
          <w:sz w:val="21"/>
          <w:szCs w:val="21"/>
          <w:lang w:eastAsia="nl-NL"/>
        </w:rPr>
        <w:t>if</w:t>
      </w:r>
      <w:proofErr w:type="spellEnd"/>
      <w:proofErr w:type="gramEnd"/>
      <w:r w:rsidRPr="00602237">
        <w:rPr>
          <w:rFonts w:ascii="Consolas" w:eastAsia="Times New Roman" w:hAnsi="Consolas" w:cs="Times New Roman"/>
          <w:color w:val="CCCCCC"/>
          <w:sz w:val="21"/>
          <w:szCs w:val="21"/>
          <w:lang w:eastAsia="nl-NL"/>
        </w:rPr>
        <w:t xml:space="preserve"> </w:t>
      </w:r>
      <w:proofErr w:type="spellStart"/>
      <w:r w:rsidRPr="00602237">
        <w:rPr>
          <w:rFonts w:ascii="Consolas" w:eastAsia="Times New Roman" w:hAnsi="Consolas" w:cs="Times New Roman"/>
          <w:color w:val="569CD6"/>
          <w:sz w:val="21"/>
          <w:szCs w:val="21"/>
          <w:lang w:eastAsia="nl-NL"/>
        </w:rPr>
        <w:t>not</w:t>
      </w:r>
      <w:proofErr w:type="spellEnd"/>
      <w:r w:rsidRPr="00602237">
        <w:rPr>
          <w:rFonts w:ascii="Consolas" w:eastAsia="Times New Roman" w:hAnsi="Consolas" w:cs="Times New Roman"/>
          <w:color w:val="CCCCCC"/>
          <w:sz w:val="21"/>
          <w:szCs w:val="21"/>
          <w:lang w:eastAsia="nl-NL"/>
        </w:rPr>
        <w:t xml:space="preserve"> </w:t>
      </w:r>
      <w:r w:rsidRPr="00602237">
        <w:rPr>
          <w:rFonts w:ascii="Consolas" w:eastAsia="Times New Roman" w:hAnsi="Consolas" w:cs="Times New Roman"/>
          <w:color w:val="B5CEA8"/>
          <w:sz w:val="21"/>
          <w:szCs w:val="21"/>
          <w:lang w:eastAsia="nl-NL"/>
        </w:rPr>
        <w:t>1</w:t>
      </w:r>
      <w:r w:rsidRPr="00602237">
        <w:rPr>
          <w:rFonts w:ascii="Consolas" w:eastAsia="Times New Roman" w:hAnsi="Consolas" w:cs="Times New Roman"/>
          <w:color w:val="CCCCCC"/>
          <w:sz w:val="21"/>
          <w:szCs w:val="21"/>
          <w:lang w:eastAsia="nl-NL"/>
        </w:rPr>
        <w:t xml:space="preserve"> </w:t>
      </w:r>
      <w:r w:rsidRPr="00602237">
        <w:rPr>
          <w:rFonts w:ascii="Consolas" w:eastAsia="Times New Roman" w:hAnsi="Consolas" w:cs="Times New Roman"/>
          <w:color w:val="D4D4D4"/>
          <w:sz w:val="21"/>
          <w:szCs w:val="21"/>
          <w:lang w:eastAsia="nl-NL"/>
        </w:rPr>
        <w:t>&lt;=</w:t>
      </w:r>
      <w:r w:rsidRPr="00602237">
        <w:rPr>
          <w:rFonts w:ascii="Consolas" w:eastAsia="Times New Roman" w:hAnsi="Consolas" w:cs="Times New Roman"/>
          <w:color w:val="CCCCCC"/>
          <w:sz w:val="21"/>
          <w:szCs w:val="21"/>
          <w:lang w:eastAsia="nl-NL"/>
        </w:rPr>
        <w:t xml:space="preserve"> </w:t>
      </w:r>
      <w:r w:rsidRPr="00602237">
        <w:rPr>
          <w:rFonts w:ascii="Consolas" w:eastAsia="Times New Roman" w:hAnsi="Consolas" w:cs="Times New Roman"/>
          <w:color w:val="4EC9B0"/>
          <w:sz w:val="21"/>
          <w:szCs w:val="21"/>
          <w:lang w:eastAsia="nl-NL"/>
        </w:rPr>
        <w:t>int</w:t>
      </w:r>
      <w:r w:rsidRPr="00602237">
        <w:rPr>
          <w:rFonts w:ascii="Consolas" w:eastAsia="Times New Roman" w:hAnsi="Consolas" w:cs="Times New Roman"/>
          <w:color w:val="CCCCCC"/>
          <w:sz w:val="21"/>
          <w:szCs w:val="21"/>
          <w:lang w:eastAsia="nl-NL"/>
        </w:rPr>
        <w:t>(</w:t>
      </w:r>
      <w:proofErr w:type="spellStart"/>
      <w:r w:rsidRPr="00602237">
        <w:rPr>
          <w:rFonts w:ascii="Consolas" w:eastAsia="Times New Roman" w:hAnsi="Consolas" w:cs="Times New Roman"/>
          <w:color w:val="9CDCFE"/>
          <w:sz w:val="21"/>
          <w:szCs w:val="21"/>
          <w:lang w:eastAsia="nl-NL"/>
        </w:rPr>
        <w:t>day</w:t>
      </w:r>
      <w:proofErr w:type="spellEnd"/>
      <w:r w:rsidRPr="00602237">
        <w:rPr>
          <w:rFonts w:ascii="Consolas" w:eastAsia="Times New Roman" w:hAnsi="Consolas" w:cs="Times New Roman"/>
          <w:color w:val="CCCCCC"/>
          <w:sz w:val="21"/>
          <w:szCs w:val="21"/>
          <w:lang w:eastAsia="nl-NL"/>
        </w:rPr>
        <w:t xml:space="preserve">) </w:t>
      </w:r>
      <w:r w:rsidRPr="00602237">
        <w:rPr>
          <w:rFonts w:ascii="Consolas" w:eastAsia="Times New Roman" w:hAnsi="Consolas" w:cs="Times New Roman"/>
          <w:color w:val="D4D4D4"/>
          <w:sz w:val="21"/>
          <w:szCs w:val="21"/>
          <w:lang w:eastAsia="nl-NL"/>
        </w:rPr>
        <w:t>&lt;=</w:t>
      </w:r>
      <w:r w:rsidRPr="00602237">
        <w:rPr>
          <w:rFonts w:ascii="Consolas" w:eastAsia="Times New Roman" w:hAnsi="Consolas" w:cs="Times New Roman"/>
          <w:color w:val="CCCCCC"/>
          <w:sz w:val="21"/>
          <w:szCs w:val="21"/>
          <w:lang w:eastAsia="nl-NL"/>
        </w:rPr>
        <w:t xml:space="preserve"> </w:t>
      </w:r>
      <w:r w:rsidRPr="00602237">
        <w:rPr>
          <w:rFonts w:ascii="Consolas" w:eastAsia="Times New Roman" w:hAnsi="Consolas" w:cs="Times New Roman"/>
          <w:color w:val="B5CEA8"/>
          <w:sz w:val="21"/>
          <w:szCs w:val="21"/>
          <w:lang w:eastAsia="nl-NL"/>
        </w:rPr>
        <w:t>31</w:t>
      </w:r>
      <w:r w:rsidRPr="00602237">
        <w:rPr>
          <w:rFonts w:ascii="Consolas" w:eastAsia="Times New Roman" w:hAnsi="Consolas" w:cs="Times New Roman"/>
          <w:color w:val="CCCCCC"/>
          <w:sz w:val="21"/>
          <w:szCs w:val="21"/>
          <w:lang w:eastAsia="nl-NL"/>
        </w:rPr>
        <w:t>:</w:t>
      </w:r>
    </w:p>
    <w:p w14:paraId="040CF741" w14:textId="77777777" w:rsidR="00602237" w:rsidRPr="00602237" w:rsidRDefault="00602237" w:rsidP="00602237">
      <w:pPr>
        <w:shd w:val="clear" w:color="auto" w:fill="1F1F1F"/>
        <w:spacing w:line="285" w:lineRule="atLeast"/>
        <w:ind w:left="720"/>
        <w:rPr>
          <w:rFonts w:ascii="Consolas" w:eastAsia="Times New Roman" w:hAnsi="Consolas" w:cs="Times New Roman"/>
          <w:color w:val="CCCCCC"/>
          <w:sz w:val="21"/>
          <w:szCs w:val="21"/>
          <w:lang w:eastAsia="nl-NL"/>
        </w:rPr>
      </w:pPr>
      <w:r w:rsidRPr="00602237">
        <w:rPr>
          <w:rFonts w:ascii="Consolas" w:eastAsia="Times New Roman" w:hAnsi="Consolas" w:cs="Times New Roman"/>
          <w:color w:val="CCCCCC"/>
          <w:sz w:val="21"/>
          <w:szCs w:val="21"/>
          <w:lang w:eastAsia="nl-NL"/>
        </w:rPr>
        <w:t xml:space="preserve">        </w:t>
      </w:r>
      <w:proofErr w:type="gramStart"/>
      <w:r w:rsidRPr="00602237">
        <w:rPr>
          <w:rFonts w:ascii="Consolas" w:eastAsia="Times New Roman" w:hAnsi="Consolas" w:cs="Times New Roman"/>
          <w:color w:val="DCDCAA"/>
          <w:sz w:val="21"/>
          <w:szCs w:val="21"/>
          <w:lang w:eastAsia="nl-NL"/>
        </w:rPr>
        <w:t>print</w:t>
      </w:r>
      <w:proofErr w:type="gramEnd"/>
      <w:r w:rsidRPr="00602237">
        <w:rPr>
          <w:rFonts w:ascii="Consolas" w:eastAsia="Times New Roman" w:hAnsi="Consolas" w:cs="Times New Roman"/>
          <w:color w:val="CCCCCC"/>
          <w:sz w:val="21"/>
          <w:szCs w:val="21"/>
          <w:lang w:eastAsia="nl-NL"/>
        </w:rPr>
        <w:t>(</w:t>
      </w:r>
      <w:proofErr w:type="spellStart"/>
      <w:r w:rsidRPr="00602237">
        <w:rPr>
          <w:rFonts w:ascii="Consolas" w:eastAsia="Times New Roman" w:hAnsi="Consolas" w:cs="Times New Roman"/>
          <w:color w:val="9CDCFE"/>
          <w:sz w:val="21"/>
          <w:szCs w:val="21"/>
          <w:lang w:eastAsia="nl-NL"/>
        </w:rPr>
        <w:t>day</w:t>
      </w:r>
      <w:proofErr w:type="spellEnd"/>
      <w:r w:rsidRPr="00602237">
        <w:rPr>
          <w:rFonts w:ascii="Consolas" w:eastAsia="Times New Roman" w:hAnsi="Consolas" w:cs="Times New Roman"/>
          <w:color w:val="CCCCCC"/>
          <w:sz w:val="21"/>
          <w:szCs w:val="21"/>
          <w:lang w:eastAsia="nl-NL"/>
        </w:rPr>
        <w:t>)</w:t>
      </w:r>
    </w:p>
    <w:p w14:paraId="00761A8F" w14:textId="77777777" w:rsidR="00602237" w:rsidRPr="00602237" w:rsidRDefault="00602237" w:rsidP="00602237">
      <w:pPr>
        <w:shd w:val="clear" w:color="auto" w:fill="1F1F1F"/>
        <w:spacing w:line="285" w:lineRule="atLeast"/>
        <w:ind w:left="720"/>
        <w:rPr>
          <w:rFonts w:ascii="Consolas" w:eastAsia="Times New Roman" w:hAnsi="Consolas" w:cs="Times New Roman"/>
          <w:color w:val="CCCCCC"/>
          <w:sz w:val="21"/>
          <w:szCs w:val="21"/>
          <w:lang w:eastAsia="nl-NL"/>
        </w:rPr>
      </w:pPr>
      <w:r w:rsidRPr="00602237">
        <w:rPr>
          <w:rFonts w:ascii="Consolas" w:eastAsia="Times New Roman" w:hAnsi="Consolas" w:cs="Times New Roman"/>
          <w:color w:val="CCCCCC"/>
          <w:sz w:val="21"/>
          <w:szCs w:val="21"/>
          <w:lang w:eastAsia="nl-NL"/>
        </w:rPr>
        <w:t xml:space="preserve">        </w:t>
      </w:r>
      <w:proofErr w:type="gramStart"/>
      <w:r w:rsidRPr="00602237">
        <w:rPr>
          <w:rFonts w:ascii="Consolas" w:eastAsia="Times New Roman" w:hAnsi="Consolas" w:cs="Times New Roman"/>
          <w:color w:val="C586C0"/>
          <w:sz w:val="21"/>
          <w:szCs w:val="21"/>
          <w:lang w:eastAsia="nl-NL"/>
        </w:rPr>
        <w:t>return</w:t>
      </w:r>
      <w:proofErr w:type="gramEnd"/>
      <w:r w:rsidRPr="00602237">
        <w:rPr>
          <w:rFonts w:ascii="Consolas" w:eastAsia="Times New Roman" w:hAnsi="Consolas" w:cs="Times New Roman"/>
          <w:color w:val="CCCCCC"/>
          <w:sz w:val="21"/>
          <w:szCs w:val="21"/>
          <w:lang w:eastAsia="nl-NL"/>
        </w:rPr>
        <w:t xml:space="preserve"> </w:t>
      </w:r>
      <w:proofErr w:type="spellStart"/>
      <w:r w:rsidRPr="00602237">
        <w:rPr>
          <w:rFonts w:ascii="Consolas" w:eastAsia="Times New Roman" w:hAnsi="Consolas" w:cs="Times New Roman"/>
          <w:color w:val="569CD6"/>
          <w:sz w:val="21"/>
          <w:szCs w:val="21"/>
          <w:lang w:eastAsia="nl-NL"/>
        </w:rPr>
        <w:t>False</w:t>
      </w:r>
      <w:proofErr w:type="spellEnd"/>
    </w:p>
    <w:p w14:paraId="4DE59E4A" w14:textId="77777777" w:rsidR="00602237" w:rsidRPr="00602237" w:rsidRDefault="00602237" w:rsidP="00602237">
      <w:pPr>
        <w:shd w:val="clear" w:color="auto" w:fill="1F1F1F"/>
        <w:spacing w:line="285" w:lineRule="atLeast"/>
        <w:ind w:left="720"/>
        <w:rPr>
          <w:rFonts w:ascii="Consolas" w:eastAsia="Times New Roman" w:hAnsi="Consolas" w:cs="Times New Roman"/>
          <w:color w:val="CCCCCC"/>
          <w:sz w:val="21"/>
          <w:szCs w:val="21"/>
          <w:lang w:eastAsia="nl-NL"/>
        </w:rPr>
      </w:pPr>
    </w:p>
    <w:p w14:paraId="13F3C7F2" w14:textId="75B53777" w:rsidR="004F3D83" w:rsidRPr="00602237" w:rsidRDefault="00602237" w:rsidP="00602237">
      <w:pPr>
        <w:shd w:val="clear" w:color="auto" w:fill="1F1F1F"/>
        <w:spacing w:line="285" w:lineRule="atLeast"/>
        <w:ind w:left="720"/>
        <w:rPr>
          <w:rFonts w:ascii="Consolas" w:eastAsia="Times New Roman" w:hAnsi="Consolas" w:cs="Times New Roman"/>
          <w:color w:val="CCCCCC"/>
          <w:sz w:val="21"/>
          <w:szCs w:val="21"/>
          <w:lang w:eastAsia="nl-NL"/>
        </w:rPr>
      </w:pPr>
      <w:r w:rsidRPr="00602237">
        <w:rPr>
          <w:rFonts w:ascii="Consolas" w:eastAsia="Times New Roman" w:hAnsi="Consolas" w:cs="Times New Roman"/>
          <w:color w:val="CCCCCC"/>
          <w:sz w:val="21"/>
          <w:szCs w:val="21"/>
          <w:lang w:eastAsia="nl-NL"/>
        </w:rPr>
        <w:t xml:space="preserve">    </w:t>
      </w:r>
      <w:proofErr w:type="gramStart"/>
      <w:r w:rsidRPr="00602237">
        <w:rPr>
          <w:rFonts w:ascii="Consolas" w:eastAsia="Times New Roman" w:hAnsi="Consolas" w:cs="Times New Roman"/>
          <w:color w:val="C586C0"/>
          <w:sz w:val="21"/>
          <w:szCs w:val="21"/>
          <w:lang w:eastAsia="nl-NL"/>
        </w:rPr>
        <w:t>return</w:t>
      </w:r>
      <w:proofErr w:type="gramEnd"/>
      <w:r w:rsidRPr="00602237">
        <w:rPr>
          <w:rFonts w:ascii="Consolas" w:eastAsia="Times New Roman" w:hAnsi="Consolas" w:cs="Times New Roman"/>
          <w:color w:val="CCCCCC"/>
          <w:sz w:val="21"/>
          <w:szCs w:val="21"/>
          <w:lang w:eastAsia="nl-NL"/>
        </w:rPr>
        <w:t xml:space="preserve"> </w:t>
      </w:r>
      <w:r w:rsidRPr="00602237">
        <w:rPr>
          <w:rFonts w:ascii="Consolas" w:eastAsia="Times New Roman" w:hAnsi="Consolas" w:cs="Times New Roman"/>
          <w:color w:val="569CD6"/>
          <w:sz w:val="21"/>
          <w:szCs w:val="21"/>
          <w:lang w:eastAsia="nl-NL"/>
        </w:rPr>
        <w:t>True</w:t>
      </w:r>
    </w:p>
    <w:p w14:paraId="61F818EC" w14:textId="32DCF8A7" w:rsidR="004F3D83" w:rsidRDefault="004F3D83" w:rsidP="004F3D83">
      <w:pPr>
        <w:pStyle w:val="ListParagraph"/>
        <w:rPr>
          <w:rFonts w:cstheme="minorHAnsi"/>
          <w:b/>
          <w:bCs/>
        </w:rPr>
      </w:pPr>
      <w:r>
        <w:rPr>
          <w:rFonts w:cstheme="minorHAnsi"/>
          <w:b/>
          <w:bCs/>
        </w:rPr>
        <w:t>Na:</w:t>
      </w:r>
    </w:p>
    <w:p w14:paraId="59850D0F" w14:textId="77777777" w:rsidR="004F3D83" w:rsidRPr="004F3D83" w:rsidRDefault="004F3D83" w:rsidP="004F3D83">
      <w:pPr>
        <w:shd w:val="clear" w:color="auto" w:fill="1F1F1F"/>
        <w:spacing w:line="285" w:lineRule="atLeast"/>
        <w:ind w:left="720"/>
        <w:rPr>
          <w:rFonts w:ascii="Consolas" w:eastAsia="Times New Roman" w:hAnsi="Consolas" w:cs="Times New Roman"/>
          <w:color w:val="CCCCCC"/>
          <w:sz w:val="21"/>
          <w:szCs w:val="21"/>
          <w:lang w:eastAsia="nl-NL"/>
        </w:rPr>
      </w:pPr>
      <w:proofErr w:type="spellStart"/>
      <w:proofErr w:type="gramStart"/>
      <w:r w:rsidRPr="004F3D83">
        <w:rPr>
          <w:rFonts w:ascii="Consolas" w:eastAsia="Times New Roman" w:hAnsi="Consolas" w:cs="Times New Roman"/>
          <w:color w:val="569CD6"/>
          <w:sz w:val="21"/>
          <w:szCs w:val="21"/>
          <w:lang w:eastAsia="nl-NL"/>
        </w:rPr>
        <w:t>def</w:t>
      </w:r>
      <w:proofErr w:type="spellEnd"/>
      <w:proofErr w:type="gramEnd"/>
      <w:r w:rsidRPr="004F3D83">
        <w:rPr>
          <w:rFonts w:ascii="Consolas" w:eastAsia="Times New Roman" w:hAnsi="Consolas" w:cs="Times New Roman"/>
          <w:color w:val="CCCCCC"/>
          <w:sz w:val="21"/>
          <w:szCs w:val="21"/>
          <w:lang w:eastAsia="nl-NL"/>
        </w:rPr>
        <w:t xml:space="preserve"> </w:t>
      </w:r>
      <w:proofErr w:type="spellStart"/>
      <w:r w:rsidRPr="004F3D83">
        <w:rPr>
          <w:rFonts w:ascii="Consolas" w:eastAsia="Times New Roman" w:hAnsi="Consolas" w:cs="Times New Roman"/>
          <w:color w:val="DCDCAA"/>
          <w:sz w:val="21"/>
          <w:szCs w:val="21"/>
          <w:lang w:eastAsia="nl-NL"/>
        </w:rPr>
        <w:t>is_valid_date</w:t>
      </w:r>
      <w:proofErr w:type="spellEnd"/>
      <w:r w:rsidRPr="004F3D83">
        <w:rPr>
          <w:rFonts w:ascii="Consolas" w:eastAsia="Times New Roman" w:hAnsi="Consolas" w:cs="Times New Roman"/>
          <w:color w:val="CCCCCC"/>
          <w:sz w:val="21"/>
          <w:szCs w:val="21"/>
          <w:lang w:eastAsia="nl-NL"/>
        </w:rPr>
        <w:t>(</w:t>
      </w:r>
      <w:r w:rsidRPr="004F3D83">
        <w:rPr>
          <w:rFonts w:ascii="Consolas" w:eastAsia="Times New Roman" w:hAnsi="Consolas" w:cs="Times New Roman"/>
          <w:color w:val="9CDCFE"/>
          <w:sz w:val="21"/>
          <w:szCs w:val="21"/>
          <w:lang w:eastAsia="nl-NL"/>
        </w:rPr>
        <w:t>date</w:t>
      </w:r>
      <w:r w:rsidRPr="004F3D83">
        <w:rPr>
          <w:rFonts w:ascii="Consolas" w:eastAsia="Times New Roman" w:hAnsi="Consolas" w:cs="Times New Roman"/>
          <w:color w:val="CCCCCC"/>
          <w:sz w:val="21"/>
          <w:szCs w:val="21"/>
          <w:lang w:eastAsia="nl-NL"/>
        </w:rPr>
        <w:t xml:space="preserve">: </w:t>
      </w:r>
      <w:proofErr w:type="spellStart"/>
      <w:r w:rsidRPr="004F3D83">
        <w:rPr>
          <w:rFonts w:ascii="Consolas" w:eastAsia="Times New Roman" w:hAnsi="Consolas" w:cs="Times New Roman"/>
          <w:color w:val="4EC9B0"/>
          <w:sz w:val="21"/>
          <w:szCs w:val="21"/>
          <w:lang w:eastAsia="nl-NL"/>
        </w:rPr>
        <w:t>str</w:t>
      </w:r>
      <w:proofErr w:type="spellEnd"/>
      <w:r w:rsidRPr="004F3D83">
        <w:rPr>
          <w:rFonts w:ascii="Consolas" w:eastAsia="Times New Roman" w:hAnsi="Consolas" w:cs="Times New Roman"/>
          <w:color w:val="CCCCCC"/>
          <w:sz w:val="21"/>
          <w:szCs w:val="21"/>
          <w:lang w:eastAsia="nl-NL"/>
        </w:rPr>
        <w:t xml:space="preserve">) -&gt; </w:t>
      </w:r>
      <w:proofErr w:type="spellStart"/>
      <w:r w:rsidRPr="004F3D83">
        <w:rPr>
          <w:rFonts w:ascii="Consolas" w:eastAsia="Times New Roman" w:hAnsi="Consolas" w:cs="Times New Roman"/>
          <w:color w:val="4EC9B0"/>
          <w:sz w:val="21"/>
          <w:szCs w:val="21"/>
          <w:lang w:eastAsia="nl-NL"/>
        </w:rPr>
        <w:t>bool</w:t>
      </w:r>
      <w:proofErr w:type="spellEnd"/>
      <w:r w:rsidRPr="004F3D83">
        <w:rPr>
          <w:rFonts w:ascii="Consolas" w:eastAsia="Times New Roman" w:hAnsi="Consolas" w:cs="Times New Roman"/>
          <w:color w:val="CCCCCC"/>
          <w:sz w:val="21"/>
          <w:szCs w:val="21"/>
          <w:lang w:eastAsia="nl-NL"/>
        </w:rPr>
        <w:t>:</w:t>
      </w:r>
    </w:p>
    <w:p w14:paraId="6052D9DB" w14:textId="77777777" w:rsidR="004F3D83" w:rsidRPr="004F3D83" w:rsidRDefault="004F3D83" w:rsidP="004F3D83">
      <w:pPr>
        <w:shd w:val="clear" w:color="auto" w:fill="1F1F1F"/>
        <w:spacing w:line="285" w:lineRule="atLeast"/>
        <w:ind w:left="720"/>
        <w:rPr>
          <w:rFonts w:ascii="Consolas" w:eastAsia="Times New Roman" w:hAnsi="Consolas" w:cs="Times New Roman"/>
          <w:color w:val="CCCCCC"/>
          <w:sz w:val="21"/>
          <w:szCs w:val="21"/>
          <w:lang w:eastAsia="nl-NL"/>
        </w:rPr>
      </w:pPr>
      <w:r w:rsidRPr="004F3D83">
        <w:rPr>
          <w:rFonts w:ascii="Consolas" w:eastAsia="Times New Roman" w:hAnsi="Consolas" w:cs="Times New Roman"/>
          <w:color w:val="CCCCCC"/>
          <w:sz w:val="21"/>
          <w:szCs w:val="21"/>
          <w:lang w:eastAsia="nl-NL"/>
        </w:rPr>
        <w:t xml:space="preserve">    </w:t>
      </w:r>
      <w:proofErr w:type="spellStart"/>
      <w:proofErr w:type="gramStart"/>
      <w:r w:rsidRPr="004F3D83">
        <w:rPr>
          <w:rFonts w:ascii="Consolas" w:eastAsia="Times New Roman" w:hAnsi="Consolas" w:cs="Times New Roman"/>
          <w:color w:val="9CDCFE"/>
          <w:sz w:val="21"/>
          <w:szCs w:val="21"/>
          <w:lang w:eastAsia="nl-NL"/>
        </w:rPr>
        <w:t>year</w:t>
      </w:r>
      <w:proofErr w:type="spellEnd"/>
      <w:proofErr w:type="gramEnd"/>
      <w:r w:rsidRPr="004F3D83">
        <w:rPr>
          <w:rFonts w:ascii="Consolas" w:eastAsia="Times New Roman" w:hAnsi="Consolas" w:cs="Times New Roman"/>
          <w:color w:val="CCCCCC"/>
          <w:sz w:val="21"/>
          <w:szCs w:val="21"/>
          <w:lang w:eastAsia="nl-NL"/>
        </w:rPr>
        <w:t xml:space="preserve">, </w:t>
      </w:r>
      <w:proofErr w:type="spellStart"/>
      <w:r w:rsidRPr="004F3D83">
        <w:rPr>
          <w:rFonts w:ascii="Consolas" w:eastAsia="Times New Roman" w:hAnsi="Consolas" w:cs="Times New Roman"/>
          <w:color w:val="9CDCFE"/>
          <w:sz w:val="21"/>
          <w:szCs w:val="21"/>
          <w:lang w:eastAsia="nl-NL"/>
        </w:rPr>
        <w:t>month</w:t>
      </w:r>
      <w:proofErr w:type="spellEnd"/>
      <w:r w:rsidRPr="004F3D83">
        <w:rPr>
          <w:rFonts w:ascii="Consolas" w:eastAsia="Times New Roman" w:hAnsi="Consolas" w:cs="Times New Roman"/>
          <w:color w:val="CCCCCC"/>
          <w:sz w:val="21"/>
          <w:szCs w:val="21"/>
          <w:lang w:eastAsia="nl-NL"/>
        </w:rPr>
        <w:t xml:space="preserve">, </w:t>
      </w:r>
      <w:proofErr w:type="spellStart"/>
      <w:r w:rsidRPr="004F3D83">
        <w:rPr>
          <w:rFonts w:ascii="Consolas" w:eastAsia="Times New Roman" w:hAnsi="Consolas" w:cs="Times New Roman"/>
          <w:color w:val="9CDCFE"/>
          <w:sz w:val="21"/>
          <w:szCs w:val="21"/>
          <w:lang w:eastAsia="nl-NL"/>
        </w:rPr>
        <w:t>day</w:t>
      </w:r>
      <w:proofErr w:type="spellEnd"/>
      <w:r w:rsidRPr="004F3D83">
        <w:rPr>
          <w:rFonts w:ascii="Consolas" w:eastAsia="Times New Roman" w:hAnsi="Consolas" w:cs="Times New Roman"/>
          <w:color w:val="CCCCCC"/>
          <w:sz w:val="21"/>
          <w:szCs w:val="21"/>
          <w:lang w:eastAsia="nl-NL"/>
        </w:rPr>
        <w:t xml:space="preserve"> </w:t>
      </w:r>
      <w:r w:rsidRPr="004F3D83">
        <w:rPr>
          <w:rFonts w:ascii="Consolas" w:eastAsia="Times New Roman" w:hAnsi="Consolas" w:cs="Times New Roman"/>
          <w:color w:val="D4D4D4"/>
          <w:sz w:val="21"/>
          <w:szCs w:val="21"/>
          <w:lang w:eastAsia="nl-NL"/>
        </w:rPr>
        <w:t>=</w:t>
      </w:r>
      <w:r w:rsidRPr="004F3D83">
        <w:rPr>
          <w:rFonts w:ascii="Consolas" w:eastAsia="Times New Roman" w:hAnsi="Consolas" w:cs="Times New Roman"/>
          <w:color w:val="CCCCCC"/>
          <w:sz w:val="21"/>
          <w:szCs w:val="21"/>
          <w:lang w:eastAsia="nl-NL"/>
        </w:rPr>
        <w:t xml:space="preserve"> </w:t>
      </w:r>
      <w:r w:rsidRPr="004F3D83">
        <w:rPr>
          <w:rFonts w:ascii="Consolas" w:eastAsia="Times New Roman" w:hAnsi="Consolas" w:cs="Times New Roman"/>
          <w:color w:val="4EC9B0"/>
          <w:sz w:val="21"/>
          <w:szCs w:val="21"/>
          <w:lang w:eastAsia="nl-NL"/>
        </w:rPr>
        <w:t>map</w:t>
      </w:r>
      <w:r w:rsidRPr="004F3D83">
        <w:rPr>
          <w:rFonts w:ascii="Consolas" w:eastAsia="Times New Roman" w:hAnsi="Consolas" w:cs="Times New Roman"/>
          <w:color w:val="CCCCCC"/>
          <w:sz w:val="21"/>
          <w:szCs w:val="21"/>
          <w:lang w:eastAsia="nl-NL"/>
        </w:rPr>
        <w:t>(</w:t>
      </w:r>
      <w:r w:rsidRPr="004F3D83">
        <w:rPr>
          <w:rFonts w:ascii="Consolas" w:eastAsia="Times New Roman" w:hAnsi="Consolas" w:cs="Times New Roman"/>
          <w:color w:val="4EC9B0"/>
          <w:sz w:val="21"/>
          <w:szCs w:val="21"/>
          <w:lang w:eastAsia="nl-NL"/>
        </w:rPr>
        <w:t>int</w:t>
      </w:r>
      <w:r w:rsidRPr="004F3D83">
        <w:rPr>
          <w:rFonts w:ascii="Consolas" w:eastAsia="Times New Roman" w:hAnsi="Consolas" w:cs="Times New Roman"/>
          <w:color w:val="CCCCCC"/>
          <w:sz w:val="21"/>
          <w:szCs w:val="21"/>
          <w:lang w:eastAsia="nl-NL"/>
        </w:rPr>
        <w:t xml:space="preserve">, </w:t>
      </w:r>
      <w:proofErr w:type="spellStart"/>
      <w:r w:rsidRPr="004F3D83">
        <w:rPr>
          <w:rFonts w:ascii="Consolas" w:eastAsia="Times New Roman" w:hAnsi="Consolas" w:cs="Times New Roman"/>
          <w:color w:val="9CDCFE"/>
          <w:sz w:val="21"/>
          <w:szCs w:val="21"/>
          <w:lang w:eastAsia="nl-NL"/>
        </w:rPr>
        <w:t>date</w:t>
      </w:r>
      <w:r w:rsidRPr="004F3D83">
        <w:rPr>
          <w:rFonts w:ascii="Consolas" w:eastAsia="Times New Roman" w:hAnsi="Consolas" w:cs="Times New Roman"/>
          <w:color w:val="CCCCCC"/>
          <w:sz w:val="21"/>
          <w:szCs w:val="21"/>
          <w:lang w:eastAsia="nl-NL"/>
        </w:rPr>
        <w:t>.</w:t>
      </w:r>
      <w:r w:rsidRPr="004F3D83">
        <w:rPr>
          <w:rFonts w:ascii="Consolas" w:eastAsia="Times New Roman" w:hAnsi="Consolas" w:cs="Times New Roman"/>
          <w:color w:val="DCDCAA"/>
          <w:sz w:val="21"/>
          <w:szCs w:val="21"/>
          <w:lang w:eastAsia="nl-NL"/>
        </w:rPr>
        <w:t>split</w:t>
      </w:r>
      <w:proofErr w:type="spellEnd"/>
      <w:r w:rsidRPr="004F3D83">
        <w:rPr>
          <w:rFonts w:ascii="Consolas" w:eastAsia="Times New Roman" w:hAnsi="Consolas" w:cs="Times New Roman"/>
          <w:color w:val="CCCCCC"/>
          <w:sz w:val="21"/>
          <w:szCs w:val="21"/>
          <w:lang w:eastAsia="nl-NL"/>
        </w:rPr>
        <w:t>(</w:t>
      </w:r>
      <w:r w:rsidRPr="004F3D83">
        <w:rPr>
          <w:rFonts w:ascii="Consolas" w:eastAsia="Times New Roman" w:hAnsi="Consolas" w:cs="Times New Roman"/>
          <w:color w:val="CE9178"/>
          <w:sz w:val="21"/>
          <w:szCs w:val="21"/>
          <w:lang w:eastAsia="nl-NL"/>
        </w:rPr>
        <w:t>"-"</w:t>
      </w:r>
      <w:r w:rsidRPr="004F3D83">
        <w:rPr>
          <w:rFonts w:ascii="Consolas" w:eastAsia="Times New Roman" w:hAnsi="Consolas" w:cs="Times New Roman"/>
          <w:color w:val="CCCCCC"/>
          <w:sz w:val="21"/>
          <w:szCs w:val="21"/>
          <w:lang w:eastAsia="nl-NL"/>
        </w:rPr>
        <w:t>))</w:t>
      </w:r>
    </w:p>
    <w:p w14:paraId="3279FC3C" w14:textId="50CB473E" w:rsidR="004F3D83" w:rsidRPr="00602237" w:rsidRDefault="004F3D83" w:rsidP="00602237">
      <w:pPr>
        <w:shd w:val="clear" w:color="auto" w:fill="1F1F1F"/>
        <w:spacing w:line="285" w:lineRule="atLeast"/>
        <w:ind w:left="720"/>
        <w:rPr>
          <w:rFonts w:ascii="Consolas" w:eastAsia="Times New Roman" w:hAnsi="Consolas" w:cs="Times New Roman"/>
          <w:color w:val="CCCCCC"/>
          <w:sz w:val="21"/>
          <w:szCs w:val="21"/>
          <w:lang w:eastAsia="nl-NL"/>
        </w:rPr>
      </w:pPr>
      <w:r w:rsidRPr="004F3D83">
        <w:rPr>
          <w:rFonts w:ascii="Consolas" w:eastAsia="Times New Roman" w:hAnsi="Consolas" w:cs="Times New Roman"/>
          <w:color w:val="CCCCCC"/>
          <w:sz w:val="21"/>
          <w:szCs w:val="21"/>
          <w:lang w:eastAsia="nl-NL"/>
        </w:rPr>
        <w:t xml:space="preserve">    </w:t>
      </w:r>
      <w:proofErr w:type="gramStart"/>
      <w:r w:rsidRPr="004F3D83">
        <w:rPr>
          <w:rFonts w:ascii="Consolas" w:eastAsia="Times New Roman" w:hAnsi="Consolas" w:cs="Times New Roman"/>
          <w:color w:val="C586C0"/>
          <w:sz w:val="21"/>
          <w:szCs w:val="21"/>
          <w:lang w:eastAsia="nl-NL"/>
        </w:rPr>
        <w:t>return</w:t>
      </w:r>
      <w:proofErr w:type="gramEnd"/>
      <w:r w:rsidRPr="004F3D83">
        <w:rPr>
          <w:rFonts w:ascii="Consolas" w:eastAsia="Times New Roman" w:hAnsi="Consolas" w:cs="Times New Roman"/>
          <w:color w:val="CCCCCC"/>
          <w:sz w:val="21"/>
          <w:szCs w:val="21"/>
          <w:lang w:eastAsia="nl-NL"/>
        </w:rPr>
        <w:t xml:space="preserve"> (</w:t>
      </w:r>
      <w:r w:rsidRPr="004F3D83">
        <w:rPr>
          <w:rFonts w:ascii="Consolas" w:eastAsia="Times New Roman" w:hAnsi="Consolas" w:cs="Times New Roman"/>
          <w:color w:val="B5CEA8"/>
          <w:sz w:val="21"/>
          <w:szCs w:val="21"/>
          <w:lang w:eastAsia="nl-NL"/>
        </w:rPr>
        <w:t>1960</w:t>
      </w:r>
      <w:r w:rsidRPr="004F3D83">
        <w:rPr>
          <w:rFonts w:ascii="Consolas" w:eastAsia="Times New Roman" w:hAnsi="Consolas" w:cs="Times New Roman"/>
          <w:color w:val="CCCCCC"/>
          <w:sz w:val="21"/>
          <w:szCs w:val="21"/>
          <w:lang w:eastAsia="nl-NL"/>
        </w:rPr>
        <w:t xml:space="preserve"> </w:t>
      </w:r>
      <w:r w:rsidRPr="004F3D83">
        <w:rPr>
          <w:rFonts w:ascii="Consolas" w:eastAsia="Times New Roman" w:hAnsi="Consolas" w:cs="Times New Roman"/>
          <w:color w:val="D4D4D4"/>
          <w:sz w:val="21"/>
          <w:szCs w:val="21"/>
          <w:lang w:eastAsia="nl-NL"/>
        </w:rPr>
        <w:t>&lt;=</w:t>
      </w:r>
      <w:r w:rsidRPr="004F3D83">
        <w:rPr>
          <w:rFonts w:ascii="Consolas" w:eastAsia="Times New Roman" w:hAnsi="Consolas" w:cs="Times New Roman"/>
          <w:color w:val="CCCCCC"/>
          <w:sz w:val="21"/>
          <w:szCs w:val="21"/>
          <w:lang w:eastAsia="nl-NL"/>
        </w:rPr>
        <w:t xml:space="preserve"> </w:t>
      </w:r>
      <w:proofErr w:type="spellStart"/>
      <w:r w:rsidRPr="004F3D83">
        <w:rPr>
          <w:rFonts w:ascii="Consolas" w:eastAsia="Times New Roman" w:hAnsi="Consolas" w:cs="Times New Roman"/>
          <w:color w:val="9CDCFE"/>
          <w:sz w:val="21"/>
          <w:szCs w:val="21"/>
          <w:lang w:eastAsia="nl-NL"/>
        </w:rPr>
        <w:t>year</w:t>
      </w:r>
      <w:proofErr w:type="spellEnd"/>
      <w:r w:rsidRPr="004F3D83">
        <w:rPr>
          <w:rFonts w:ascii="Consolas" w:eastAsia="Times New Roman" w:hAnsi="Consolas" w:cs="Times New Roman"/>
          <w:color w:val="CCCCCC"/>
          <w:sz w:val="21"/>
          <w:szCs w:val="21"/>
          <w:lang w:eastAsia="nl-NL"/>
        </w:rPr>
        <w:t xml:space="preserve"> </w:t>
      </w:r>
      <w:r w:rsidRPr="004F3D83">
        <w:rPr>
          <w:rFonts w:ascii="Consolas" w:eastAsia="Times New Roman" w:hAnsi="Consolas" w:cs="Times New Roman"/>
          <w:color w:val="D4D4D4"/>
          <w:sz w:val="21"/>
          <w:szCs w:val="21"/>
          <w:lang w:eastAsia="nl-NL"/>
        </w:rPr>
        <w:t>&lt;=</w:t>
      </w:r>
      <w:r w:rsidRPr="004F3D83">
        <w:rPr>
          <w:rFonts w:ascii="Consolas" w:eastAsia="Times New Roman" w:hAnsi="Consolas" w:cs="Times New Roman"/>
          <w:color w:val="CCCCCC"/>
          <w:sz w:val="21"/>
          <w:szCs w:val="21"/>
          <w:lang w:eastAsia="nl-NL"/>
        </w:rPr>
        <w:t xml:space="preserve"> </w:t>
      </w:r>
      <w:r w:rsidRPr="004F3D83">
        <w:rPr>
          <w:rFonts w:ascii="Consolas" w:eastAsia="Times New Roman" w:hAnsi="Consolas" w:cs="Times New Roman"/>
          <w:color w:val="B5CEA8"/>
          <w:sz w:val="21"/>
          <w:szCs w:val="21"/>
          <w:lang w:eastAsia="nl-NL"/>
        </w:rPr>
        <w:t>2004</w:t>
      </w:r>
      <w:r w:rsidRPr="004F3D83">
        <w:rPr>
          <w:rFonts w:ascii="Consolas" w:eastAsia="Times New Roman" w:hAnsi="Consolas" w:cs="Times New Roman"/>
          <w:color w:val="CCCCCC"/>
          <w:sz w:val="21"/>
          <w:szCs w:val="21"/>
          <w:lang w:eastAsia="nl-NL"/>
        </w:rPr>
        <w:t xml:space="preserve">) </w:t>
      </w:r>
      <w:proofErr w:type="spellStart"/>
      <w:r w:rsidRPr="004F3D83">
        <w:rPr>
          <w:rFonts w:ascii="Consolas" w:eastAsia="Times New Roman" w:hAnsi="Consolas" w:cs="Times New Roman"/>
          <w:color w:val="569CD6"/>
          <w:sz w:val="21"/>
          <w:szCs w:val="21"/>
          <w:lang w:eastAsia="nl-NL"/>
        </w:rPr>
        <w:t>and</w:t>
      </w:r>
      <w:proofErr w:type="spellEnd"/>
      <w:r w:rsidRPr="004F3D83">
        <w:rPr>
          <w:rFonts w:ascii="Consolas" w:eastAsia="Times New Roman" w:hAnsi="Consolas" w:cs="Times New Roman"/>
          <w:color w:val="CCCCCC"/>
          <w:sz w:val="21"/>
          <w:szCs w:val="21"/>
          <w:lang w:eastAsia="nl-NL"/>
        </w:rPr>
        <w:t xml:space="preserve"> (</w:t>
      </w:r>
      <w:r w:rsidRPr="004F3D83">
        <w:rPr>
          <w:rFonts w:ascii="Consolas" w:eastAsia="Times New Roman" w:hAnsi="Consolas" w:cs="Times New Roman"/>
          <w:color w:val="B5CEA8"/>
          <w:sz w:val="21"/>
          <w:szCs w:val="21"/>
          <w:lang w:eastAsia="nl-NL"/>
        </w:rPr>
        <w:t>1</w:t>
      </w:r>
      <w:r w:rsidRPr="004F3D83">
        <w:rPr>
          <w:rFonts w:ascii="Consolas" w:eastAsia="Times New Roman" w:hAnsi="Consolas" w:cs="Times New Roman"/>
          <w:color w:val="CCCCCC"/>
          <w:sz w:val="21"/>
          <w:szCs w:val="21"/>
          <w:lang w:eastAsia="nl-NL"/>
        </w:rPr>
        <w:t xml:space="preserve"> </w:t>
      </w:r>
      <w:r w:rsidRPr="004F3D83">
        <w:rPr>
          <w:rFonts w:ascii="Consolas" w:eastAsia="Times New Roman" w:hAnsi="Consolas" w:cs="Times New Roman"/>
          <w:color w:val="D4D4D4"/>
          <w:sz w:val="21"/>
          <w:szCs w:val="21"/>
          <w:lang w:eastAsia="nl-NL"/>
        </w:rPr>
        <w:t>&lt;=</w:t>
      </w:r>
      <w:r w:rsidRPr="004F3D83">
        <w:rPr>
          <w:rFonts w:ascii="Consolas" w:eastAsia="Times New Roman" w:hAnsi="Consolas" w:cs="Times New Roman"/>
          <w:color w:val="CCCCCC"/>
          <w:sz w:val="21"/>
          <w:szCs w:val="21"/>
          <w:lang w:eastAsia="nl-NL"/>
        </w:rPr>
        <w:t xml:space="preserve"> </w:t>
      </w:r>
      <w:proofErr w:type="spellStart"/>
      <w:r w:rsidRPr="004F3D83">
        <w:rPr>
          <w:rFonts w:ascii="Consolas" w:eastAsia="Times New Roman" w:hAnsi="Consolas" w:cs="Times New Roman"/>
          <w:color w:val="9CDCFE"/>
          <w:sz w:val="21"/>
          <w:szCs w:val="21"/>
          <w:lang w:eastAsia="nl-NL"/>
        </w:rPr>
        <w:t>month</w:t>
      </w:r>
      <w:proofErr w:type="spellEnd"/>
      <w:r w:rsidRPr="004F3D83">
        <w:rPr>
          <w:rFonts w:ascii="Consolas" w:eastAsia="Times New Roman" w:hAnsi="Consolas" w:cs="Times New Roman"/>
          <w:color w:val="CCCCCC"/>
          <w:sz w:val="21"/>
          <w:szCs w:val="21"/>
          <w:lang w:eastAsia="nl-NL"/>
        </w:rPr>
        <w:t xml:space="preserve"> </w:t>
      </w:r>
      <w:r w:rsidRPr="004F3D83">
        <w:rPr>
          <w:rFonts w:ascii="Consolas" w:eastAsia="Times New Roman" w:hAnsi="Consolas" w:cs="Times New Roman"/>
          <w:color w:val="D4D4D4"/>
          <w:sz w:val="21"/>
          <w:szCs w:val="21"/>
          <w:lang w:eastAsia="nl-NL"/>
        </w:rPr>
        <w:t>&lt;=</w:t>
      </w:r>
      <w:r w:rsidRPr="004F3D83">
        <w:rPr>
          <w:rFonts w:ascii="Consolas" w:eastAsia="Times New Roman" w:hAnsi="Consolas" w:cs="Times New Roman"/>
          <w:color w:val="CCCCCC"/>
          <w:sz w:val="21"/>
          <w:szCs w:val="21"/>
          <w:lang w:eastAsia="nl-NL"/>
        </w:rPr>
        <w:t xml:space="preserve"> </w:t>
      </w:r>
      <w:r w:rsidRPr="004F3D83">
        <w:rPr>
          <w:rFonts w:ascii="Consolas" w:eastAsia="Times New Roman" w:hAnsi="Consolas" w:cs="Times New Roman"/>
          <w:color w:val="B5CEA8"/>
          <w:sz w:val="21"/>
          <w:szCs w:val="21"/>
          <w:lang w:eastAsia="nl-NL"/>
        </w:rPr>
        <w:t>12</w:t>
      </w:r>
      <w:r w:rsidRPr="004F3D83">
        <w:rPr>
          <w:rFonts w:ascii="Consolas" w:eastAsia="Times New Roman" w:hAnsi="Consolas" w:cs="Times New Roman"/>
          <w:color w:val="CCCCCC"/>
          <w:sz w:val="21"/>
          <w:szCs w:val="21"/>
          <w:lang w:eastAsia="nl-NL"/>
        </w:rPr>
        <w:t xml:space="preserve">) </w:t>
      </w:r>
      <w:proofErr w:type="spellStart"/>
      <w:r w:rsidRPr="004F3D83">
        <w:rPr>
          <w:rFonts w:ascii="Consolas" w:eastAsia="Times New Roman" w:hAnsi="Consolas" w:cs="Times New Roman"/>
          <w:color w:val="569CD6"/>
          <w:sz w:val="21"/>
          <w:szCs w:val="21"/>
          <w:lang w:eastAsia="nl-NL"/>
        </w:rPr>
        <w:t>and</w:t>
      </w:r>
      <w:proofErr w:type="spellEnd"/>
      <w:r w:rsidRPr="004F3D83">
        <w:rPr>
          <w:rFonts w:ascii="Consolas" w:eastAsia="Times New Roman" w:hAnsi="Consolas" w:cs="Times New Roman"/>
          <w:color w:val="CCCCCC"/>
          <w:sz w:val="21"/>
          <w:szCs w:val="21"/>
          <w:lang w:eastAsia="nl-NL"/>
        </w:rPr>
        <w:t xml:space="preserve"> (</w:t>
      </w:r>
      <w:r w:rsidRPr="004F3D83">
        <w:rPr>
          <w:rFonts w:ascii="Consolas" w:eastAsia="Times New Roman" w:hAnsi="Consolas" w:cs="Times New Roman"/>
          <w:color w:val="B5CEA8"/>
          <w:sz w:val="21"/>
          <w:szCs w:val="21"/>
          <w:lang w:eastAsia="nl-NL"/>
        </w:rPr>
        <w:t>1</w:t>
      </w:r>
      <w:r w:rsidRPr="004F3D83">
        <w:rPr>
          <w:rFonts w:ascii="Consolas" w:eastAsia="Times New Roman" w:hAnsi="Consolas" w:cs="Times New Roman"/>
          <w:color w:val="CCCCCC"/>
          <w:sz w:val="21"/>
          <w:szCs w:val="21"/>
          <w:lang w:eastAsia="nl-NL"/>
        </w:rPr>
        <w:t xml:space="preserve"> </w:t>
      </w:r>
      <w:r w:rsidRPr="004F3D83">
        <w:rPr>
          <w:rFonts w:ascii="Consolas" w:eastAsia="Times New Roman" w:hAnsi="Consolas" w:cs="Times New Roman"/>
          <w:color w:val="D4D4D4"/>
          <w:sz w:val="21"/>
          <w:szCs w:val="21"/>
          <w:lang w:eastAsia="nl-NL"/>
        </w:rPr>
        <w:t>&lt;=</w:t>
      </w:r>
      <w:r w:rsidRPr="004F3D83">
        <w:rPr>
          <w:rFonts w:ascii="Consolas" w:eastAsia="Times New Roman" w:hAnsi="Consolas" w:cs="Times New Roman"/>
          <w:color w:val="CCCCCC"/>
          <w:sz w:val="21"/>
          <w:szCs w:val="21"/>
          <w:lang w:eastAsia="nl-NL"/>
        </w:rPr>
        <w:t xml:space="preserve"> </w:t>
      </w:r>
      <w:proofErr w:type="spellStart"/>
      <w:r w:rsidRPr="004F3D83">
        <w:rPr>
          <w:rFonts w:ascii="Consolas" w:eastAsia="Times New Roman" w:hAnsi="Consolas" w:cs="Times New Roman"/>
          <w:color w:val="9CDCFE"/>
          <w:sz w:val="21"/>
          <w:szCs w:val="21"/>
          <w:lang w:eastAsia="nl-NL"/>
        </w:rPr>
        <w:t>day</w:t>
      </w:r>
      <w:proofErr w:type="spellEnd"/>
      <w:r w:rsidRPr="004F3D83">
        <w:rPr>
          <w:rFonts w:ascii="Consolas" w:eastAsia="Times New Roman" w:hAnsi="Consolas" w:cs="Times New Roman"/>
          <w:color w:val="CCCCCC"/>
          <w:sz w:val="21"/>
          <w:szCs w:val="21"/>
          <w:lang w:eastAsia="nl-NL"/>
        </w:rPr>
        <w:t xml:space="preserve"> </w:t>
      </w:r>
      <w:r w:rsidRPr="004F3D83">
        <w:rPr>
          <w:rFonts w:ascii="Consolas" w:eastAsia="Times New Roman" w:hAnsi="Consolas" w:cs="Times New Roman"/>
          <w:color w:val="D4D4D4"/>
          <w:sz w:val="21"/>
          <w:szCs w:val="21"/>
          <w:lang w:eastAsia="nl-NL"/>
        </w:rPr>
        <w:t>&lt;=</w:t>
      </w:r>
      <w:r w:rsidRPr="004F3D83">
        <w:rPr>
          <w:rFonts w:ascii="Consolas" w:eastAsia="Times New Roman" w:hAnsi="Consolas" w:cs="Times New Roman"/>
          <w:color w:val="CCCCCC"/>
          <w:sz w:val="21"/>
          <w:szCs w:val="21"/>
          <w:lang w:eastAsia="nl-NL"/>
        </w:rPr>
        <w:t xml:space="preserve"> </w:t>
      </w:r>
      <w:r w:rsidRPr="004F3D83">
        <w:rPr>
          <w:rFonts w:ascii="Consolas" w:eastAsia="Times New Roman" w:hAnsi="Consolas" w:cs="Times New Roman"/>
          <w:color w:val="B5CEA8"/>
          <w:sz w:val="21"/>
          <w:szCs w:val="21"/>
          <w:lang w:eastAsia="nl-NL"/>
        </w:rPr>
        <w:t>31</w:t>
      </w:r>
      <w:r w:rsidRPr="004F3D83">
        <w:rPr>
          <w:rFonts w:ascii="Consolas" w:eastAsia="Times New Roman" w:hAnsi="Consolas" w:cs="Times New Roman"/>
          <w:color w:val="CCCCCC"/>
          <w:sz w:val="21"/>
          <w:szCs w:val="21"/>
          <w:lang w:eastAsia="nl-NL"/>
        </w:rPr>
        <w:t>)</w:t>
      </w:r>
    </w:p>
    <w:p w14:paraId="4A8A2F84" w14:textId="55779175" w:rsidR="001973CE" w:rsidRPr="00C97F29" w:rsidRDefault="001973CE" w:rsidP="00CF09C5">
      <w:pPr>
        <w:pStyle w:val="ListParagraph"/>
        <w:numPr>
          <w:ilvl w:val="0"/>
          <w:numId w:val="39"/>
        </w:numPr>
        <w:rPr>
          <w:rFonts w:cstheme="minorHAnsi"/>
        </w:rPr>
      </w:pPr>
      <w:r w:rsidRPr="00C97F29">
        <w:rPr>
          <w:rFonts w:cstheme="minorHAnsi"/>
        </w:rPr>
        <w:t xml:space="preserve">Daarna heb ik in dezelfde functie meerdere </w:t>
      </w:r>
      <w:proofErr w:type="spellStart"/>
      <w:r w:rsidRPr="00C97F29">
        <w:rPr>
          <w:rFonts w:cstheme="minorHAnsi"/>
        </w:rPr>
        <w:t>if</w:t>
      </w:r>
      <w:proofErr w:type="spellEnd"/>
      <w:r w:rsidRPr="00C97F29">
        <w:rPr>
          <w:rFonts w:cstheme="minorHAnsi"/>
        </w:rPr>
        <w:t xml:space="preserve"> statements samengevoegd tot één statement, waardoor de code compacter is.</w:t>
      </w:r>
    </w:p>
    <w:p w14:paraId="6A685E0E" w14:textId="45495C72" w:rsidR="001973CE" w:rsidRPr="00C97F29" w:rsidRDefault="001973CE" w:rsidP="00CF09C5">
      <w:pPr>
        <w:pStyle w:val="ListParagraph"/>
        <w:numPr>
          <w:ilvl w:val="0"/>
          <w:numId w:val="39"/>
        </w:numPr>
        <w:rPr>
          <w:rFonts w:cstheme="minorHAnsi"/>
        </w:rPr>
      </w:pPr>
      <w:r w:rsidRPr="00C97F29">
        <w:rPr>
          <w:rFonts w:cstheme="minorHAnsi"/>
        </w:rPr>
        <w:t xml:space="preserve">Overal waar in list aan gemaakt werd met gebruik van "[]", heb ik </w:t>
      </w:r>
      <w:proofErr w:type="gramStart"/>
      <w:r w:rsidRPr="00C97F29">
        <w:rPr>
          <w:rFonts w:cstheme="minorHAnsi"/>
        </w:rPr>
        <w:t>list(</w:t>
      </w:r>
      <w:proofErr w:type="gramEnd"/>
      <w:r w:rsidRPr="00C97F29">
        <w:rPr>
          <w:rFonts w:cstheme="minorHAnsi"/>
        </w:rPr>
        <w:t xml:space="preserve">) van gemaakt omdat dat </w:t>
      </w:r>
      <w:r w:rsidR="004F1FDC">
        <w:rPr>
          <w:rFonts w:cstheme="minorHAnsi"/>
        </w:rPr>
        <w:t xml:space="preserve">een duidelijkere </w:t>
      </w:r>
      <w:r w:rsidRPr="00C97F29">
        <w:rPr>
          <w:rFonts w:cstheme="minorHAnsi"/>
        </w:rPr>
        <w:t>manier is om een lege lijst aan te maken</w:t>
      </w:r>
    </w:p>
    <w:p w14:paraId="640180D6" w14:textId="74DD159D" w:rsidR="001973CE" w:rsidRDefault="001973CE" w:rsidP="00CF09C5">
      <w:pPr>
        <w:pStyle w:val="ListParagraph"/>
        <w:numPr>
          <w:ilvl w:val="0"/>
          <w:numId w:val="39"/>
        </w:numPr>
        <w:rPr>
          <w:rFonts w:cstheme="minorHAnsi"/>
        </w:rPr>
      </w:pPr>
      <w:r w:rsidRPr="00C97F29">
        <w:rPr>
          <w:rFonts w:cstheme="minorHAnsi"/>
        </w:rPr>
        <w:t>Op functie "</w:t>
      </w:r>
      <w:proofErr w:type="spellStart"/>
      <w:r w:rsidRPr="00C97F29">
        <w:rPr>
          <w:rFonts w:cstheme="minorHAnsi"/>
        </w:rPr>
        <w:t>validate_data</w:t>
      </w:r>
      <w:proofErr w:type="spellEnd"/>
      <w:r w:rsidRPr="00C97F29">
        <w:rPr>
          <w:rFonts w:cstheme="minorHAnsi"/>
        </w:rPr>
        <w:t xml:space="preserve">" heb ik type </w:t>
      </w:r>
      <w:proofErr w:type="spellStart"/>
      <w:r w:rsidRPr="00C97F29">
        <w:rPr>
          <w:rFonts w:cstheme="minorHAnsi"/>
        </w:rPr>
        <w:t>hinting</w:t>
      </w:r>
      <w:proofErr w:type="spellEnd"/>
      <w:r w:rsidRPr="00C97F29">
        <w:rPr>
          <w:rFonts w:cstheme="minorHAnsi"/>
        </w:rPr>
        <w:t xml:space="preserve"> toegevoegd zodat de verwachte types duidelijk zijn.</w:t>
      </w:r>
    </w:p>
    <w:p w14:paraId="476E3481" w14:textId="0E9EA491" w:rsidR="001973CE" w:rsidRPr="00C97F29" w:rsidRDefault="001973CE" w:rsidP="00CF09C5">
      <w:pPr>
        <w:pStyle w:val="ListParagraph"/>
        <w:numPr>
          <w:ilvl w:val="0"/>
          <w:numId w:val="39"/>
        </w:numPr>
        <w:rPr>
          <w:rFonts w:cstheme="minorHAnsi"/>
        </w:rPr>
      </w:pPr>
      <w:r w:rsidRPr="00C97F29">
        <w:rPr>
          <w:rFonts w:cstheme="minorHAnsi"/>
        </w:rPr>
        <w:t xml:space="preserve">De </w:t>
      </w:r>
      <w:proofErr w:type="spellStart"/>
      <w:r w:rsidRPr="00C97F29">
        <w:rPr>
          <w:rFonts w:cstheme="minorHAnsi"/>
        </w:rPr>
        <w:t>if</w:t>
      </w:r>
      <w:proofErr w:type="spellEnd"/>
      <w:r w:rsidRPr="00C97F29">
        <w:rPr>
          <w:rFonts w:cstheme="minorHAnsi"/>
        </w:rPr>
        <w:t xml:space="preserve"> statement die checkt of dat het studentnummer met "08" of "09" begint is nu versimpeld.</w:t>
      </w:r>
    </w:p>
    <w:p w14:paraId="44F34495" w14:textId="33DE745E" w:rsidR="008937F3" w:rsidRPr="00BD3E04" w:rsidRDefault="001973CE" w:rsidP="00BD3E04">
      <w:pPr>
        <w:pStyle w:val="ListParagraph"/>
        <w:numPr>
          <w:ilvl w:val="0"/>
          <w:numId w:val="39"/>
        </w:numPr>
        <w:rPr>
          <w:rFonts w:cstheme="minorHAnsi"/>
        </w:rPr>
      </w:pPr>
      <w:r w:rsidRPr="00C97F29">
        <w:rPr>
          <w:rFonts w:cstheme="minorHAnsi"/>
        </w:rPr>
        <w:t>De lijst die "</w:t>
      </w:r>
      <w:proofErr w:type="spellStart"/>
      <w:r w:rsidRPr="00C97F29">
        <w:rPr>
          <w:rFonts w:cstheme="minorHAnsi"/>
        </w:rPr>
        <w:t>student_program</w:t>
      </w:r>
      <w:proofErr w:type="spellEnd"/>
      <w:r w:rsidRPr="00C97F29">
        <w:rPr>
          <w:rFonts w:cstheme="minorHAnsi"/>
        </w:rPr>
        <w:t>" valideert heb ik omgezet in een set, omdat dat sneller is</w:t>
      </w:r>
    </w:p>
    <w:p w14:paraId="1FB3D8C2" w14:textId="21473CC6" w:rsidR="00475742" w:rsidRDefault="00475742">
      <w:pPr>
        <w:spacing w:after="160" w:line="259" w:lineRule="auto"/>
        <w:rPr>
          <w:rFonts w:cstheme="minorHAnsi"/>
        </w:rPr>
      </w:pPr>
      <w:r>
        <w:rPr>
          <w:rFonts w:cstheme="minorHAnsi"/>
        </w:rPr>
        <w:lastRenderedPageBreak/>
        <w:t>Bijlage 1.7 Leerdoelen Arch 3</w:t>
      </w:r>
    </w:p>
    <w:p w14:paraId="00319AEE" w14:textId="0A115051" w:rsidR="00852D69" w:rsidRDefault="00852D69">
      <w:pPr>
        <w:spacing w:after="160" w:line="259" w:lineRule="auto"/>
        <w:rPr>
          <w:rFonts w:cstheme="minorHAnsi"/>
        </w:rPr>
      </w:pPr>
      <w:r w:rsidRPr="00C97F29">
        <w:rPr>
          <w:rFonts w:cstheme="minorHAnsi"/>
          <w:b/>
          <w:bCs/>
        </w:rPr>
        <w:t>Professionele leerdoel:</w:t>
      </w:r>
    </w:p>
    <w:p w14:paraId="524C5BEB" w14:textId="7F461252" w:rsidR="00475742" w:rsidRPr="00EF52DC" w:rsidRDefault="00475742">
      <w:pPr>
        <w:spacing w:after="160" w:line="259" w:lineRule="auto"/>
        <w:rPr>
          <w:rFonts w:cstheme="minorHAnsi"/>
          <w:b/>
          <w:bCs/>
        </w:rPr>
      </w:pPr>
      <w:r w:rsidRPr="00EF52DC">
        <w:rPr>
          <w:rFonts w:cstheme="minorHAnsi"/>
          <w:b/>
          <w:bCs/>
        </w:rPr>
        <w:t>Betrouwbare bron</w:t>
      </w:r>
      <w:r w:rsidR="00D01D1C" w:rsidRPr="00EF52DC">
        <w:rPr>
          <w:rFonts w:cstheme="minorHAnsi"/>
          <w:b/>
          <w:bCs/>
        </w:rPr>
        <w:t xml:space="preserve"> voor</w:t>
      </w:r>
      <w:r w:rsidRPr="00EF52DC">
        <w:rPr>
          <w:rFonts w:cstheme="minorHAnsi"/>
          <w:b/>
          <w:bCs/>
        </w:rPr>
        <w:t xml:space="preserve"> </w:t>
      </w:r>
      <w:hyperlink r:id="rId23" w:history="1">
        <w:r w:rsidRPr="00EF52DC">
          <w:rPr>
            <w:rStyle w:val="Hyperlink"/>
            <w:rFonts w:cstheme="minorHAnsi"/>
            <w:b/>
            <w:bCs/>
          </w:rPr>
          <w:t xml:space="preserve">week 9: </w:t>
        </w:r>
        <w:proofErr w:type="spellStart"/>
        <w:r w:rsidRPr="00EF52DC">
          <w:rPr>
            <w:rStyle w:val="Hyperlink"/>
            <w:rFonts w:cstheme="minorHAnsi"/>
            <w:b/>
            <w:bCs/>
          </w:rPr>
          <w:t>Everything</w:t>
        </w:r>
        <w:proofErr w:type="spellEnd"/>
        <w:r w:rsidRPr="00EF52DC">
          <w:rPr>
            <w:rStyle w:val="Hyperlink"/>
            <w:rFonts w:cstheme="minorHAnsi"/>
            <w:b/>
            <w:bCs/>
          </w:rPr>
          <w:t xml:space="preserve"> is </w:t>
        </w:r>
        <w:proofErr w:type="spellStart"/>
        <w:r w:rsidRPr="00EF52DC">
          <w:rPr>
            <w:rStyle w:val="Hyperlink"/>
            <w:rFonts w:cstheme="minorHAnsi"/>
            <w:b/>
            <w:bCs/>
          </w:rPr>
          <w:t>an</w:t>
        </w:r>
        <w:proofErr w:type="spellEnd"/>
        <w:r w:rsidRPr="00EF52DC">
          <w:rPr>
            <w:rStyle w:val="Hyperlink"/>
            <w:rFonts w:cstheme="minorHAnsi"/>
            <w:b/>
            <w:bCs/>
          </w:rPr>
          <w:t xml:space="preserve"> Object.</w:t>
        </w:r>
      </w:hyperlink>
    </w:p>
    <w:p w14:paraId="7BB731A5" w14:textId="39841099" w:rsidR="00007C1F" w:rsidRDefault="00000000">
      <w:pPr>
        <w:spacing w:after="160" w:line="259" w:lineRule="auto"/>
        <w:rPr>
          <w:rStyle w:val="Hyperlink"/>
          <w:rFonts w:cstheme="minorHAnsi"/>
        </w:rPr>
      </w:pPr>
      <w:hyperlink r:id="rId24" w:history="1">
        <w:r w:rsidR="00475742" w:rsidRPr="00B054B2">
          <w:rPr>
            <w:rStyle w:val="Hyperlink"/>
            <w:rFonts w:cstheme="minorHAnsi"/>
          </w:rPr>
          <w:t>https://opus.us.edu.pl/fileView.seam?fileName=Hernandez-Figueroa_Python_Classes.pdf&amp;affil=&amp;entityType=book&amp;fileTitle=Hernandez-Figueroa_Python_Classes.pdf+%2F+1+MB+%2F+&amp;entityId=USL03255d049e514682a2e038bf839bb659&amp;lang=pl&amp;fileId=USL3f5da3ee4c49433c87ff48a409ac18d6&amp;cid=473346</w:t>
        </w:r>
      </w:hyperlink>
    </w:p>
    <w:p w14:paraId="5C8BF9E9" w14:textId="59C8E1AB" w:rsidR="00007C1F" w:rsidRDefault="00007C1F">
      <w:pPr>
        <w:spacing w:after="160" w:line="259" w:lineRule="auto"/>
        <w:rPr>
          <w:rStyle w:val="Hyperlink"/>
          <w:rFonts w:cstheme="minorHAnsi"/>
        </w:rPr>
      </w:pPr>
    </w:p>
    <w:p w14:paraId="0FA4063C" w14:textId="1C5A8ECF" w:rsidR="00007C1F" w:rsidRDefault="00007C1F">
      <w:pPr>
        <w:spacing w:after="160" w:line="259" w:lineRule="auto"/>
        <w:rPr>
          <w:rFonts w:cstheme="minorHAnsi"/>
        </w:rPr>
      </w:pPr>
      <w:r>
        <w:rPr>
          <w:rFonts w:cstheme="minorHAnsi"/>
        </w:rPr>
        <w:t>Voor deze bron heb ik in Google Scholar gezocht naar “Python” en “Classes”, dit was één van de eerste resultaten.</w:t>
      </w:r>
      <w:r w:rsidR="001C6170">
        <w:rPr>
          <w:rFonts w:cstheme="minorHAnsi"/>
        </w:rPr>
        <w:t xml:space="preserve"> Dit is een fijne bron omdat ze voorbeelden met gebruik van code geven maar ook </w:t>
      </w:r>
      <w:r w:rsidR="00283416">
        <w:rPr>
          <w:rFonts w:cstheme="minorHAnsi"/>
        </w:rPr>
        <w:t>praktische</w:t>
      </w:r>
      <w:r w:rsidR="001C6170">
        <w:rPr>
          <w:rFonts w:cstheme="minorHAnsi"/>
        </w:rPr>
        <w:t xml:space="preserve"> voorbeelden.</w:t>
      </w:r>
      <w:r w:rsidR="001C6170">
        <w:rPr>
          <w:rFonts w:cstheme="minorHAnsi"/>
        </w:rPr>
        <w:br/>
        <w:t>De stof die behandeld wordt gaat beginner naar heel geavanceerd.</w:t>
      </w:r>
    </w:p>
    <w:p w14:paraId="5DD062AD" w14:textId="14B4023B" w:rsidR="00007C1F" w:rsidRDefault="001C6170">
      <w:pPr>
        <w:spacing w:after="160" w:line="259" w:lineRule="auto"/>
        <w:rPr>
          <w:rFonts w:cstheme="minorHAnsi"/>
        </w:rPr>
      </w:pPr>
      <w:r>
        <w:rPr>
          <w:rFonts w:cstheme="minorHAnsi"/>
        </w:rPr>
        <w:t>De stof lijkt betrouwbaar en relevant te zijn, dit concludeer ik uit meerdere redenen:</w:t>
      </w:r>
    </w:p>
    <w:p w14:paraId="26DDE593" w14:textId="30F43F80" w:rsidR="001C6170" w:rsidRDefault="001C6170" w:rsidP="001C6170">
      <w:pPr>
        <w:pStyle w:val="ListParagraph"/>
        <w:numPr>
          <w:ilvl w:val="0"/>
          <w:numId w:val="45"/>
        </w:numPr>
        <w:spacing w:after="160" w:line="259" w:lineRule="auto"/>
        <w:rPr>
          <w:rFonts w:cstheme="minorHAnsi"/>
        </w:rPr>
      </w:pPr>
      <w:r>
        <w:rPr>
          <w:rFonts w:cstheme="minorHAnsi"/>
        </w:rPr>
        <w:t xml:space="preserve">Het artikel is </w:t>
      </w:r>
      <w:r w:rsidR="00283416">
        <w:rPr>
          <w:rFonts w:cstheme="minorHAnsi"/>
        </w:rPr>
        <w:t>gepubliceerd</w:t>
      </w:r>
      <w:r>
        <w:rPr>
          <w:rFonts w:cstheme="minorHAnsi"/>
        </w:rPr>
        <w:t xml:space="preserve"> in 2021</w:t>
      </w:r>
    </w:p>
    <w:p w14:paraId="4369C39F" w14:textId="54D84BD8" w:rsidR="001C6170" w:rsidRDefault="001C6170" w:rsidP="001C6170">
      <w:pPr>
        <w:pStyle w:val="ListParagraph"/>
        <w:numPr>
          <w:ilvl w:val="0"/>
          <w:numId w:val="45"/>
        </w:numPr>
        <w:spacing w:after="160" w:line="259" w:lineRule="auto"/>
        <w:rPr>
          <w:rFonts w:cstheme="minorHAnsi"/>
        </w:rPr>
      </w:pPr>
      <w:r>
        <w:rPr>
          <w:rFonts w:cstheme="minorHAnsi"/>
        </w:rPr>
        <w:t>Het is gepubliceerd door een universiteit</w:t>
      </w:r>
    </w:p>
    <w:p w14:paraId="1117E5C2" w14:textId="1474D16C" w:rsidR="00283416" w:rsidRDefault="00283416" w:rsidP="00283416">
      <w:pPr>
        <w:pStyle w:val="ListParagraph"/>
        <w:numPr>
          <w:ilvl w:val="0"/>
          <w:numId w:val="45"/>
        </w:numPr>
        <w:spacing w:after="160" w:line="259" w:lineRule="auto"/>
        <w:rPr>
          <w:rFonts w:cstheme="minorHAnsi"/>
        </w:rPr>
      </w:pPr>
      <w:r>
        <w:rPr>
          <w:rFonts w:cstheme="minorHAnsi"/>
        </w:rPr>
        <w:t>Meerdere auteurs van het artikel zijn professors bij universiteiten.</w:t>
      </w:r>
    </w:p>
    <w:p w14:paraId="7C81DBEA" w14:textId="77777777" w:rsidR="00283416" w:rsidRPr="00283416" w:rsidRDefault="00283416" w:rsidP="00283416">
      <w:pPr>
        <w:pStyle w:val="ListParagraph"/>
        <w:spacing w:after="160" w:line="259" w:lineRule="auto"/>
        <w:ind w:left="360"/>
        <w:rPr>
          <w:rFonts w:cstheme="minorHAnsi"/>
        </w:rPr>
      </w:pPr>
    </w:p>
    <w:p w14:paraId="5C9AFB89" w14:textId="77777777" w:rsidR="00475742" w:rsidRDefault="00475742">
      <w:pPr>
        <w:spacing w:after="160" w:line="259" w:lineRule="auto"/>
        <w:rPr>
          <w:rFonts w:cstheme="minorHAnsi"/>
        </w:rPr>
      </w:pPr>
    </w:p>
    <w:p w14:paraId="175DE721" w14:textId="1F317FF9" w:rsidR="00475742" w:rsidRPr="00EF52DC" w:rsidRDefault="00475742">
      <w:pPr>
        <w:spacing w:after="160" w:line="259" w:lineRule="auto"/>
        <w:rPr>
          <w:rFonts w:cstheme="minorHAnsi"/>
          <w:b/>
          <w:bCs/>
        </w:rPr>
      </w:pPr>
      <w:r w:rsidRPr="00EF52DC">
        <w:rPr>
          <w:rFonts w:cstheme="minorHAnsi"/>
          <w:b/>
          <w:bCs/>
        </w:rPr>
        <w:t>Betrouwbare bron</w:t>
      </w:r>
      <w:r w:rsidR="00D01D1C" w:rsidRPr="00EF52DC">
        <w:rPr>
          <w:rFonts w:cstheme="minorHAnsi"/>
          <w:b/>
          <w:bCs/>
        </w:rPr>
        <w:t xml:space="preserve"> voor </w:t>
      </w:r>
      <w:r w:rsidRPr="00EF52DC">
        <w:rPr>
          <w:rFonts w:cstheme="minorHAnsi"/>
          <w:b/>
          <w:bCs/>
        </w:rPr>
        <w:t xml:space="preserve"> </w:t>
      </w:r>
      <w:hyperlink r:id="rId25" w:history="1">
        <w:r w:rsidRPr="00EF52DC">
          <w:rPr>
            <w:rStyle w:val="Hyperlink"/>
            <w:rFonts w:cstheme="minorHAnsi"/>
            <w:b/>
            <w:bCs/>
          </w:rPr>
          <w:t>week 10: (</w:t>
        </w:r>
        <w:proofErr w:type="spellStart"/>
        <w:r w:rsidRPr="00EF52DC">
          <w:rPr>
            <w:rStyle w:val="Hyperlink"/>
            <w:rFonts w:cstheme="minorHAnsi"/>
            <w:b/>
            <w:bCs/>
          </w:rPr>
          <w:t>Plain</w:t>
        </w:r>
        <w:proofErr w:type="spellEnd"/>
        <w:r w:rsidRPr="00EF52DC">
          <w:rPr>
            <w:rStyle w:val="Hyperlink"/>
            <w:rFonts w:cstheme="minorHAnsi"/>
            <w:b/>
            <w:bCs/>
          </w:rPr>
          <w:t>) Data Files</w:t>
        </w:r>
      </w:hyperlink>
    </w:p>
    <w:p w14:paraId="7F73F6BC" w14:textId="3BA230A3" w:rsidR="00283416" w:rsidRPr="00283416" w:rsidRDefault="00000000">
      <w:pPr>
        <w:spacing w:after="160" w:line="259" w:lineRule="auto"/>
        <w:rPr>
          <w:rFonts w:cstheme="minorHAnsi"/>
          <w:color w:val="0563C1" w:themeColor="hyperlink"/>
          <w:u w:val="single"/>
        </w:rPr>
      </w:pPr>
      <w:hyperlink r:id="rId26" w:history="1">
        <w:r w:rsidR="00D01D1C" w:rsidRPr="00B054B2">
          <w:rPr>
            <w:rStyle w:val="Hyperlink"/>
            <w:rFonts w:cstheme="minorHAnsi"/>
          </w:rPr>
          <w:t>https://www.dataquest.io/blog/read-file-python/</w:t>
        </w:r>
      </w:hyperlink>
    </w:p>
    <w:p w14:paraId="66F9545F" w14:textId="5D5C00DD" w:rsidR="00D01D1C" w:rsidRDefault="00283416">
      <w:pPr>
        <w:spacing w:after="160" w:line="259" w:lineRule="auto"/>
        <w:rPr>
          <w:rFonts w:cstheme="minorHAnsi"/>
        </w:rPr>
      </w:pPr>
      <w:r>
        <w:rPr>
          <w:rFonts w:cstheme="minorHAnsi"/>
        </w:rPr>
        <w:t xml:space="preserve">Ik heb in Google Scholar zoektermen gebruikt als: </w:t>
      </w:r>
      <w:r w:rsidRPr="00283416">
        <w:rPr>
          <w:rFonts w:cstheme="minorHAnsi"/>
        </w:rPr>
        <w:t xml:space="preserve">"Python" </w:t>
      </w:r>
      <w:r>
        <w:rPr>
          <w:rFonts w:cstheme="minorHAnsi"/>
        </w:rPr>
        <w:t>en</w:t>
      </w:r>
      <w:r w:rsidRPr="00283416">
        <w:rPr>
          <w:rFonts w:cstheme="minorHAnsi"/>
        </w:rPr>
        <w:t xml:space="preserve"> "</w:t>
      </w:r>
      <w:proofErr w:type="spellStart"/>
      <w:r w:rsidRPr="00283416">
        <w:rPr>
          <w:rFonts w:cstheme="minorHAnsi"/>
        </w:rPr>
        <w:t>Text</w:t>
      </w:r>
      <w:proofErr w:type="spellEnd"/>
      <w:r w:rsidRPr="00283416">
        <w:rPr>
          <w:rFonts w:cstheme="minorHAnsi"/>
        </w:rPr>
        <w:t>"</w:t>
      </w:r>
      <w:r>
        <w:rPr>
          <w:rFonts w:cstheme="minorHAnsi"/>
        </w:rPr>
        <w:t>, “</w:t>
      </w:r>
      <w:r w:rsidRPr="00283416">
        <w:rPr>
          <w:rFonts w:cstheme="minorHAnsi"/>
        </w:rPr>
        <w:t xml:space="preserve">Reading </w:t>
      </w:r>
      <w:proofErr w:type="spellStart"/>
      <w:r w:rsidRPr="00283416">
        <w:rPr>
          <w:rFonts w:cstheme="minorHAnsi"/>
        </w:rPr>
        <w:t>text</w:t>
      </w:r>
      <w:proofErr w:type="spellEnd"/>
      <w:r w:rsidRPr="00283416">
        <w:rPr>
          <w:rFonts w:cstheme="minorHAnsi"/>
        </w:rPr>
        <w:t xml:space="preserve"> </w:t>
      </w:r>
      <w:proofErr w:type="spellStart"/>
      <w:r w:rsidRPr="00283416">
        <w:rPr>
          <w:rFonts w:cstheme="minorHAnsi"/>
        </w:rPr>
        <w:t>with</w:t>
      </w:r>
      <w:proofErr w:type="spellEnd"/>
      <w:r w:rsidRPr="00283416">
        <w:rPr>
          <w:rFonts w:cstheme="minorHAnsi"/>
        </w:rPr>
        <w:t xml:space="preserve"> python</w:t>
      </w:r>
      <w:r>
        <w:rPr>
          <w:rFonts w:cstheme="minorHAnsi"/>
        </w:rPr>
        <w:t>” en “</w:t>
      </w:r>
      <w:r w:rsidRPr="00283416">
        <w:rPr>
          <w:rFonts w:cstheme="minorHAnsi"/>
        </w:rPr>
        <w:t xml:space="preserve">Opening </w:t>
      </w:r>
      <w:proofErr w:type="spellStart"/>
      <w:r w:rsidRPr="00283416">
        <w:rPr>
          <w:rFonts w:cstheme="minorHAnsi"/>
        </w:rPr>
        <w:t>text</w:t>
      </w:r>
      <w:proofErr w:type="spellEnd"/>
      <w:r w:rsidRPr="00283416">
        <w:rPr>
          <w:rFonts w:cstheme="minorHAnsi"/>
        </w:rPr>
        <w:t xml:space="preserve"> files </w:t>
      </w:r>
      <w:proofErr w:type="spellStart"/>
      <w:r w:rsidRPr="00283416">
        <w:rPr>
          <w:rFonts w:cstheme="minorHAnsi"/>
        </w:rPr>
        <w:t>with</w:t>
      </w:r>
      <w:proofErr w:type="spellEnd"/>
      <w:r w:rsidRPr="00283416">
        <w:rPr>
          <w:rFonts w:cstheme="minorHAnsi"/>
        </w:rPr>
        <w:t xml:space="preserve"> python</w:t>
      </w:r>
      <w:r>
        <w:rPr>
          <w:rFonts w:cstheme="minorHAnsi"/>
        </w:rPr>
        <w:t>”</w:t>
      </w:r>
      <w:r>
        <w:rPr>
          <w:rFonts w:cstheme="minorHAnsi"/>
        </w:rPr>
        <w:br/>
      </w:r>
      <w:r>
        <w:rPr>
          <w:rFonts w:cstheme="minorHAnsi"/>
        </w:rPr>
        <w:br/>
      </w:r>
      <w:r w:rsidR="009426B3">
        <w:rPr>
          <w:rFonts w:cstheme="minorHAnsi"/>
        </w:rPr>
        <w:t xml:space="preserve">Bij de eerste twee zoektermen ging het onderwerp van de bronnen voornamelijk over het analyseren van tekst en niet over het openen en verwerken ervan. </w:t>
      </w:r>
      <w:r>
        <w:rPr>
          <w:rFonts w:cstheme="minorHAnsi"/>
        </w:rPr>
        <w:t xml:space="preserve">Bij de laatste zoekterm kreeg ik een bron </w:t>
      </w:r>
      <w:r w:rsidR="009426B3">
        <w:rPr>
          <w:rFonts w:cstheme="minorHAnsi"/>
        </w:rPr>
        <w:t>die in principe genoeg informatie gaf, maar ik vond het net niet genoeg dus besloot ik buiten Google Scholar te zoeken.</w:t>
      </w:r>
      <w:r w:rsidR="009426B3">
        <w:rPr>
          <w:rFonts w:cstheme="minorHAnsi"/>
        </w:rPr>
        <w:br/>
      </w:r>
    </w:p>
    <w:p w14:paraId="2DF123A1" w14:textId="0D005D1A" w:rsidR="004113BC" w:rsidRDefault="009426B3">
      <w:pPr>
        <w:spacing w:after="160" w:line="259" w:lineRule="auto"/>
        <w:rPr>
          <w:rFonts w:cstheme="minorHAnsi"/>
        </w:rPr>
      </w:pPr>
      <w:r>
        <w:rPr>
          <w:rFonts w:cstheme="minorHAnsi"/>
        </w:rPr>
        <w:t>Met de zoekterm “</w:t>
      </w:r>
      <w:r w:rsidRPr="009426B3">
        <w:rPr>
          <w:rFonts w:cstheme="minorHAnsi"/>
        </w:rPr>
        <w:t xml:space="preserve">reading </w:t>
      </w:r>
      <w:proofErr w:type="spellStart"/>
      <w:r w:rsidRPr="009426B3">
        <w:rPr>
          <w:rFonts w:cstheme="minorHAnsi"/>
        </w:rPr>
        <w:t>text</w:t>
      </w:r>
      <w:proofErr w:type="spellEnd"/>
      <w:r w:rsidRPr="009426B3">
        <w:rPr>
          <w:rFonts w:cstheme="minorHAnsi"/>
        </w:rPr>
        <w:t xml:space="preserve"> file in python</w:t>
      </w:r>
      <w:r>
        <w:rPr>
          <w:rFonts w:cstheme="minorHAnsi"/>
        </w:rPr>
        <w:t>” vond ik deze bron.</w:t>
      </w:r>
      <w:r w:rsidR="00C774D8">
        <w:rPr>
          <w:rFonts w:cstheme="minorHAnsi"/>
        </w:rPr>
        <w:t xml:space="preserve"> </w:t>
      </w:r>
      <w:r w:rsidR="00BA3594">
        <w:rPr>
          <w:rFonts w:cstheme="minorHAnsi"/>
        </w:rPr>
        <w:t xml:space="preserve">Deze bron is </w:t>
      </w:r>
      <w:r w:rsidR="004113BC">
        <w:rPr>
          <w:rFonts w:cstheme="minorHAnsi"/>
        </w:rPr>
        <w:t xml:space="preserve">recent, </w:t>
      </w:r>
      <w:r w:rsidR="00BA3594">
        <w:rPr>
          <w:rFonts w:cstheme="minorHAnsi"/>
        </w:rPr>
        <w:t>zeer uitgebreid en legt ook meerdere eventuele foutmeldingen uit</w:t>
      </w:r>
      <w:r w:rsidR="00EE53E7">
        <w:rPr>
          <w:rFonts w:cstheme="minorHAnsi"/>
        </w:rPr>
        <w:t>. Ook zit</w:t>
      </w:r>
      <w:r w:rsidR="009562E2">
        <w:rPr>
          <w:rFonts w:cstheme="minorHAnsi"/>
        </w:rPr>
        <w:t>ten</w:t>
      </w:r>
      <w:r w:rsidR="00EE53E7">
        <w:rPr>
          <w:rFonts w:cstheme="minorHAnsi"/>
        </w:rPr>
        <w:t xml:space="preserve"> er bij deze bron veel tutorials voor brede en specifieke gebruiksgevallen.</w:t>
      </w:r>
      <w:r w:rsidR="00C774D8">
        <w:rPr>
          <w:rFonts w:cstheme="minorHAnsi"/>
        </w:rPr>
        <w:t xml:space="preserve"> </w:t>
      </w:r>
      <w:r w:rsidR="00EE53E7">
        <w:rPr>
          <w:rFonts w:cstheme="minorHAnsi"/>
        </w:rPr>
        <w:t>Deze bron oogt betrouwbaar</w:t>
      </w:r>
      <w:r w:rsidR="009562E2">
        <w:rPr>
          <w:rFonts w:cstheme="minorHAnsi"/>
        </w:rPr>
        <w:t>,</w:t>
      </w:r>
      <w:r w:rsidR="00EE53E7">
        <w:rPr>
          <w:rFonts w:cstheme="minorHAnsi"/>
        </w:rPr>
        <w:t xml:space="preserve"> </w:t>
      </w:r>
      <w:r w:rsidR="004113BC">
        <w:rPr>
          <w:rFonts w:cstheme="minorHAnsi"/>
        </w:rPr>
        <w:t>omdat de auteur bekend is en er een stuk over wat zijn rol/ervaring is.</w:t>
      </w:r>
    </w:p>
    <w:p w14:paraId="3F568769" w14:textId="14D64745" w:rsidR="00475742" w:rsidRPr="00EF52DC" w:rsidRDefault="00317CC8">
      <w:pPr>
        <w:spacing w:after="160" w:line="259" w:lineRule="auto"/>
        <w:rPr>
          <w:rFonts w:cstheme="minorHAnsi"/>
          <w:b/>
          <w:bCs/>
        </w:rPr>
      </w:pPr>
      <w:r w:rsidRPr="00EF52DC">
        <w:rPr>
          <w:rFonts w:cstheme="minorHAnsi"/>
          <w:b/>
          <w:bCs/>
        </w:rPr>
        <w:br w:type="page"/>
      </w:r>
      <w:r w:rsidR="00475742" w:rsidRPr="00EF52DC">
        <w:rPr>
          <w:rFonts w:cstheme="minorHAnsi"/>
          <w:b/>
          <w:bCs/>
        </w:rPr>
        <w:lastRenderedPageBreak/>
        <w:t>Betrouwbare bron</w:t>
      </w:r>
      <w:r w:rsidR="00D753DA" w:rsidRPr="00EF52DC">
        <w:rPr>
          <w:rFonts w:cstheme="minorHAnsi"/>
          <w:b/>
          <w:bCs/>
        </w:rPr>
        <w:t>nen</w:t>
      </w:r>
      <w:r w:rsidR="00D01D1C" w:rsidRPr="00EF52DC">
        <w:rPr>
          <w:rFonts w:cstheme="minorHAnsi"/>
          <w:b/>
          <w:bCs/>
        </w:rPr>
        <w:t xml:space="preserve"> voor</w:t>
      </w:r>
      <w:r w:rsidR="00475742" w:rsidRPr="00EF52DC">
        <w:rPr>
          <w:rFonts w:cstheme="minorHAnsi"/>
          <w:b/>
          <w:bCs/>
        </w:rPr>
        <w:t xml:space="preserve"> </w:t>
      </w:r>
      <w:hyperlink r:id="rId27" w:history="1">
        <w:r w:rsidR="00475742" w:rsidRPr="00EF52DC">
          <w:rPr>
            <w:rStyle w:val="Hyperlink"/>
            <w:rFonts w:cstheme="minorHAnsi"/>
            <w:b/>
            <w:bCs/>
          </w:rPr>
          <w:t xml:space="preserve">week 11: </w:t>
        </w:r>
        <w:proofErr w:type="spellStart"/>
        <w:r w:rsidR="00475742" w:rsidRPr="00EF52DC">
          <w:rPr>
            <w:rStyle w:val="Hyperlink"/>
            <w:rFonts w:cstheme="minorHAnsi"/>
            <w:b/>
            <w:bCs/>
          </w:rPr>
          <w:t>Structured</w:t>
        </w:r>
        <w:proofErr w:type="spellEnd"/>
        <w:r w:rsidR="00475742" w:rsidRPr="00EF52DC">
          <w:rPr>
            <w:rStyle w:val="Hyperlink"/>
            <w:rFonts w:cstheme="minorHAnsi"/>
            <w:b/>
            <w:bCs/>
          </w:rPr>
          <w:t xml:space="preserve"> Data Files</w:t>
        </w:r>
      </w:hyperlink>
    </w:p>
    <w:p w14:paraId="72F67693" w14:textId="06C5D8C3" w:rsidR="007515DD" w:rsidRDefault="00000000" w:rsidP="00D01D1C">
      <w:pPr>
        <w:spacing w:after="160" w:line="259" w:lineRule="auto"/>
      </w:pPr>
      <w:hyperlink r:id="rId28" w:history="1">
        <w:r w:rsidR="007515DD" w:rsidRPr="002F37CA">
          <w:rPr>
            <w:rStyle w:val="Hyperlink"/>
          </w:rPr>
          <w:t>https://www.analyticsvidhya.com/blog/2021/08/python-tutorial-working-with-csv-file-for-data-science/</w:t>
        </w:r>
      </w:hyperlink>
      <w:r w:rsidR="007515DD">
        <w:t xml:space="preserve"> </w:t>
      </w:r>
    </w:p>
    <w:p w14:paraId="63D724DC" w14:textId="27FEBF1D" w:rsidR="00475742" w:rsidRDefault="00000000" w:rsidP="00D01D1C">
      <w:pPr>
        <w:spacing w:after="160" w:line="259" w:lineRule="auto"/>
        <w:rPr>
          <w:rFonts w:cstheme="minorHAnsi"/>
        </w:rPr>
      </w:pPr>
      <w:hyperlink r:id="rId29" w:history="1">
        <w:r w:rsidR="00D01D1C" w:rsidRPr="00B054B2">
          <w:rPr>
            <w:rStyle w:val="Hyperlink"/>
            <w:rFonts w:cstheme="minorHAnsi"/>
          </w:rPr>
          <w:t>https://www.datacamp.com/tutorial/json-data-python</w:t>
        </w:r>
      </w:hyperlink>
    </w:p>
    <w:p w14:paraId="0AD990AA" w14:textId="5E31783D" w:rsidR="00317CC8" w:rsidRDefault="00317CC8" w:rsidP="00D01D1C">
      <w:pPr>
        <w:spacing w:after="160" w:line="259" w:lineRule="auto"/>
        <w:rPr>
          <w:rFonts w:cstheme="minorHAnsi"/>
        </w:rPr>
      </w:pPr>
      <w:r>
        <w:rPr>
          <w:rFonts w:cstheme="minorHAnsi"/>
        </w:rPr>
        <w:t xml:space="preserve">Deze week ben ik begonnen met zoeken in Google in plaats van Google Scholar </w:t>
      </w:r>
      <w:r w:rsidR="000A6510">
        <w:rPr>
          <w:rFonts w:cstheme="minorHAnsi"/>
        </w:rPr>
        <w:t>om te kijken of de resultaten relevanter waren.</w:t>
      </w:r>
    </w:p>
    <w:p w14:paraId="4E6271CE" w14:textId="19D1FC80" w:rsidR="000A6510" w:rsidRDefault="000A6510" w:rsidP="00D01D1C">
      <w:pPr>
        <w:spacing w:after="160" w:line="259" w:lineRule="auto"/>
        <w:rPr>
          <w:rFonts w:cstheme="minorHAnsi"/>
        </w:rPr>
      </w:pPr>
      <w:r>
        <w:rPr>
          <w:rFonts w:cstheme="minorHAnsi"/>
        </w:rPr>
        <w:t>Dit bleek zo zijn, er waren veel bronnen op betrouwbare sites met praktische voorbeelden, tutorials, namen van de auteurs en publicatiedatum.</w:t>
      </w:r>
    </w:p>
    <w:p w14:paraId="056ABB37" w14:textId="4F9F7587" w:rsidR="000A6510" w:rsidRDefault="000A6510" w:rsidP="00D01D1C">
      <w:pPr>
        <w:spacing w:after="160" w:line="259" w:lineRule="auto"/>
        <w:rPr>
          <w:rFonts w:cstheme="minorHAnsi"/>
        </w:rPr>
      </w:pPr>
      <w:r>
        <w:rPr>
          <w:rFonts w:cstheme="minorHAnsi"/>
        </w:rPr>
        <w:t xml:space="preserve">Deze bronnen </w:t>
      </w:r>
      <w:r w:rsidR="007515DD">
        <w:rPr>
          <w:rFonts w:cstheme="minorHAnsi"/>
        </w:rPr>
        <w:t>zijn beide recent, hebben veel code snippets die uitleggen hoe, wat en het belangrijkste: waarom.</w:t>
      </w:r>
    </w:p>
    <w:p w14:paraId="20756D81" w14:textId="77777777" w:rsidR="000A6510" w:rsidRDefault="000A6510" w:rsidP="00D01D1C">
      <w:pPr>
        <w:spacing w:after="160" w:line="259" w:lineRule="auto"/>
        <w:rPr>
          <w:rFonts w:cstheme="minorHAnsi"/>
        </w:rPr>
      </w:pPr>
    </w:p>
    <w:p w14:paraId="3DEB3F7E" w14:textId="77777777" w:rsidR="00852D69" w:rsidRDefault="00852D69" w:rsidP="00852D69">
      <w:pPr>
        <w:rPr>
          <w:rFonts w:cstheme="minorHAnsi"/>
          <w:b/>
          <w:bCs/>
        </w:rPr>
      </w:pPr>
      <w:r w:rsidRPr="00C97F29">
        <w:rPr>
          <w:rFonts w:cstheme="minorHAnsi"/>
          <w:b/>
          <w:bCs/>
        </w:rPr>
        <w:t>Technisch leerdoel:</w:t>
      </w:r>
    </w:p>
    <w:p w14:paraId="44B0B061" w14:textId="39940A75" w:rsidR="00534026" w:rsidRPr="00EF52DC" w:rsidRDefault="00534026" w:rsidP="00534026">
      <w:pPr>
        <w:rPr>
          <w:rFonts w:cstheme="minorHAnsi"/>
          <w:b/>
          <w:bCs/>
        </w:rPr>
      </w:pPr>
      <w:r w:rsidRPr="00EF52DC">
        <w:rPr>
          <w:rFonts w:cstheme="minorHAnsi"/>
          <w:b/>
          <w:bCs/>
        </w:rPr>
        <w:t xml:space="preserve">Unit tests voor </w:t>
      </w:r>
      <w:hyperlink r:id="rId30" w:history="1">
        <w:r w:rsidRPr="00EF52DC">
          <w:rPr>
            <w:rStyle w:val="Hyperlink"/>
            <w:rFonts w:cstheme="minorHAnsi"/>
            <w:b/>
            <w:bCs/>
          </w:rPr>
          <w:t>A3W09P3 - Password manager</w:t>
        </w:r>
      </w:hyperlink>
    </w:p>
    <w:p w14:paraId="5338332B" w14:textId="1F715F16"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roofErr w:type="spellStart"/>
      <w:proofErr w:type="gramStart"/>
      <w:r w:rsidRPr="00534026">
        <w:rPr>
          <w:rFonts w:ascii="Consolas" w:eastAsia="Times New Roman" w:hAnsi="Consolas" w:cs="Times New Roman"/>
          <w:color w:val="C586C0"/>
          <w:sz w:val="21"/>
          <w:szCs w:val="21"/>
          <w:lang w:eastAsia="nl-NL"/>
        </w:rPr>
        <w:t>from</w:t>
      </w:r>
      <w:proofErr w:type="spellEnd"/>
      <w:proofErr w:type="gram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4EC9B0"/>
          <w:sz w:val="21"/>
          <w:szCs w:val="21"/>
          <w:lang w:eastAsia="nl-NL"/>
        </w:rPr>
        <w:t>passwordmanager</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C586C0"/>
          <w:sz w:val="21"/>
          <w:szCs w:val="21"/>
          <w:lang w:eastAsia="nl-NL"/>
        </w:rPr>
        <w:t>import</w:t>
      </w:r>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4EC9B0"/>
          <w:sz w:val="21"/>
          <w:szCs w:val="21"/>
          <w:lang w:eastAsia="nl-NL"/>
        </w:rPr>
        <w:t>PasswordManager</w:t>
      </w:r>
      <w:proofErr w:type="spellEnd"/>
    </w:p>
    <w:p w14:paraId="2E0FD8AE"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roofErr w:type="spellStart"/>
      <w:proofErr w:type="gramStart"/>
      <w:r w:rsidRPr="00534026">
        <w:rPr>
          <w:rFonts w:ascii="Consolas" w:eastAsia="Times New Roman" w:hAnsi="Consolas" w:cs="Times New Roman"/>
          <w:color w:val="C586C0"/>
          <w:sz w:val="21"/>
          <w:szCs w:val="21"/>
          <w:lang w:eastAsia="nl-NL"/>
        </w:rPr>
        <w:t>from</w:t>
      </w:r>
      <w:proofErr w:type="spellEnd"/>
      <w:proofErr w:type="gram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4EC9B0"/>
          <w:sz w:val="21"/>
          <w:szCs w:val="21"/>
          <w:lang w:eastAsia="nl-NL"/>
        </w:rPr>
        <w:t>unittest</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C586C0"/>
          <w:sz w:val="21"/>
          <w:szCs w:val="21"/>
          <w:lang w:eastAsia="nl-NL"/>
        </w:rPr>
        <w:t>import</w:t>
      </w:r>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4EC9B0"/>
          <w:sz w:val="21"/>
          <w:szCs w:val="21"/>
          <w:lang w:eastAsia="nl-NL"/>
        </w:rPr>
        <w:t>TestCase</w:t>
      </w:r>
      <w:proofErr w:type="spell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9CDCFE"/>
          <w:sz w:val="21"/>
          <w:szCs w:val="21"/>
          <w:lang w:eastAsia="nl-NL"/>
        </w:rPr>
        <w:t>main</w:t>
      </w:r>
      <w:proofErr w:type="spellEnd"/>
    </w:p>
    <w:p w14:paraId="30F85FCE" w14:textId="77777777" w:rsidR="00534026" w:rsidRPr="00534026" w:rsidRDefault="00534026" w:rsidP="00534026">
      <w:pPr>
        <w:shd w:val="clear" w:color="auto" w:fill="1F1F1F"/>
        <w:spacing w:after="240" w:line="285" w:lineRule="atLeast"/>
        <w:rPr>
          <w:rFonts w:ascii="Consolas" w:eastAsia="Times New Roman" w:hAnsi="Consolas" w:cs="Times New Roman"/>
          <w:color w:val="CCCCCC"/>
          <w:sz w:val="21"/>
          <w:szCs w:val="21"/>
          <w:lang w:eastAsia="nl-NL"/>
        </w:rPr>
      </w:pPr>
    </w:p>
    <w:p w14:paraId="43803E73"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roofErr w:type="gramStart"/>
      <w:r w:rsidRPr="00534026">
        <w:rPr>
          <w:rFonts w:ascii="Consolas" w:eastAsia="Times New Roman" w:hAnsi="Consolas" w:cs="Times New Roman"/>
          <w:color w:val="569CD6"/>
          <w:sz w:val="21"/>
          <w:szCs w:val="21"/>
          <w:lang w:eastAsia="nl-NL"/>
        </w:rPr>
        <w:t>class</w:t>
      </w:r>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4EC9B0"/>
          <w:sz w:val="21"/>
          <w:szCs w:val="21"/>
          <w:lang w:eastAsia="nl-NL"/>
        </w:rPr>
        <w:t>TestPasswordManager</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4EC9B0"/>
          <w:sz w:val="21"/>
          <w:szCs w:val="21"/>
          <w:lang w:eastAsia="nl-NL"/>
        </w:rPr>
        <w:t>TestCase</w:t>
      </w:r>
      <w:proofErr w:type="spellEnd"/>
      <w:r w:rsidRPr="00534026">
        <w:rPr>
          <w:rFonts w:ascii="Consolas" w:eastAsia="Times New Roman" w:hAnsi="Consolas" w:cs="Times New Roman"/>
          <w:color w:val="CCCCCC"/>
          <w:sz w:val="21"/>
          <w:szCs w:val="21"/>
          <w:lang w:eastAsia="nl-NL"/>
        </w:rPr>
        <w:t>):</w:t>
      </w:r>
    </w:p>
    <w:p w14:paraId="29E888BC"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569CD6"/>
          <w:sz w:val="21"/>
          <w:szCs w:val="21"/>
          <w:lang w:eastAsia="nl-NL"/>
        </w:rPr>
        <w:t>def</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DCDCAA"/>
          <w:sz w:val="21"/>
          <w:szCs w:val="21"/>
          <w:lang w:eastAsia="nl-NL"/>
        </w:rPr>
        <w:t>test_set_password</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proofErr w:type="spellEnd"/>
      <w:r w:rsidRPr="00534026">
        <w:rPr>
          <w:rFonts w:ascii="Consolas" w:eastAsia="Times New Roman" w:hAnsi="Consolas" w:cs="Times New Roman"/>
          <w:color w:val="CCCCCC"/>
          <w:sz w:val="21"/>
          <w:szCs w:val="21"/>
          <w:lang w:eastAsia="nl-NL"/>
        </w:rPr>
        <w:t>):</w:t>
      </w:r>
    </w:p>
    <w:p w14:paraId="58D26EA9"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password</w:t>
      </w:r>
      <w:proofErr w:type="gramEnd"/>
      <w:r w:rsidRPr="00534026">
        <w:rPr>
          <w:rFonts w:ascii="Consolas" w:eastAsia="Times New Roman" w:hAnsi="Consolas" w:cs="Times New Roman"/>
          <w:color w:val="9CDCFE"/>
          <w:sz w:val="21"/>
          <w:szCs w:val="21"/>
          <w:lang w:eastAsia="nl-NL"/>
        </w:rPr>
        <w:t>_manager</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D4D4D4"/>
          <w:sz w:val="21"/>
          <w:szCs w:val="21"/>
          <w:lang w:eastAsia="nl-NL"/>
        </w:rPr>
        <w:t>=</w:t>
      </w:r>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4EC9B0"/>
          <w:sz w:val="21"/>
          <w:szCs w:val="21"/>
          <w:lang w:eastAsia="nl-NL"/>
        </w:rPr>
        <w:t>PasswordManager</w:t>
      </w:r>
      <w:proofErr w:type="spellEnd"/>
      <w:r w:rsidRPr="00534026">
        <w:rPr>
          <w:rFonts w:ascii="Consolas" w:eastAsia="Times New Roman" w:hAnsi="Consolas" w:cs="Times New Roman"/>
          <w:color w:val="CCCCCC"/>
          <w:sz w:val="21"/>
          <w:szCs w:val="21"/>
          <w:lang w:eastAsia="nl-NL"/>
        </w:rPr>
        <w:t>()</w:t>
      </w:r>
    </w:p>
    <w:p w14:paraId="1BEC257C"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password_manager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set</w:t>
      </w:r>
      <w:proofErr w:type="gramEnd"/>
      <w:r w:rsidRPr="00534026">
        <w:rPr>
          <w:rFonts w:ascii="Consolas" w:eastAsia="Times New Roman" w:hAnsi="Consolas" w:cs="Times New Roman"/>
          <w:color w:val="DCDCAA"/>
          <w:sz w:val="21"/>
          <w:szCs w:val="21"/>
          <w:lang w:eastAsia="nl-NL"/>
        </w:rPr>
        <w:t>_password</w:t>
      </w:r>
      <w:proofErr w:type="spellEnd"/>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CE9178"/>
          <w:sz w:val="21"/>
          <w:szCs w:val="21"/>
          <w:lang w:eastAsia="nl-NL"/>
        </w:rPr>
        <w:t>"password"</w:t>
      </w:r>
      <w:r w:rsidRPr="00534026">
        <w:rPr>
          <w:rFonts w:ascii="Consolas" w:eastAsia="Times New Roman" w:hAnsi="Consolas" w:cs="Times New Roman"/>
          <w:color w:val="CCCCCC"/>
          <w:sz w:val="21"/>
          <w:szCs w:val="21"/>
          <w:lang w:eastAsia="nl-NL"/>
        </w:rPr>
        <w:t>)</w:t>
      </w:r>
    </w:p>
    <w:p w14:paraId="4D66C297"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assertEqual</w:t>
      </w:r>
      <w:proofErr w:type="spellEnd"/>
      <w:proofErr w:type="gram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password_manager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get_password</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CE9178"/>
          <w:sz w:val="21"/>
          <w:szCs w:val="21"/>
          <w:lang w:eastAsia="nl-NL"/>
        </w:rPr>
        <w:t>"password"</w:t>
      </w:r>
      <w:r w:rsidRPr="00534026">
        <w:rPr>
          <w:rFonts w:ascii="Consolas" w:eastAsia="Times New Roman" w:hAnsi="Consolas" w:cs="Times New Roman"/>
          <w:color w:val="CCCCCC"/>
          <w:sz w:val="21"/>
          <w:szCs w:val="21"/>
          <w:lang w:eastAsia="nl-NL"/>
        </w:rPr>
        <w:t>)</w:t>
      </w:r>
    </w:p>
    <w:p w14:paraId="7A43EBB3"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1AB631DC"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569CD6"/>
          <w:sz w:val="21"/>
          <w:szCs w:val="21"/>
          <w:lang w:eastAsia="nl-NL"/>
        </w:rPr>
        <w:t>def</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DCDCAA"/>
          <w:sz w:val="21"/>
          <w:szCs w:val="21"/>
          <w:lang w:eastAsia="nl-NL"/>
        </w:rPr>
        <w:t>test_is_correct</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proofErr w:type="spellEnd"/>
      <w:r w:rsidRPr="00534026">
        <w:rPr>
          <w:rFonts w:ascii="Consolas" w:eastAsia="Times New Roman" w:hAnsi="Consolas" w:cs="Times New Roman"/>
          <w:color w:val="CCCCCC"/>
          <w:sz w:val="21"/>
          <w:szCs w:val="21"/>
          <w:lang w:eastAsia="nl-NL"/>
        </w:rPr>
        <w:t>):</w:t>
      </w:r>
    </w:p>
    <w:p w14:paraId="5AA373E7"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password</w:t>
      </w:r>
      <w:proofErr w:type="gramEnd"/>
      <w:r w:rsidRPr="00534026">
        <w:rPr>
          <w:rFonts w:ascii="Consolas" w:eastAsia="Times New Roman" w:hAnsi="Consolas" w:cs="Times New Roman"/>
          <w:color w:val="9CDCFE"/>
          <w:sz w:val="21"/>
          <w:szCs w:val="21"/>
          <w:lang w:eastAsia="nl-NL"/>
        </w:rPr>
        <w:t>_manager</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D4D4D4"/>
          <w:sz w:val="21"/>
          <w:szCs w:val="21"/>
          <w:lang w:eastAsia="nl-NL"/>
        </w:rPr>
        <w:t>=</w:t>
      </w:r>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4EC9B0"/>
          <w:sz w:val="21"/>
          <w:szCs w:val="21"/>
          <w:lang w:eastAsia="nl-NL"/>
        </w:rPr>
        <w:t>PasswordManager</w:t>
      </w:r>
      <w:proofErr w:type="spellEnd"/>
      <w:r w:rsidRPr="00534026">
        <w:rPr>
          <w:rFonts w:ascii="Consolas" w:eastAsia="Times New Roman" w:hAnsi="Consolas" w:cs="Times New Roman"/>
          <w:color w:val="CCCCCC"/>
          <w:sz w:val="21"/>
          <w:szCs w:val="21"/>
          <w:lang w:eastAsia="nl-NL"/>
        </w:rPr>
        <w:t>()</w:t>
      </w:r>
    </w:p>
    <w:p w14:paraId="4BA23A7C"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password_manager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set</w:t>
      </w:r>
      <w:proofErr w:type="gramEnd"/>
      <w:r w:rsidRPr="00534026">
        <w:rPr>
          <w:rFonts w:ascii="Consolas" w:eastAsia="Times New Roman" w:hAnsi="Consolas" w:cs="Times New Roman"/>
          <w:color w:val="DCDCAA"/>
          <w:sz w:val="21"/>
          <w:szCs w:val="21"/>
          <w:lang w:eastAsia="nl-NL"/>
        </w:rPr>
        <w:t>_password</w:t>
      </w:r>
      <w:proofErr w:type="spellEnd"/>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CE9178"/>
          <w:sz w:val="21"/>
          <w:szCs w:val="21"/>
          <w:lang w:eastAsia="nl-NL"/>
        </w:rPr>
        <w:t>"password"</w:t>
      </w:r>
      <w:r w:rsidRPr="00534026">
        <w:rPr>
          <w:rFonts w:ascii="Consolas" w:eastAsia="Times New Roman" w:hAnsi="Consolas" w:cs="Times New Roman"/>
          <w:color w:val="CCCCCC"/>
          <w:sz w:val="21"/>
          <w:szCs w:val="21"/>
          <w:lang w:eastAsia="nl-NL"/>
        </w:rPr>
        <w:t>)</w:t>
      </w:r>
    </w:p>
    <w:p w14:paraId="29AA9186"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assertTrue</w:t>
      </w:r>
      <w:proofErr w:type="spellEnd"/>
      <w:proofErr w:type="gram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password_manager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is_correct</w:t>
      </w:r>
      <w:proofErr w:type="spellEnd"/>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CE9178"/>
          <w:sz w:val="21"/>
          <w:szCs w:val="21"/>
          <w:lang w:eastAsia="nl-NL"/>
        </w:rPr>
        <w:t>"password"</w:t>
      </w:r>
      <w:r w:rsidRPr="00534026">
        <w:rPr>
          <w:rFonts w:ascii="Consolas" w:eastAsia="Times New Roman" w:hAnsi="Consolas" w:cs="Times New Roman"/>
          <w:color w:val="CCCCCC"/>
          <w:sz w:val="21"/>
          <w:szCs w:val="21"/>
          <w:lang w:eastAsia="nl-NL"/>
        </w:rPr>
        <w:t>))</w:t>
      </w:r>
    </w:p>
    <w:p w14:paraId="0F9D796E"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274829D5"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569CD6"/>
          <w:sz w:val="21"/>
          <w:szCs w:val="21"/>
          <w:lang w:eastAsia="nl-NL"/>
        </w:rPr>
        <w:t>def</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DCDCAA"/>
          <w:sz w:val="21"/>
          <w:szCs w:val="21"/>
          <w:lang w:eastAsia="nl-NL"/>
        </w:rPr>
        <w:t>test_is_incorrect</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proofErr w:type="spellEnd"/>
      <w:r w:rsidRPr="00534026">
        <w:rPr>
          <w:rFonts w:ascii="Consolas" w:eastAsia="Times New Roman" w:hAnsi="Consolas" w:cs="Times New Roman"/>
          <w:color w:val="CCCCCC"/>
          <w:sz w:val="21"/>
          <w:szCs w:val="21"/>
          <w:lang w:eastAsia="nl-NL"/>
        </w:rPr>
        <w:t>):</w:t>
      </w:r>
    </w:p>
    <w:p w14:paraId="1679A50D"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password</w:t>
      </w:r>
      <w:proofErr w:type="gramEnd"/>
      <w:r w:rsidRPr="00534026">
        <w:rPr>
          <w:rFonts w:ascii="Consolas" w:eastAsia="Times New Roman" w:hAnsi="Consolas" w:cs="Times New Roman"/>
          <w:color w:val="9CDCFE"/>
          <w:sz w:val="21"/>
          <w:szCs w:val="21"/>
          <w:lang w:eastAsia="nl-NL"/>
        </w:rPr>
        <w:t>_manager</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D4D4D4"/>
          <w:sz w:val="21"/>
          <w:szCs w:val="21"/>
          <w:lang w:eastAsia="nl-NL"/>
        </w:rPr>
        <w:t>=</w:t>
      </w:r>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4EC9B0"/>
          <w:sz w:val="21"/>
          <w:szCs w:val="21"/>
          <w:lang w:eastAsia="nl-NL"/>
        </w:rPr>
        <w:t>PasswordManager</w:t>
      </w:r>
      <w:proofErr w:type="spellEnd"/>
      <w:r w:rsidRPr="00534026">
        <w:rPr>
          <w:rFonts w:ascii="Consolas" w:eastAsia="Times New Roman" w:hAnsi="Consolas" w:cs="Times New Roman"/>
          <w:color w:val="CCCCCC"/>
          <w:sz w:val="21"/>
          <w:szCs w:val="21"/>
          <w:lang w:eastAsia="nl-NL"/>
        </w:rPr>
        <w:t>()</w:t>
      </w:r>
    </w:p>
    <w:p w14:paraId="53BDA0F0"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password_manager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set</w:t>
      </w:r>
      <w:proofErr w:type="gramEnd"/>
      <w:r w:rsidRPr="00534026">
        <w:rPr>
          <w:rFonts w:ascii="Consolas" w:eastAsia="Times New Roman" w:hAnsi="Consolas" w:cs="Times New Roman"/>
          <w:color w:val="DCDCAA"/>
          <w:sz w:val="21"/>
          <w:szCs w:val="21"/>
          <w:lang w:eastAsia="nl-NL"/>
        </w:rPr>
        <w:t>_password</w:t>
      </w:r>
      <w:proofErr w:type="spellEnd"/>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CE9178"/>
          <w:sz w:val="21"/>
          <w:szCs w:val="21"/>
          <w:lang w:eastAsia="nl-NL"/>
        </w:rPr>
        <w:t>"password"</w:t>
      </w:r>
      <w:r w:rsidRPr="00534026">
        <w:rPr>
          <w:rFonts w:ascii="Consolas" w:eastAsia="Times New Roman" w:hAnsi="Consolas" w:cs="Times New Roman"/>
          <w:color w:val="CCCCCC"/>
          <w:sz w:val="21"/>
          <w:szCs w:val="21"/>
          <w:lang w:eastAsia="nl-NL"/>
        </w:rPr>
        <w:t>)</w:t>
      </w:r>
    </w:p>
    <w:p w14:paraId="2CD40063"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gram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assertFalse</w:t>
      </w:r>
      <w:proofErr w:type="gramEnd"/>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9CDCFE"/>
          <w:sz w:val="21"/>
          <w:szCs w:val="21"/>
          <w:lang w:eastAsia="nl-NL"/>
        </w:rPr>
        <w:t>password_manager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is_correct</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CE9178"/>
          <w:sz w:val="21"/>
          <w:szCs w:val="21"/>
          <w:lang w:eastAsia="nl-NL"/>
        </w:rPr>
        <w:t>"incorrect_password"</w:t>
      </w:r>
      <w:r w:rsidRPr="00534026">
        <w:rPr>
          <w:rFonts w:ascii="Consolas" w:eastAsia="Times New Roman" w:hAnsi="Consolas" w:cs="Times New Roman"/>
          <w:color w:val="CCCCCC"/>
          <w:sz w:val="21"/>
          <w:szCs w:val="21"/>
          <w:lang w:eastAsia="nl-NL"/>
        </w:rPr>
        <w:t>))</w:t>
      </w:r>
    </w:p>
    <w:p w14:paraId="5C1FB0B4"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46CAC1F5"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569CD6"/>
          <w:sz w:val="21"/>
          <w:szCs w:val="21"/>
          <w:lang w:eastAsia="nl-NL"/>
        </w:rPr>
        <w:t>def</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DCDCAA"/>
          <w:sz w:val="21"/>
          <w:szCs w:val="21"/>
          <w:lang w:eastAsia="nl-NL"/>
        </w:rPr>
        <w:t>test_overwrite_password</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proofErr w:type="spellEnd"/>
      <w:r w:rsidRPr="00534026">
        <w:rPr>
          <w:rFonts w:ascii="Consolas" w:eastAsia="Times New Roman" w:hAnsi="Consolas" w:cs="Times New Roman"/>
          <w:color w:val="CCCCCC"/>
          <w:sz w:val="21"/>
          <w:szCs w:val="21"/>
          <w:lang w:eastAsia="nl-NL"/>
        </w:rPr>
        <w:t>):</w:t>
      </w:r>
    </w:p>
    <w:p w14:paraId="6B7FA24D"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password</w:t>
      </w:r>
      <w:proofErr w:type="gramEnd"/>
      <w:r w:rsidRPr="00534026">
        <w:rPr>
          <w:rFonts w:ascii="Consolas" w:eastAsia="Times New Roman" w:hAnsi="Consolas" w:cs="Times New Roman"/>
          <w:color w:val="9CDCFE"/>
          <w:sz w:val="21"/>
          <w:szCs w:val="21"/>
          <w:lang w:eastAsia="nl-NL"/>
        </w:rPr>
        <w:t>_manager</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D4D4D4"/>
          <w:sz w:val="21"/>
          <w:szCs w:val="21"/>
          <w:lang w:eastAsia="nl-NL"/>
        </w:rPr>
        <w:t>=</w:t>
      </w:r>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4EC9B0"/>
          <w:sz w:val="21"/>
          <w:szCs w:val="21"/>
          <w:lang w:eastAsia="nl-NL"/>
        </w:rPr>
        <w:t>PasswordManager</w:t>
      </w:r>
      <w:proofErr w:type="spellEnd"/>
      <w:r w:rsidRPr="00534026">
        <w:rPr>
          <w:rFonts w:ascii="Consolas" w:eastAsia="Times New Roman" w:hAnsi="Consolas" w:cs="Times New Roman"/>
          <w:color w:val="CCCCCC"/>
          <w:sz w:val="21"/>
          <w:szCs w:val="21"/>
          <w:lang w:eastAsia="nl-NL"/>
        </w:rPr>
        <w:t>()</w:t>
      </w:r>
    </w:p>
    <w:p w14:paraId="1A825D0F"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password_manager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set</w:t>
      </w:r>
      <w:proofErr w:type="gramEnd"/>
      <w:r w:rsidRPr="00534026">
        <w:rPr>
          <w:rFonts w:ascii="Consolas" w:eastAsia="Times New Roman" w:hAnsi="Consolas" w:cs="Times New Roman"/>
          <w:color w:val="DCDCAA"/>
          <w:sz w:val="21"/>
          <w:szCs w:val="21"/>
          <w:lang w:eastAsia="nl-NL"/>
        </w:rPr>
        <w:t>_password</w:t>
      </w:r>
      <w:proofErr w:type="spellEnd"/>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CE9178"/>
          <w:sz w:val="21"/>
          <w:szCs w:val="21"/>
          <w:lang w:eastAsia="nl-NL"/>
        </w:rPr>
        <w:t>"password"</w:t>
      </w:r>
      <w:r w:rsidRPr="00534026">
        <w:rPr>
          <w:rFonts w:ascii="Consolas" w:eastAsia="Times New Roman" w:hAnsi="Consolas" w:cs="Times New Roman"/>
          <w:color w:val="CCCCCC"/>
          <w:sz w:val="21"/>
          <w:szCs w:val="21"/>
          <w:lang w:eastAsia="nl-NL"/>
        </w:rPr>
        <w:t>)</w:t>
      </w:r>
    </w:p>
    <w:p w14:paraId="1638D04F"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password_manager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set</w:t>
      </w:r>
      <w:proofErr w:type="gramEnd"/>
      <w:r w:rsidRPr="00534026">
        <w:rPr>
          <w:rFonts w:ascii="Consolas" w:eastAsia="Times New Roman" w:hAnsi="Consolas" w:cs="Times New Roman"/>
          <w:color w:val="DCDCAA"/>
          <w:sz w:val="21"/>
          <w:szCs w:val="21"/>
          <w:lang w:eastAsia="nl-NL"/>
        </w:rPr>
        <w:t>_password</w:t>
      </w:r>
      <w:proofErr w:type="spellEnd"/>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CE9178"/>
          <w:sz w:val="21"/>
          <w:szCs w:val="21"/>
          <w:lang w:eastAsia="nl-NL"/>
        </w:rPr>
        <w:t>"</w:t>
      </w:r>
      <w:proofErr w:type="spellStart"/>
      <w:r w:rsidRPr="00534026">
        <w:rPr>
          <w:rFonts w:ascii="Consolas" w:eastAsia="Times New Roman" w:hAnsi="Consolas" w:cs="Times New Roman"/>
          <w:color w:val="CE9178"/>
          <w:sz w:val="21"/>
          <w:szCs w:val="21"/>
          <w:lang w:eastAsia="nl-NL"/>
        </w:rPr>
        <w:t>new_password</w:t>
      </w:r>
      <w:proofErr w:type="spellEnd"/>
      <w:r w:rsidRPr="00534026">
        <w:rPr>
          <w:rFonts w:ascii="Consolas" w:eastAsia="Times New Roman" w:hAnsi="Consolas" w:cs="Times New Roman"/>
          <w:color w:val="CE9178"/>
          <w:sz w:val="21"/>
          <w:szCs w:val="21"/>
          <w:lang w:eastAsia="nl-NL"/>
        </w:rPr>
        <w:t>"</w:t>
      </w:r>
      <w:r w:rsidRPr="00534026">
        <w:rPr>
          <w:rFonts w:ascii="Consolas" w:eastAsia="Times New Roman" w:hAnsi="Consolas" w:cs="Times New Roman"/>
          <w:color w:val="CCCCCC"/>
          <w:sz w:val="21"/>
          <w:szCs w:val="21"/>
          <w:lang w:eastAsia="nl-NL"/>
        </w:rPr>
        <w:t>)</w:t>
      </w:r>
    </w:p>
    <w:p w14:paraId="1C9C2198"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assertEqual</w:t>
      </w:r>
      <w:proofErr w:type="spellEnd"/>
      <w:proofErr w:type="gram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password_manager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get_password</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CE9178"/>
          <w:sz w:val="21"/>
          <w:szCs w:val="21"/>
          <w:lang w:eastAsia="nl-NL"/>
        </w:rPr>
        <w:t>"</w:t>
      </w:r>
      <w:proofErr w:type="spellStart"/>
      <w:r w:rsidRPr="00534026">
        <w:rPr>
          <w:rFonts w:ascii="Consolas" w:eastAsia="Times New Roman" w:hAnsi="Consolas" w:cs="Times New Roman"/>
          <w:color w:val="CE9178"/>
          <w:sz w:val="21"/>
          <w:szCs w:val="21"/>
          <w:lang w:eastAsia="nl-NL"/>
        </w:rPr>
        <w:t>new_password</w:t>
      </w:r>
      <w:proofErr w:type="spellEnd"/>
      <w:r w:rsidRPr="00534026">
        <w:rPr>
          <w:rFonts w:ascii="Consolas" w:eastAsia="Times New Roman" w:hAnsi="Consolas" w:cs="Times New Roman"/>
          <w:color w:val="CE9178"/>
          <w:sz w:val="21"/>
          <w:szCs w:val="21"/>
          <w:lang w:eastAsia="nl-NL"/>
        </w:rPr>
        <w:t>"</w:t>
      </w:r>
      <w:r w:rsidRPr="00534026">
        <w:rPr>
          <w:rFonts w:ascii="Consolas" w:eastAsia="Times New Roman" w:hAnsi="Consolas" w:cs="Times New Roman"/>
          <w:color w:val="CCCCCC"/>
          <w:sz w:val="21"/>
          <w:szCs w:val="21"/>
          <w:lang w:eastAsia="nl-NL"/>
        </w:rPr>
        <w:t>)</w:t>
      </w:r>
    </w:p>
    <w:p w14:paraId="2CC19538"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19864662"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569CD6"/>
          <w:sz w:val="21"/>
          <w:szCs w:val="21"/>
          <w:lang w:eastAsia="nl-NL"/>
        </w:rPr>
        <w:t>def</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DCDCAA"/>
          <w:sz w:val="21"/>
          <w:szCs w:val="21"/>
          <w:lang w:eastAsia="nl-NL"/>
        </w:rPr>
        <w:t>test_old_passwords</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proofErr w:type="spellEnd"/>
      <w:r w:rsidRPr="00534026">
        <w:rPr>
          <w:rFonts w:ascii="Consolas" w:eastAsia="Times New Roman" w:hAnsi="Consolas" w:cs="Times New Roman"/>
          <w:color w:val="CCCCCC"/>
          <w:sz w:val="21"/>
          <w:szCs w:val="21"/>
          <w:lang w:eastAsia="nl-NL"/>
        </w:rPr>
        <w:t>):</w:t>
      </w:r>
    </w:p>
    <w:p w14:paraId="4F46EA8D"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password</w:t>
      </w:r>
      <w:proofErr w:type="gramEnd"/>
      <w:r w:rsidRPr="00534026">
        <w:rPr>
          <w:rFonts w:ascii="Consolas" w:eastAsia="Times New Roman" w:hAnsi="Consolas" w:cs="Times New Roman"/>
          <w:color w:val="9CDCFE"/>
          <w:sz w:val="21"/>
          <w:szCs w:val="21"/>
          <w:lang w:eastAsia="nl-NL"/>
        </w:rPr>
        <w:t>_manager</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D4D4D4"/>
          <w:sz w:val="21"/>
          <w:szCs w:val="21"/>
          <w:lang w:eastAsia="nl-NL"/>
        </w:rPr>
        <w:t>=</w:t>
      </w:r>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4EC9B0"/>
          <w:sz w:val="21"/>
          <w:szCs w:val="21"/>
          <w:lang w:eastAsia="nl-NL"/>
        </w:rPr>
        <w:t>PasswordManager</w:t>
      </w:r>
      <w:proofErr w:type="spellEnd"/>
      <w:r w:rsidRPr="00534026">
        <w:rPr>
          <w:rFonts w:ascii="Consolas" w:eastAsia="Times New Roman" w:hAnsi="Consolas" w:cs="Times New Roman"/>
          <w:color w:val="CCCCCC"/>
          <w:sz w:val="21"/>
          <w:szCs w:val="21"/>
          <w:lang w:eastAsia="nl-NL"/>
        </w:rPr>
        <w:t>()</w:t>
      </w:r>
    </w:p>
    <w:p w14:paraId="6EA111F7"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password_manager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set</w:t>
      </w:r>
      <w:proofErr w:type="gramEnd"/>
      <w:r w:rsidRPr="00534026">
        <w:rPr>
          <w:rFonts w:ascii="Consolas" w:eastAsia="Times New Roman" w:hAnsi="Consolas" w:cs="Times New Roman"/>
          <w:color w:val="DCDCAA"/>
          <w:sz w:val="21"/>
          <w:szCs w:val="21"/>
          <w:lang w:eastAsia="nl-NL"/>
        </w:rPr>
        <w:t>_password</w:t>
      </w:r>
      <w:proofErr w:type="spellEnd"/>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CE9178"/>
          <w:sz w:val="21"/>
          <w:szCs w:val="21"/>
          <w:lang w:eastAsia="nl-NL"/>
        </w:rPr>
        <w:t>"password"</w:t>
      </w:r>
      <w:r w:rsidRPr="00534026">
        <w:rPr>
          <w:rFonts w:ascii="Consolas" w:eastAsia="Times New Roman" w:hAnsi="Consolas" w:cs="Times New Roman"/>
          <w:color w:val="CCCCCC"/>
          <w:sz w:val="21"/>
          <w:szCs w:val="21"/>
          <w:lang w:eastAsia="nl-NL"/>
        </w:rPr>
        <w:t>)</w:t>
      </w:r>
    </w:p>
    <w:p w14:paraId="343B1C67"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password_manager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set</w:t>
      </w:r>
      <w:proofErr w:type="gramEnd"/>
      <w:r w:rsidRPr="00534026">
        <w:rPr>
          <w:rFonts w:ascii="Consolas" w:eastAsia="Times New Roman" w:hAnsi="Consolas" w:cs="Times New Roman"/>
          <w:color w:val="DCDCAA"/>
          <w:sz w:val="21"/>
          <w:szCs w:val="21"/>
          <w:lang w:eastAsia="nl-NL"/>
        </w:rPr>
        <w:t>_password</w:t>
      </w:r>
      <w:proofErr w:type="spellEnd"/>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CE9178"/>
          <w:sz w:val="21"/>
          <w:szCs w:val="21"/>
          <w:lang w:eastAsia="nl-NL"/>
        </w:rPr>
        <w:t>"</w:t>
      </w:r>
      <w:proofErr w:type="spellStart"/>
      <w:r w:rsidRPr="00534026">
        <w:rPr>
          <w:rFonts w:ascii="Consolas" w:eastAsia="Times New Roman" w:hAnsi="Consolas" w:cs="Times New Roman"/>
          <w:color w:val="CE9178"/>
          <w:sz w:val="21"/>
          <w:szCs w:val="21"/>
          <w:lang w:eastAsia="nl-NL"/>
        </w:rPr>
        <w:t>new_password</w:t>
      </w:r>
      <w:proofErr w:type="spellEnd"/>
      <w:r w:rsidRPr="00534026">
        <w:rPr>
          <w:rFonts w:ascii="Consolas" w:eastAsia="Times New Roman" w:hAnsi="Consolas" w:cs="Times New Roman"/>
          <w:color w:val="CE9178"/>
          <w:sz w:val="21"/>
          <w:szCs w:val="21"/>
          <w:lang w:eastAsia="nl-NL"/>
        </w:rPr>
        <w:t>"</w:t>
      </w:r>
      <w:r w:rsidRPr="00534026">
        <w:rPr>
          <w:rFonts w:ascii="Consolas" w:eastAsia="Times New Roman" w:hAnsi="Consolas" w:cs="Times New Roman"/>
          <w:color w:val="CCCCCC"/>
          <w:sz w:val="21"/>
          <w:szCs w:val="21"/>
          <w:lang w:eastAsia="nl-NL"/>
        </w:rPr>
        <w:t>)</w:t>
      </w:r>
    </w:p>
    <w:p w14:paraId="5ABD7601"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assertEqual</w:t>
      </w:r>
      <w:proofErr w:type="spellEnd"/>
      <w:proofErr w:type="gram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password_manager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9CDCFE"/>
          <w:sz w:val="21"/>
          <w:szCs w:val="21"/>
          <w:lang w:eastAsia="nl-NL"/>
        </w:rPr>
        <w:t>old_passwords</w:t>
      </w:r>
      <w:proofErr w:type="spellEnd"/>
      <w:r w:rsidRPr="00534026">
        <w:rPr>
          <w:rFonts w:ascii="Consolas" w:eastAsia="Times New Roman" w:hAnsi="Consolas" w:cs="Times New Roman"/>
          <w:color w:val="CCCCCC"/>
          <w:sz w:val="21"/>
          <w:szCs w:val="21"/>
          <w:lang w:eastAsia="nl-NL"/>
        </w:rPr>
        <w:t>,</w:t>
      </w:r>
    </w:p>
    <w:p w14:paraId="3164F55B"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w:t>
      </w:r>
      <w:r w:rsidRPr="00534026">
        <w:rPr>
          <w:rFonts w:ascii="Consolas" w:eastAsia="Times New Roman" w:hAnsi="Consolas" w:cs="Times New Roman"/>
          <w:color w:val="CE9178"/>
          <w:sz w:val="21"/>
          <w:szCs w:val="21"/>
          <w:lang w:eastAsia="nl-NL"/>
        </w:rPr>
        <w:t>"password"</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CE9178"/>
          <w:sz w:val="21"/>
          <w:szCs w:val="21"/>
          <w:lang w:eastAsia="nl-NL"/>
        </w:rPr>
        <w:t>"</w:t>
      </w:r>
      <w:proofErr w:type="spellStart"/>
      <w:r w:rsidRPr="00534026">
        <w:rPr>
          <w:rFonts w:ascii="Consolas" w:eastAsia="Times New Roman" w:hAnsi="Consolas" w:cs="Times New Roman"/>
          <w:color w:val="CE9178"/>
          <w:sz w:val="21"/>
          <w:szCs w:val="21"/>
          <w:lang w:eastAsia="nl-NL"/>
        </w:rPr>
        <w:t>new_password</w:t>
      </w:r>
      <w:proofErr w:type="spellEnd"/>
      <w:r w:rsidRPr="00534026">
        <w:rPr>
          <w:rFonts w:ascii="Consolas" w:eastAsia="Times New Roman" w:hAnsi="Consolas" w:cs="Times New Roman"/>
          <w:color w:val="CE9178"/>
          <w:sz w:val="21"/>
          <w:szCs w:val="21"/>
          <w:lang w:eastAsia="nl-NL"/>
        </w:rPr>
        <w:t>"</w:t>
      </w:r>
      <w:r w:rsidRPr="00534026">
        <w:rPr>
          <w:rFonts w:ascii="Consolas" w:eastAsia="Times New Roman" w:hAnsi="Consolas" w:cs="Times New Roman"/>
          <w:color w:val="CCCCCC"/>
          <w:sz w:val="21"/>
          <w:szCs w:val="21"/>
          <w:lang w:eastAsia="nl-NL"/>
        </w:rPr>
        <w:t>])</w:t>
      </w:r>
    </w:p>
    <w:p w14:paraId="7DDD37EA"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roofErr w:type="spellStart"/>
      <w:proofErr w:type="gramStart"/>
      <w:r w:rsidRPr="00534026">
        <w:rPr>
          <w:rFonts w:ascii="Consolas" w:eastAsia="Times New Roman" w:hAnsi="Consolas" w:cs="Times New Roman"/>
          <w:color w:val="C586C0"/>
          <w:sz w:val="21"/>
          <w:szCs w:val="21"/>
          <w:lang w:eastAsia="nl-NL"/>
        </w:rPr>
        <w:lastRenderedPageBreak/>
        <w:t>if</w:t>
      </w:r>
      <w:proofErr w:type="spellEnd"/>
      <w:proofErr w:type="gram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9CDCFE"/>
          <w:sz w:val="21"/>
          <w:szCs w:val="21"/>
          <w:lang w:eastAsia="nl-NL"/>
        </w:rPr>
        <w:t>__name__</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D4D4D4"/>
          <w:sz w:val="21"/>
          <w:szCs w:val="21"/>
          <w:lang w:eastAsia="nl-NL"/>
        </w:rPr>
        <w:t>==</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CE9178"/>
          <w:sz w:val="21"/>
          <w:szCs w:val="21"/>
          <w:lang w:eastAsia="nl-NL"/>
        </w:rPr>
        <w:t>"__</w:t>
      </w:r>
      <w:proofErr w:type="spellStart"/>
      <w:r w:rsidRPr="00534026">
        <w:rPr>
          <w:rFonts w:ascii="Consolas" w:eastAsia="Times New Roman" w:hAnsi="Consolas" w:cs="Times New Roman"/>
          <w:color w:val="CE9178"/>
          <w:sz w:val="21"/>
          <w:szCs w:val="21"/>
          <w:lang w:eastAsia="nl-NL"/>
        </w:rPr>
        <w:t>main</w:t>
      </w:r>
      <w:proofErr w:type="spellEnd"/>
      <w:r w:rsidRPr="00534026">
        <w:rPr>
          <w:rFonts w:ascii="Consolas" w:eastAsia="Times New Roman" w:hAnsi="Consolas" w:cs="Times New Roman"/>
          <w:color w:val="CE9178"/>
          <w:sz w:val="21"/>
          <w:szCs w:val="21"/>
          <w:lang w:eastAsia="nl-NL"/>
        </w:rPr>
        <w:t>__"</w:t>
      </w:r>
      <w:r w:rsidRPr="00534026">
        <w:rPr>
          <w:rFonts w:ascii="Consolas" w:eastAsia="Times New Roman" w:hAnsi="Consolas" w:cs="Times New Roman"/>
          <w:color w:val="CCCCCC"/>
          <w:sz w:val="21"/>
          <w:szCs w:val="21"/>
          <w:lang w:eastAsia="nl-NL"/>
        </w:rPr>
        <w:t>:</w:t>
      </w:r>
    </w:p>
    <w:p w14:paraId="2AB70146"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main</w:t>
      </w:r>
      <w:proofErr w:type="spellEnd"/>
      <w:r w:rsidRPr="00534026">
        <w:rPr>
          <w:rFonts w:ascii="Consolas" w:eastAsia="Times New Roman" w:hAnsi="Consolas" w:cs="Times New Roman"/>
          <w:color w:val="CCCCCC"/>
          <w:sz w:val="21"/>
          <w:szCs w:val="21"/>
          <w:lang w:eastAsia="nl-NL"/>
        </w:rPr>
        <w:t>(</w:t>
      </w:r>
      <w:proofErr w:type="gramEnd"/>
      <w:r w:rsidRPr="00534026">
        <w:rPr>
          <w:rFonts w:ascii="Consolas" w:eastAsia="Times New Roman" w:hAnsi="Consolas" w:cs="Times New Roman"/>
          <w:color w:val="CCCCCC"/>
          <w:sz w:val="21"/>
          <w:szCs w:val="21"/>
          <w:lang w:eastAsia="nl-NL"/>
        </w:rPr>
        <w:t>)</w:t>
      </w:r>
    </w:p>
    <w:p w14:paraId="49B8983F"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66687E5F" w14:textId="49B57D1B" w:rsidR="00317CC8" w:rsidRDefault="00317CC8">
      <w:pPr>
        <w:spacing w:after="160" w:line="259" w:lineRule="auto"/>
        <w:rPr>
          <w:rFonts w:cstheme="minorHAnsi"/>
        </w:rPr>
      </w:pPr>
    </w:p>
    <w:p w14:paraId="18BD1B7E" w14:textId="29D47722" w:rsidR="00DC3C88" w:rsidRPr="00EF52DC" w:rsidRDefault="00534026" w:rsidP="00534026">
      <w:pPr>
        <w:rPr>
          <w:rFonts w:cstheme="minorHAnsi"/>
          <w:b/>
          <w:bCs/>
        </w:rPr>
      </w:pPr>
      <w:r w:rsidRPr="00EF52DC">
        <w:rPr>
          <w:rFonts w:cstheme="minorHAnsi"/>
          <w:b/>
          <w:bCs/>
        </w:rPr>
        <w:t xml:space="preserve">Unit tests voor </w:t>
      </w:r>
      <w:hyperlink r:id="rId31" w:history="1">
        <w:r w:rsidRPr="00EF52DC">
          <w:rPr>
            <w:rStyle w:val="Hyperlink"/>
            <w:rFonts w:cstheme="minorHAnsi"/>
            <w:b/>
            <w:bCs/>
          </w:rPr>
          <w:t xml:space="preserve">A3W09P4 - </w:t>
        </w:r>
        <w:proofErr w:type="spellStart"/>
        <w:r w:rsidRPr="00EF52DC">
          <w:rPr>
            <w:rStyle w:val="Hyperlink"/>
            <w:rFonts w:cstheme="minorHAnsi"/>
            <w:b/>
            <w:bCs/>
          </w:rPr>
          <w:t>Distance</w:t>
        </w:r>
        <w:proofErr w:type="spellEnd"/>
        <w:r w:rsidRPr="00EF52DC">
          <w:rPr>
            <w:rStyle w:val="Hyperlink"/>
            <w:rFonts w:cstheme="minorHAnsi"/>
            <w:b/>
            <w:bCs/>
          </w:rPr>
          <w:t xml:space="preserve"> Converter</w:t>
        </w:r>
      </w:hyperlink>
    </w:p>
    <w:p w14:paraId="22D78E76"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roofErr w:type="spellStart"/>
      <w:proofErr w:type="gramStart"/>
      <w:r w:rsidRPr="00534026">
        <w:rPr>
          <w:rFonts w:ascii="Consolas" w:eastAsia="Times New Roman" w:hAnsi="Consolas" w:cs="Times New Roman"/>
          <w:color w:val="C586C0"/>
          <w:sz w:val="21"/>
          <w:szCs w:val="21"/>
          <w:lang w:eastAsia="nl-NL"/>
        </w:rPr>
        <w:t>from</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4EC9B0"/>
          <w:sz w:val="21"/>
          <w:szCs w:val="21"/>
          <w:lang w:eastAsia="nl-NL"/>
        </w:rPr>
        <w:t>distanceconverter</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C586C0"/>
          <w:sz w:val="21"/>
          <w:szCs w:val="21"/>
          <w:lang w:eastAsia="nl-NL"/>
        </w:rPr>
        <w:t>import</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4EC9B0"/>
          <w:sz w:val="21"/>
          <w:szCs w:val="21"/>
          <w:lang w:eastAsia="nl-NL"/>
        </w:rPr>
        <w:t>Converter</w:t>
      </w:r>
    </w:p>
    <w:p w14:paraId="6A1A2A40" w14:textId="1C967177" w:rsidR="00534026" w:rsidRDefault="00534026" w:rsidP="00DC3C88">
      <w:pPr>
        <w:shd w:val="clear" w:color="auto" w:fill="1F1F1F"/>
        <w:spacing w:line="285" w:lineRule="atLeast"/>
        <w:rPr>
          <w:rFonts w:ascii="Consolas" w:eastAsia="Times New Roman" w:hAnsi="Consolas" w:cs="Times New Roman"/>
          <w:color w:val="CCCCCC"/>
          <w:sz w:val="21"/>
          <w:szCs w:val="21"/>
          <w:lang w:eastAsia="nl-NL"/>
        </w:rPr>
      </w:pPr>
      <w:proofErr w:type="spellStart"/>
      <w:proofErr w:type="gramStart"/>
      <w:r w:rsidRPr="00534026">
        <w:rPr>
          <w:rFonts w:ascii="Consolas" w:eastAsia="Times New Roman" w:hAnsi="Consolas" w:cs="Times New Roman"/>
          <w:color w:val="C586C0"/>
          <w:sz w:val="21"/>
          <w:szCs w:val="21"/>
          <w:lang w:eastAsia="nl-NL"/>
        </w:rPr>
        <w:t>from</w:t>
      </w:r>
      <w:proofErr w:type="spellEnd"/>
      <w:proofErr w:type="gram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4EC9B0"/>
          <w:sz w:val="21"/>
          <w:szCs w:val="21"/>
          <w:lang w:eastAsia="nl-NL"/>
        </w:rPr>
        <w:t>unittest</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C586C0"/>
          <w:sz w:val="21"/>
          <w:szCs w:val="21"/>
          <w:lang w:eastAsia="nl-NL"/>
        </w:rPr>
        <w:t>import</w:t>
      </w:r>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4EC9B0"/>
          <w:sz w:val="21"/>
          <w:szCs w:val="21"/>
          <w:lang w:eastAsia="nl-NL"/>
        </w:rPr>
        <w:t>TestCase</w:t>
      </w:r>
      <w:proofErr w:type="spell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9CDCFE"/>
          <w:sz w:val="21"/>
          <w:szCs w:val="21"/>
          <w:lang w:eastAsia="nl-NL"/>
        </w:rPr>
        <w:t>main</w:t>
      </w:r>
      <w:proofErr w:type="spellEnd"/>
    </w:p>
    <w:p w14:paraId="509C0B2F" w14:textId="77777777" w:rsidR="00DC3C88" w:rsidRPr="00534026" w:rsidRDefault="00DC3C88" w:rsidP="00DC3C88">
      <w:pPr>
        <w:shd w:val="clear" w:color="auto" w:fill="1F1F1F"/>
        <w:spacing w:line="285" w:lineRule="atLeast"/>
        <w:rPr>
          <w:rFonts w:ascii="Consolas" w:eastAsia="Times New Roman" w:hAnsi="Consolas" w:cs="Times New Roman"/>
          <w:color w:val="CCCCCC"/>
          <w:sz w:val="21"/>
          <w:szCs w:val="21"/>
          <w:lang w:eastAsia="nl-NL"/>
        </w:rPr>
      </w:pPr>
    </w:p>
    <w:p w14:paraId="08D3BAF6"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roofErr w:type="gramStart"/>
      <w:r w:rsidRPr="00534026">
        <w:rPr>
          <w:rFonts w:ascii="Consolas" w:eastAsia="Times New Roman" w:hAnsi="Consolas" w:cs="Times New Roman"/>
          <w:color w:val="569CD6"/>
          <w:sz w:val="21"/>
          <w:szCs w:val="21"/>
          <w:lang w:eastAsia="nl-NL"/>
        </w:rPr>
        <w:t>class</w:t>
      </w:r>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4EC9B0"/>
          <w:sz w:val="21"/>
          <w:szCs w:val="21"/>
          <w:lang w:eastAsia="nl-NL"/>
        </w:rPr>
        <w:t>TestDistanceConverter</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4EC9B0"/>
          <w:sz w:val="21"/>
          <w:szCs w:val="21"/>
          <w:lang w:eastAsia="nl-NL"/>
        </w:rPr>
        <w:t>TestCase</w:t>
      </w:r>
      <w:proofErr w:type="spellEnd"/>
      <w:r w:rsidRPr="00534026">
        <w:rPr>
          <w:rFonts w:ascii="Consolas" w:eastAsia="Times New Roman" w:hAnsi="Consolas" w:cs="Times New Roman"/>
          <w:color w:val="CCCCCC"/>
          <w:sz w:val="21"/>
          <w:szCs w:val="21"/>
          <w:lang w:eastAsia="nl-NL"/>
        </w:rPr>
        <w:t>):</w:t>
      </w:r>
    </w:p>
    <w:p w14:paraId="3DB81D73"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gramStart"/>
      <w:r w:rsidRPr="00534026">
        <w:rPr>
          <w:rFonts w:ascii="Consolas" w:eastAsia="Times New Roman" w:hAnsi="Consolas" w:cs="Times New Roman"/>
          <w:color w:val="9CDCFE"/>
          <w:sz w:val="21"/>
          <w:szCs w:val="21"/>
          <w:lang w:eastAsia="nl-NL"/>
        </w:rPr>
        <w:t>converter</w:t>
      </w:r>
      <w:proofErr w:type="gram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D4D4D4"/>
          <w:sz w:val="21"/>
          <w:szCs w:val="21"/>
          <w:lang w:eastAsia="nl-NL"/>
        </w:rPr>
        <w:t>=</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4EC9B0"/>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B5CEA8"/>
          <w:sz w:val="21"/>
          <w:szCs w:val="21"/>
          <w:lang w:eastAsia="nl-NL"/>
        </w:rPr>
        <w:t>9</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CE9178"/>
          <w:sz w:val="21"/>
          <w:szCs w:val="21"/>
          <w:lang w:eastAsia="nl-NL"/>
        </w:rPr>
        <w:t>"inches"</w:t>
      </w:r>
      <w:r w:rsidRPr="00534026">
        <w:rPr>
          <w:rFonts w:ascii="Consolas" w:eastAsia="Times New Roman" w:hAnsi="Consolas" w:cs="Times New Roman"/>
          <w:color w:val="CCCCCC"/>
          <w:sz w:val="21"/>
          <w:szCs w:val="21"/>
          <w:lang w:eastAsia="nl-NL"/>
        </w:rPr>
        <w:t>)</w:t>
      </w:r>
    </w:p>
    <w:p w14:paraId="5B4E9373"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707B9856"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569CD6"/>
          <w:sz w:val="21"/>
          <w:szCs w:val="21"/>
          <w:lang w:eastAsia="nl-NL"/>
        </w:rPr>
        <w:t>def</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DCDCAA"/>
          <w:sz w:val="21"/>
          <w:szCs w:val="21"/>
          <w:lang w:eastAsia="nl-NL"/>
        </w:rPr>
        <w:t>test_inches</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proofErr w:type="spellEnd"/>
      <w:r w:rsidRPr="00534026">
        <w:rPr>
          <w:rFonts w:ascii="Consolas" w:eastAsia="Times New Roman" w:hAnsi="Consolas" w:cs="Times New Roman"/>
          <w:color w:val="CCCCCC"/>
          <w:sz w:val="21"/>
          <w:szCs w:val="21"/>
          <w:lang w:eastAsia="nl-NL"/>
        </w:rPr>
        <w:t>):</w:t>
      </w:r>
    </w:p>
    <w:p w14:paraId="50901B38"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assertEqual</w:t>
      </w:r>
      <w:proofErr w:type="spellEnd"/>
      <w:proofErr w:type="gram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9CDCFE"/>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inches</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B5CEA8"/>
          <w:sz w:val="21"/>
          <w:szCs w:val="21"/>
          <w:lang w:eastAsia="nl-NL"/>
        </w:rPr>
        <w:t>9</w:t>
      </w:r>
      <w:r w:rsidRPr="00534026">
        <w:rPr>
          <w:rFonts w:ascii="Consolas" w:eastAsia="Times New Roman" w:hAnsi="Consolas" w:cs="Times New Roman"/>
          <w:color w:val="CCCCCC"/>
          <w:sz w:val="21"/>
          <w:szCs w:val="21"/>
          <w:lang w:eastAsia="nl-NL"/>
        </w:rPr>
        <w:t>)</w:t>
      </w:r>
    </w:p>
    <w:p w14:paraId="43711679"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647805B5"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569CD6"/>
          <w:sz w:val="21"/>
          <w:szCs w:val="21"/>
          <w:lang w:eastAsia="nl-NL"/>
        </w:rPr>
        <w:t>def</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DCDCAA"/>
          <w:sz w:val="21"/>
          <w:szCs w:val="21"/>
          <w:lang w:eastAsia="nl-NL"/>
        </w:rPr>
        <w:t>test_feet</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proofErr w:type="spellEnd"/>
      <w:r w:rsidRPr="00534026">
        <w:rPr>
          <w:rFonts w:ascii="Consolas" w:eastAsia="Times New Roman" w:hAnsi="Consolas" w:cs="Times New Roman"/>
          <w:color w:val="CCCCCC"/>
          <w:sz w:val="21"/>
          <w:szCs w:val="21"/>
          <w:lang w:eastAsia="nl-NL"/>
        </w:rPr>
        <w:t>):</w:t>
      </w:r>
    </w:p>
    <w:p w14:paraId="6B7FE437"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assertEqual</w:t>
      </w:r>
      <w:proofErr w:type="spellEnd"/>
      <w:proofErr w:type="gram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9CDCFE"/>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feet</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B5CEA8"/>
          <w:sz w:val="21"/>
          <w:szCs w:val="21"/>
          <w:lang w:eastAsia="nl-NL"/>
        </w:rPr>
        <w:t>0.75</w:t>
      </w:r>
      <w:r w:rsidRPr="00534026">
        <w:rPr>
          <w:rFonts w:ascii="Consolas" w:eastAsia="Times New Roman" w:hAnsi="Consolas" w:cs="Times New Roman"/>
          <w:color w:val="CCCCCC"/>
          <w:sz w:val="21"/>
          <w:szCs w:val="21"/>
          <w:lang w:eastAsia="nl-NL"/>
        </w:rPr>
        <w:t>)</w:t>
      </w:r>
    </w:p>
    <w:p w14:paraId="24630EAA"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07364CD4"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569CD6"/>
          <w:sz w:val="21"/>
          <w:szCs w:val="21"/>
          <w:lang w:eastAsia="nl-NL"/>
        </w:rPr>
        <w:t>def</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DCDCAA"/>
          <w:sz w:val="21"/>
          <w:szCs w:val="21"/>
          <w:lang w:eastAsia="nl-NL"/>
        </w:rPr>
        <w:t>test_yards</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proofErr w:type="spellEnd"/>
      <w:r w:rsidRPr="00534026">
        <w:rPr>
          <w:rFonts w:ascii="Consolas" w:eastAsia="Times New Roman" w:hAnsi="Consolas" w:cs="Times New Roman"/>
          <w:color w:val="CCCCCC"/>
          <w:sz w:val="21"/>
          <w:szCs w:val="21"/>
          <w:lang w:eastAsia="nl-NL"/>
        </w:rPr>
        <w:t>):</w:t>
      </w:r>
    </w:p>
    <w:p w14:paraId="492E15EA"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assertEqual</w:t>
      </w:r>
      <w:proofErr w:type="spellEnd"/>
      <w:proofErr w:type="gram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9CDCFE"/>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yards</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B5CEA8"/>
          <w:sz w:val="21"/>
          <w:szCs w:val="21"/>
          <w:lang w:eastAsia="nl-NL"/>
        </w:rPr>
        <w:t>0.25</w:t>
      </w:r>
      <w:r w:rsidRPr="00534026">
        <w:rPr>
          <w:rFonts w:ascii="Consolas" w:eastAsia="Times New Roman" w:hAnsi="Consolas" w:cs="Times New Roman"/>
          <w:color w:val="CCCCCC"/>
          <w:sz w:val="21"/>
          <w:szCs w:val="21"/>
          <w:lang w:eastAsia="nl-NL"/>
        </w:rPr>
        <w:t>)</w:t>
      </w:r>
    </w:p>
    <w:p w14:paraId="080B94FE"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3F5F85BA"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569CD6"/>
          <w:sz w:val="21"/>
          <w:szCs w:val="21"/>
          <w:lang w:eastAsia="nl-NL"/>
        </w:rPr>
        <w:t>def</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DCDCAA"/>
          <w:sz w:val="21"/>
          <w:szCs w:val="21"/>
          <w:lang w:eastAsia="nl-NL"/>
        </w:rPr>
        <w:t>test_miles</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proofErr w:type="spellEnd"/>
      <w:r w:rsidRPr="00534026">
        <w:rPr>
          <w:rFonts w:ascii="Consolas" w:eastAsia="Times New Roman" w:hAnsi="Consolas" w:cs="Times New Roman"/>
          <w:color w:val="CCCCCC"/>
          <w:sz w:val="21"/>
          <w:szCs w:val="21"/>
          <w:lang w:eastAsia="nl-NL"/>
        </w:rPr>
        <w:t>):</w:t>
      </w:r>
    </w:p>
    <w:p w14:paraId="4E9A05EA"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assertEqual</w:t>
      </w:r>
      <w:proofErr w:type="spellEnd"/>
      <w:proofErr w:type="gram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DCDCAA"/>
          <w:sz w:val="21"/>
          <w:szCs w:val="21"/>
          <w:lang w:eastAsia="nl-NL"/>
        </w:rPr>
        <w:t>round</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9CDCFE"/>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miles</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B5CEA8"/>
          <w:sz w:val="21"/>
          <w:szCs w:val="21"/>
          <w:lang w:eastAsia="nl-NL"/>
        </w:rPr>
        <w:t>9</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B5CEA8"/>
          <w:sz w:val="21"/>
          <w:szCs w:val="21"/>
          <w:lang w:eastAsia="nl-NL"/>
        </w:rPr>
        <w:t>0.000142045</w:t>
      </w:r>
      <w:r w:rsidRPr="00534026">
        <w:rPr>
          <w:rFonts w:ascii="Consolas" w:eastAsia="Times New Roman" w:hAnsi="Consolas" w:cs="Times New Roman"/>
          <w:color w:val="CCCCCC"/>
          <w:sz w:val="21"/>
          <w:szCs w:val="21"/>
          <w:lang w:eastAsia="nl-NL"/>
        </w:rPr>
        <w:t>)</w:t>
      </w:r>
    </w:p>
    <w:p w14:paraId="05E1B794"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3F4C6CE0"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569CD6"/>
          <w:sz w:val="21"/>
          <w:szCs w:val="21"/>
          <w:lang w:eastAsia="nl-NL"/>
        </w:rPr>
        <w:t>def</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DCDCAA"/>
          <w:sz w:val="21"/>
          <w:szCs w:val="21"/>
          <w:lang w:eastAsia="nl-NL"/>
        </w:rPr>
        <w:t>test_kilometers</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proofErr w:type="spellEnd"/>
      <w:r w:rsidRPr="00534026">
        <w:rPr>
          <w:rFonts w:ascii="Consolas" w:eastAsia="Times New Roman" w:hAnsi="Consolas" w:cs="Times New Roman"/>
          <w:color w:val="CCCCCC"/>
          <w:sz w:val="21"/>
          <w:szCs w:val="21"/>
          <w:lang w:eastAsia="nl-NL"/>
        </w:rPr>
        <w:t>):</w:t>
      </w:r>
    </w:p>
    <w:p w14:paraId="71F9AB7B"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assertEqual</w:t>
      </w:r>
      <w:proofErr w:type="spellEnd"/>
      <w:proofErr w:type="gram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9CDCFE"/>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kilometers</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B5CEA8"/>
          <w:sz w:val="21"/>
          <w:szCs w:val="21"/>
          <w:lang w:eastAsia="nl-NL"/>
        </w:rPr>
        <w:t>0.0002286</w:t>
      </w:r>
      <w:r w:rsidRPr="00534026">
        <w:rPr>
          <w:rFonts w:ascii="Consolas" w:eastAsia="Times New Roman" w:hAnsi="Consolas" w:cs="Times New Roman"/>
          <w:color w:val="CCCCCC"/>
          <w:sz w:val="21"/>
          <w:szCs w:val="21"/>
          <w:lang w:eastAsia="nl-NL"/>
        </w:rPr>
        <w:t>)</w:t>
      </w:r>
    </w:p>
    <w:p w14:paraId="12349349"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060305E7"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569CD6"/>
          <w:sz w:val="21"/>
          <w:szCs w:val="21"/>
          <w:lang w:eastAsia="nl-NL"/>
        </w:rPr>
        <w:t>def</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DCDCAA"/>
          <w:sz w:val="21"/>
          <w:szCs w:val="21"/>
          <w:lang w:eastAsia="nl-NL"/>
        </w:rPr>
        <w:t>test_meters</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proofErr w:type="spellEnd"/>
      <w:r w:rsidRPr="00534026">
        <w:rPr>
          <w:rFonts w:ascii="Consolas" w:eastAsia="Times New Roman" w:hAnsi="Consolas" w:cs="Times New Roman"/>
          <w:color w:val="CCCCCC"/>
          <w:sz w:val="21"/>
          <w:szCs w:val="21"/>
          <w:lang w:eastAsia="nl-NL"/>
        </w:rPr>
        <w:t>):</w:t>
      </w:r>
    </w:p>
    <w:p w14:paraId="3D06331A"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assertEqual</w:t>
      </w:r>
      <w:proofErr w:type="spellEnd"/>
      <w:proofErr w:type="gram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9CDCFE"/>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meters</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B5CEA8"/>
          <w:sz w:val="21"/>
          <w:szCs w:val="21"/>
          <w:lang w:eastAsia="nl-NL"/>
        </w:rPr>
        <w:t>0.2286</w:t>
      </w:r>
      <w:r w:rsidRPr="00534026">
        <w:rPr>
          <w:rFonts w:ascii="Consolas" w:eastAsia="Times New Roman" w:hAnsi="Consolas" w:cs="Times New Roman"/>
          <w:color w:val="CCCCCC"/>
          <w:sz w:val="21"/>
          <w:szCs w:val="21"/>
          <w:lang w:eastAsia="nl-NL"/>
        </w:rPr>
        <w:t>)</w:t>
      </w:r>
    </w:p>
    <w:p w14:paraId="31E35186"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78BB5CCA"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569CD6"/>
          <w:sz w:val="21"/>
          <w:szCs w:val="21"/>
          <w:lang w:eastAsia="nl-NL"/>
        </w:rPr>
        <w:t>def</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DCDCAA"/>
          <w:sz w:val="21"/>
          <w:szCs w:val="21"/>
          <w:lang w:eastAsia="nl-NL"/>
        </w:rPr>
        <w:t>test_centimeters</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proofErr w:type="spellEnd"/>
      <w:r w:rsidRPr="00534026">
        <w:rPr>
          <w:rFonts w:ascii="Consolas" w:eastAsia="Times New Roman" w:hAnsi="Consolas" w:cs="Times New Roman"/>
          <w:color w:val="CCCCCC"/>
          <w:sz w:val="21"/>
          <w:szCs w:val="21"/>
          <w:lang w:eastAsia="nl-NL"/>
        </w:rPr>
        <w:t>):</w:t>
      </w:r>
    </w:p>
    <w:p w14:paraId="46E3ACCA"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assertEqual</w:t>
      </w:r>
      <w:proofErr w:type="spellEnd"/>
      <w:proofErr w:type="gram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9CDCFE"/>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centimeters</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B5CEA8"/>
          <w:sz w:val="21"/>
          <w:szCs w:val="21"/>
          <w:lang w:eastAsia="nl-NL"/>
        </w:rPr>
        <w:t>22.86</w:t>
      </w:r>
      <w:r w:rsidRPr="00534026">
        <w:rPr>
          <w:rFonts w:ascii="Consolas" w:eastAsia="Times New Roman" w:hAnsi="Consolas" w:cs="Times New Roman"/>
          <w:color w:val="CCCCCC"/>
          <w:sz w:val="21"/>
          <w:szCs w:val="21"/>
          <w:lang w:eastAsia="nl-NL"/>
        </w:rPr>
        <w:t>)</w:t>
      </w:r>
    </w:p>
    <w:p w14:paraId="2768A185"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74092083"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569CD6"/>
          <w:sz w:val="21"/>
          <w:szCs w:val="21"/>
          <w:lang w:eastAsia="nl-NL"/>
        </w:rPr>
        <w:t>def</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DCDCAA"/>
          <w:sz w:val="21"/>
          <w:szCs w:val="21"/>
          <w:lang w:eastAsia="nl-NL"/>
        </w:rPr>
        <w:t>test_millimeters</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proofErr w:type="spellEnd"/>
      <w:r w:rsidRPr="00534026">
        <w:rPr>
          <w:rFonts w:ascii="Consolas" w:eastAsia="Times New Roman" w:hAnsi="Consolas" w:cs="Times New Roman"/>
          <w:color w:val="CCCCCC"/>
          <w:sz w:val="21"/>
          <w:szCs w:val="21"/>
          <w:lang w:eastAsia="nl-NL"/>
        </w:rPr>
        <w:t>):</w:t>
      </w:r>
    </w:p>
    <w:p w14:paraId="1D314072"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assertEqual</w:t>
      </w:r>
      <w:proofErr w:type="spellEnd"/>
      <w:proofErr w:type="gram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9CDCFE"/>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millimeters</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B5CEA8"/>
          <w:sz w:val="21"/>
          <w:szCs w:val="21"/>
          <w:lang w:eastAsia="nl-NL"/>
        </w:rPr>
        <w:t>228.6</w:t>
      </w:r>
      <w:r w:rsidRPr="00534026">
        <w:rPr>
          <w:rFonts w:ascii="Consolas" w:eastAsia="Times New Roman" w:hAnsi="Consolas" w:cs="Times New Roman"/>
          <w:color w:val="CCCCCC"/>
          <w:sz w:val="21"/>
          <w:szCs w:val="21"/>
          <w:lang w:eastAsia="nl-NL"/>
        </w:rPr>
        <w:t>)</w:t>
      </w:r>
    </w:p>
    <w:p w14:paraId="05821CD3"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6B988219"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569CD6"/>
          <w:sz w:val="21"/>
          <w:szCs w:val="21"/>
          <w:lang w:eastAsia="nl-NL"/>
        </w:rPr>
        <w:t>def</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DCDCAA"/>
          <w:sz w:val="21"/>
          <w:szCs w:val="21"/>
          <w:lang w:eastAsia="nl-NL"/>
        </w:rPr>
        <w:t>test_default_feet</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proofErr w:type="spellEnd"/>
      <w:r w:rsidRPr="00534026">
        <w:rPr>
          <w:rFonts w:ascii="Consolas" w:eastAsia="Times New Roman" w:hAnsi="Consolas" w:cs="Times New Roman"/>
          <w:color w:val="CCCCCC"/>
          <w:sz w:val="21"/>
          <w:szCs w:val="21"/>
          <w:lang w:eastAsia="nl-NL"/>
        </w:rPr>
        <w:t>):</w:t>
      </w:r>
    </w:p>
    <w:p w14:paraId="54C3E2CE"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gramStart"/>
      <w:r w:rsidRPr="00534026">
        <w:rPr>
          <w:rFonts w:ascii="Consolas" w:eastAsia="Times New Roman" w:hAnsi="Consolas" w:cs="Times New Roman"/>
          <w:color w:val="9CDCFE"/>
          <w:sz w:val="21"/>
          <w:szCs w:val="21"/>
          <w:lang w:eastAsia="nl-NL"/>
        </w:rPr>
        <w:t>converter</w:t>
      </w:r>
      <w:proofErr w:type="gram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D4D4D4"/>
          <w:sz w:val="21"/>
          <w:szCs w:val="21"/>
          <w:lang w:eastAsia="nl-NL"/>
        </w:rPr>
        <w:t>=</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4EC9B0"/>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B5CEA8"/>
          <w:sz w:val="21"/>
          <w:szCs w:val="21"/>
          <w:lang w:eastAsia="nl-NL"/>
        </w:rPr>
        <w:t>9</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CE9178"/>
          <w:sz w:val="21"/>
          <w:szCs w:val="21"/>
          <w:lang w:eastAsia="nl-NL"/>
        </w:rPr>
        <w:t>"</w:t>
      </w:r>
      <w:proofErr w:type="spellStart"/>
      <w:r w:rsidRPr="00534026">
        <w:rPr>
          <w:rFonts w:ascii="Consolas" w:eastAsia="Times New Roman" w:hAnsi="Consolas" w:cs="Times New Roman"/>
          <w:color w:val="CE9178"/>
          <w:sz w:val="21"/>
          <w:szCs w:val="21"/>
          <w:lang w:eastAsia="nl-NL"/>
        </w:rPr>
        <w:t>feet</w:t>
      </w:r>
      <w:proofErr w:type="spellEnd"/>
      <w:r w:rsidRPr="00534026">
        <w:rPr>
          <w:rFonts w:ascii="Consolas" w:eastAsia="Times New Roman" w:hAnsi="Consolas" w:cs="Times New Roman"/>
          <w:color w:val="CE9178"/>
          <w:sz w:val="21"/>
          <w:szCs w:val="21"/>
          <w:lang w:eastAsia="nl-NL"/>
        </w:rPr>
        <w:t>"</w:t>
      </w:r>
      <w:r w:rsidRPr="00534026">
        <w:rPr>
          <w:rFonts w:ascii="Consolas" w:eastAsia="Times New Roman" w:hAnsi="Consolas" w:cs="Times New Roman"/>
          <w:color w:val="CCCCCC"/>
          <w:sz w:val="21"/>
          <w:szCs w:val="21"/>
          <w:lang w:eastAsia="nl-NL"/>
        </w:rPr>
        <w:t>)</w:t>
      </w:r>
    </w:p>
    <w:p w14:paraId="79E0DE10"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assertEqual</w:t>
      </w:r>
      <w:proofErr w:type="spellEnd"/>
      <w:proofErr w:type="gram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DCDCAA"/>
          <w:sz w:val="21"/>
          <w:szCs w:val="21"/>
          <w:lang w:eastAsia="nl-NL"/>
        </w:rPr>
        <w:t>round</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meters</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B5CEA8"/>
          <w:sz w:val="21"/>
          <w:szCs w:val="21"/>
          <w:lang w:eastAsia="nl-NL"/>
        </w:rPr>
        <w:t>4</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B5CEA8"/>
          <w:sz w:val="21"/>
          <w:szCs w:val="21"/>
          <w:lang w:eastAsia="nl-NL"/>
        </w:rPr>
        <w:t>2.7432</w:t>
      </w:r>
      <w:r w:rsidRPr="00534026">
        <w:rPr>
          <w:rFonts w:ascii="Consolas" w:eastAsia="Times New Roman" w:hAnsi="Consolas" w:cs="Times New Roman"/>
          <w:color w:val="CCCCCC"/>
          <w:sz w:val="21"/>
          <w:szCs w:val="21"/>
          <w:lang w:eastAsia="nl-NL"/>
        </w:rPr>
        <w:t>)</w:t>
      </w:r>
    </w:p>
    <w:p w14:paraId="42B3F4DD"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0CC58F3D"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569CD6"/>
          <w:sz w:val="21"/>
          <w:szCs w:val="21"/>
          <w:lang w:eastAsia="nl-NL"/>
        </w:rPr>
        <w:t>def</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DCDCAA"/>
          <w:sz w:val="21"/>
          <w:szCs w:val="21"/>
          <w:lang w:eastAsia="nl-NL"/>
        </w:rPr>
        <w:t>test_default_yards</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proofErr w:type="spellEnd"/>
      <w:r w:rsidRPr="00534026">
        <w:rPr>
          <w:rFonts w:ascii="Consolas" w:eastAsia="Times New Roman" w:hAnsi="Consolas" w:cs="Times New Roman"/>
          <w:color w:val="CCCCCC"/>
          <w:sz w:val="21"/>
          <w:szCs w:val="21"/>
          <w:lang w:eastAsia="nl-NL"/>
        </w:rPr>
        <w:t>):</w:t>
      </w:r>
    </w:p>
    <w:p w14:paraId="1214DF8B"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gramStart"/>
      <w:r w:rsidRPr="00534026">
        <w:rPr>
          <w:rFonts w:ascii="Consolas" w:eastAsia="Times New Roman" w:hAnsi="Consolas" w:cs="Times New Roman"/>
          <w:color w:val="9CDCFE"/>
          <w:sz w:val="21"/>
          <w:szCs w:val="21"/>
          <w:lang w:eastAsia="nl-NL"/>
        </w:rPr>
        <w:t>converter</w:t>
      </w:r>
      <w:proofErr w:type="gram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D4D4D4"/>
          <w:sz w:val="21"/>
          <w:szCs w:val="21"/>
          <w:lang w:eastAsia="nl-NL"/>
        </w:rPr>
        <w:t>=</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4EC9B0"/>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B5CEA8"/>
          <w:sz w:val="21"/>
          <w:szCs w:val="21"/>
          <w:lang w:eastAsia="nl-NL"/>
        </w:rPr>
        <w:t>9</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CE9178"/>
          <w:sz w:val="21"/>
          <w:szCs w:val="21"/>
          <w:lang w:eastAsia="nl-NL"/>
        </w:rPr>
        <w:t>"yards"</w:t>
      </w:r>
      <w:r w:rsidRPr="00534026">
        <w:rPr>
          <w:rFonts w:ascii="Consolas" w:eastAsia="Times New Roman" w:hAnsi="Consolas" w:cs="Times New Roman"/>
          <w:color w:val="CCCCCC"/>
          <w:sz w:val="21"/>
          <w:szCs w:val="21"/>
          <w:lang w:eastAsia="nl-NL"/>
        </w:rPr>
        <w:t>)</w:t>
      </w:r>
    </w:p>
    <w:p w14:paraId="45D09CCE"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assertEqual</w:t>
      </w:r>
      <w:proofErr w:type="spellEnd"/>
      <w:proofErr w:type="gram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meters</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B5CEA8"/>
          <w:sz w:val="21"/>
          <w:szCs w:val="21"/>
          <w:lang w:eastAsia="nl-NL"/>
        </w:rPr>
        <w:t>8.2296</w:t>
      </w:r>
      <w:r w:rsidRPr="00534026">
        <w:rPr>
          <w:rFonts w:ascii="Consolas" w:eastAsia="Times New Roman" w:hAnsi="Consolas" w:cs="Times New Roman"/>
          <w:color w:val="CCCCCC"/>
          <w:sz w:val="21"/>
          <w:szCs w:val="21"/>
          <w:lang w:eastAsia="nl-NL"/>
        </w:rPr>
        <w:t>)</w:t>
      </w:r>
    </w:p>
    <w:p w14:paraId="6F1C6559"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2F68F15B"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569CD6"/>
          <w:sz w:val="21"/>
          <w:szCs w:val="21"/>
          <w:lang w:eastAsia="nl-NL"/>
        </w:rPr>
        <w:t>def</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DCDCAA"/>
          <w:sz w:val="21"/>
          <w:szCs w:val="21"/>
          <w:lang w:eastAsia="nl-NL"/>
        </w:rPr>
        <w:t>test_default_miles</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proofErr w:type="spellEnd"/>
      <w:r w:rsidRPr="00534026">
        <w:rPr>
          <w:rFonts w:ascii="Consolas" w:eastAsia="Times New Roman" w:hAnsi="Consolas" w:cs="Times New Roman"/>
          <w:color w:val="CCCCCC"/>
          <w:sz w:val="21"/>
          <w:szCs w:val="21"/>
          <w:lang w:eastAsia="nl-NL"/>
        </w:rPr>
        <w:t>):</w:t>
      </w:r>
    </w:p>
    <w:p w14:paraId="68000ACB"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gramStart"/>
      <w:r w:rsidRPr="00534026">
        <w:rPr>
          <w:rFonts w:ascii="Consolas" w:eastAsia="Times New Roman" w:hAnsi="Consolas" w:cs="Times New Roman"/>
          <w:color w:val="9CDCFE"/>
          <w:sz w:val="21"/>
          <w:szCs w:val="21"/>
          <w:lang w:eastAsia="nl-NL"/>
        </w:rPr>
        <w:t>converter</w:t>
      </w:r>
      <w:proofErr w:type="gram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D4D4D4"/>
          <w:sz w:val="21"/>
          <w:szCs w:val="21"/>
          <w:lang w:eastAsia="nl-NL"/>
        </w:rPr>
        <w:t>=</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4EC9B0"/>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B5CEA8"/>
          <w:sz w:val="21"/>
          <w:szCs w:val="21"/>
          <w:lang w:eastAsia="nl-NL"/>
        </w:rPr>
        <w:t>9</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CE9178"/>
          <w:sz w:val="21"/>
          <w:szCs w:val="21"/>
          <w:lang w:eastAsia="nl-NL"/>
        </w:rPr>
        <w:t>"</w:t>
      </w:r>
      <w:proofErr w:type="spellStart"/>
      <w:r w:rsidRPr="00534026">
        <w:rPr>
          <w:rFonts w:ascii="Consolas" w:eastAsia="Times New Roman" w:hAnsi="Consolas" w:cs="Times New Roman"/>
          <w:color w:val="CE9178"/>
          <w:sz w:val="21"/>
          <w:szCs w:val="21"/>
          <w:lang w:eastAsia="nl-NL"/>
        </w:rPr>
        <w:t>miles</w:t>
      </w:r>
      <w:proofErr w:type="spellEnd"/>
      <w:r w:rsidRPr="00534026">
        <w:rPr>
          <w:rFonts w:ascii="Consolas" w:eastAsia="Times New Roman" w:hAnsi="Consolas" w:cs="Times New Roman"/>
          <w:color w:val="CE9178"/>
          <w:sz w:val="21"/>
          <w:szCs w:val="21"/>
          <w:lang w:eastAsia="nl-NL"/>
        </w:rPr>
        <w:t>"</w:t>
      </w:r>
      <w:r w:rsidRPr="00534026">
        <w:rPr>
          <w:rFonts w:ascii="Consolas" w:eastAsia="Times New Roman" w:hAnsi="Consolas" w:cs="Times New Roman"/>
          <w:color w:val="CCCCCC"/>
          <w:sz w:val="21"/>
          <w:szCs w:val="21"/>
          <w:lang w:eastAsia="nl-NL"/>
        </w:rPr>
        <w:t>)</w:t>
      </w:r>
    </w:p>
    <w:p w14:paraId="64AB0CAC"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assertEqual</w:t>
      </w:r>
      <w:proofErr w:type="spellEnd"/>
      <w:proofErr w:type="gram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DCDCAA"/>
          <w:sz w:val="21"/>
          <w:szCs w:val="21"/>
          <w:lang w:eastAsia="nl-NL"/>
        </w:rPr>
        <w:t>round</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meters</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B5CEA8"/>
          <w:sz w:val="21"/>
          <w:szCs w:val="21"/>
          <w:lang w:eastAsia="nl-NL"/>
        </w:rPr>
        <w:t>3</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B5CEA8"/>
          <w:sz w:val="21"/>
          <w:szCs w:val="21"/>
          <w:lang w:eastAsia="nl-NL"/>
        </w:rPr>
        <w:t>14484.096</w:t>
      </w:r>
      <w:r w:rsidRPr="00534026">
        <w:rPr>
          <w:rFonts w:ascii="Consolas" w:eastAsia="Times New Roman" w:hAnsi="Consolas" w:cs="Times New Roman"/>
          <w:color w:val="CCCCCC"/>
          <w:sz w:val="21"/>
          <w:szCs w:val="21"/>
          <w:lang w:eastAsia="nl-NL"/>
        </w:rPr>
        <w:t>)</w:t>
      </w:r>
    </w:p>
    <w:p w14:paraId="11121727"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7E0EDF86"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569CD6"/>
          <w:sz w:val="21"/>
          <w:szCs w:val="21"/>
          <w:lang w:eastAsia="nl-NL"/>
        </w:rPr>
        <w:t>def</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DCDCAA"/>
          <w:sz w:val="21"/>
          <w:szCs w:val="21"/>
          <w:lang w:eastAsia="nl-NL"/>
        </w:rPr>
        <w:t>test_default_kilometers</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proofErr w:type="spellEnd"/>
      <w:r w:rsidRPr="00534026">
        <w:rPr>
          <w:rFonts w:ascii="Consolas" w:eastAsia="Times New Roman" w:hAnsi="Consolas" w:cs="Times New Roman"/>
          <w:color w:val="CCCCCC"/>
          <w:sz w:val="21"/>
          <w:szCs w:val="21"/>
          <w:lang w:eastAsia="nl-NL"/>
        </w:rPr>
        <w:t>):</w:t>
      </w:r>
    </w:p>
    <w:p w14:paraId="1BA205E7"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lastRenderedPageBreak/>
        <w:t xml:space="preserve">        </w:t>
      </w:r>
      <w:proofErr w:type="gramStart"/>
      <w:r w:rsidRPr="00534026">
        <w:rPr>
          <w:rFonts w:ascii="Consolas" w:eastAsia="Times New Roman" w:hAnsi="Consolas" w:cs="Times New Roman"/>
          <w:color w:val="9CDCFE"/>
          <w:sz w:val="21"/>
          <w:szCs w:val="21"/>
          <w:lang w:eastAsia="nl-NL"/>
        </w:rPr>
        <w:t>converter</w:t>
      </w:r>
      <w:proofErr w:type="gram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D4D4D4"/>
          <w:sz w:val="21"/>
          <w:szCs w:val="21"/>
          <w:lang w:eastAsia="nl-NL"/>
        </w:rPr>
        <w:t>=</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4EC9B0"/>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B5CEA8"/>
          <w:sz w:val="21"/>
          <w:szCs w:val="21"/>
          <w:lang w:eastAsia="nl-NL"/>
        </w:rPr>
        <w:t>9</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CE9178"/>
          <w:sz w:val="21"/>
          <w:szCs w:val="21"/>
          <w:lang w:eastAsia="nl-NL"/>
        </w:rPr>
        <w:t>"kilometers"</w:t>
      </w:r>
      <w:r w:rsidRPr="00534026">
        <w:rPr>
          <w:rFonts w:ascii="Consolas" w:eastAsia="Times New Roman" w:hAnsi="Consolas" w:cs="Times New Roman"/>
          <w:color w:val="CCCCCC"/>
          <w:sz w:val="21"/>
          <w:szCs w:val="21"/>
          <w:lang w:eastAsia="nl-NL"/>
        </w:rPr>
        <w:t>)</w:t>
      </w:r>
    </w:p>
    <w:p w14:paraId="31C929E3"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assertEqual</w:t>
      </w:r>
      <w:proofErr w:type="spellEnd"/>
      <w:proofErr w:type="gram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meters</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B5CEA8"/>
          <w:sz w:val="21"/>
          <w:szCs w:val="21"/>
          <w:lang w:eastAsia="nl-NL"/>
        </w:rPr>
        <w:t>9000</w:t>
      </w:r>
      <w:r w:rsidRPr="00534026">
        <w:rPr>
          <w:rFonts w:ascii="Consolas" w:eastAsia="Times New Roman" w:hAnsi="Consolas" w:cs="Times New Roman"/>
          <w:color w:val="CCCCCC"/>
          <w:sz w:val="21"/>
          <w:szCs w:val="21"/>
          <w:lang w:eastAsia="nl-NL"/>
        </w:rPr>
        <w:t>)</w:t>
      </w:r>
    </w:p>
    <w:p w14:paraId="0D58C16F"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21017C3E"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569CD6"/>
          <w:sz w:val="21"/>
          <w:szCs w:val="21"/>
          <w:lang w:eastAsia="nl-NL"/>
        </w:rPr>
        <w:t>def</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DCDCAA"/>
          <w:sz w:val="21"/>
          <w:szCs w:val="21"/>
          <w:lang w:eastAsia="nl-NL"/>
        </w:rPr>
        <w:t>test_default_meters</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proofErr w:type="spellEnd"/>
      <w:r w:rsidRPr="00534026">
        <w:rPr>
          <w:rFonts w:ascii="Consolas" w:eastAsia="Times New Roman" w:hAnsi="Consolas" w:cs="Times New Roman"/>
          <w:color w:val="CCCCCC"/>
          <w:sz w:val="21"/>
          <w:szCs w:val="21"/>
          <w:lang w:eastAsia="nl-NL"/>
        </w:rPr>
        <w:t>):</w:t>
      </w:r>
    </w:p>
    <w:p w14:paraId="510823D9"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gramStart"/>
      <w:r w:rsidRPr="00534026">
        <w:rPr>
          <w:rFonts w:ascii="Consolas" w:eastAsia="Times New Roman" w:hAnsi="Consolas" w:cs="Times New Roman"/>
          <w:color w:val="9CDCFE"/>
          <w:sz w:val="21"/>
          <w:szCs w:val="21"/>
          <w:lang w:eastAsia="nl-NL"/>
        </w:rPr>
        <w:t>converter</w:t>
      </w:r>
      <w:proofErr w:type="gram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D4D4D4"/>
          <w:sz w:val="21"/>
          <w:szCs w:val="21"/>
          <w:lang w:eastAsia="nl-NL"/>
        </w:rPr>
        <w:t>=</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4EC9B0"/>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B5CEA8"/>
          <w:sz w:val="21"/>
          <w:szCs w:val="21"/>
          <w:lang w:eastAsia="nl-NL"/>
        </w:rPr>
        <w:t>9</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CE9178"/>
          <w:sz w:val="21"/>
          <w:szCs w:val="21"/>
          <w:lang w:eastAsia="nl-NL"/>
        </w:rPr>
        <w:t>"meters"</w:t>
      </w:r>
      <w:r w:rsidRPr="00534026">
        <w:rPr>
          <w:rFonts w:ascii="Consolas" w:eastAsia="Times New Roman" w:hAnsi="Consolas" w:cs="Times New Roman"/>
          <w:color w:val="CCCCCC"/>
          <w:sz w:val="21"/>
          <w:szCs w:val="21"/>
          <w:lang w:eastAsia="nl-NL"/>
        </w:rPr>
        <w:t>)</w:t>
      </w:r>
    </w:p>
    <w:p w14:paraId="4054270E"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assertEqual</w:t>
      </w:r>
      <w:proofErr w:type="spellEnd"/>
      <w:proofErr w:type="gram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meters</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B5CEA8"/>
          <w:sz w:val="21"/>
          <w:szCs w:val="21"/>
          <w:lang w:eastAsia="nl-NL"/>
        </w:rPr>
        <w:t>9</w:t>
      </w:r>
      <w:r w:rsidRPr="00534026">
        <w:rPr>
          <w:rFonts w:ascii="Consolas" w:eastAsia="Times New Roman" w:hAnsi="Consolas" w:cs="Times New Roman"/>
          <w:color w:val="CCCCCC"/>
          <w:sz w:val="21"/>
          <w:szCs w:val="21"/>
          <w:lang w:eastAsia="nl-NL"/>
        </w:rPr>
        <w:t>)</w:t>
      </w:r>
    </w:p>
    <w:p w14:paraId="776B1B26"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62FD838E"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569CD6"/>
          <w:sz w:val="21"/>
          <w:szCs w:val="21"/>
          <w:lang w:eastAsia="nl-NL"/>
        </w:rPr>
        <w:t>def</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DCDCAA"/>
          <w:sz w:val="21"/>
          <w:szCs w:val="21"/>
          <w:lang w:eastAsia="nl-NL"/>
        </w:rPr>
        <w:t>test_default_centimeters</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proofErr w:type="spellEnd"/>
      <w:r w:rsidRPr="00534026">
        <w:rPr>
          <w:rFonts w:ascii="Consolas" w:eastAsia="Times New Roman" w:hAnsi="Consolas" w:cs="Times New Roman"/>
          <w:color w:val="CCCCCC"/>
          <w:sz w:val="21"/>
          <w:szCs w:val="21"/>
          <w:lang w:eastAsia="nl-NL"/>
        </w:rPr>
        <w:t>):</w:t>
      </w:r>
    </w:p>
    <w:p w14:paraId="32ACB714"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gramStart"/>
      <w:r w:rsidRPr="00534026">
        <w:rPr>
          <w:rFonts w:ascii="Consolas" w:eastAsia="Times New Roman" w:hAnsi="Consolas" w:cs="Times New Roman"/>
          <w:color w:val="9CDCFE"/>
          <w:sz w:val="21"/>
          <w:szCs w:val="21"/>
          <w:lang w:eastAsia="nl-NL"/>
        </w:rPr>
        <w:t>converter</w:t>
      </w:r>
      <w:proofErr w:type="gram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D4D4D4"/>
          <w:sz w:val="21"/>
          <w:szCs w:val="21"/>
          <w:lang w:eastAsia="nl-NL"/>
        </w:rPr>
        <w:t>=</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4EC9B0"/>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B5CEA8"/>
          <w:sz w:val="21"/>
          <w:szCs w:val="21"/>
          <w:lang w:eastAsia="nl-NL"/>
        </w:rPr>
        <w:t>9</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CE9178"/>
          <w:sz w:val="21"/>
          <w:szCs w:val="21"/>
          <w:lang w:eastAsia="nl-NL"/>
        </w:rPr>
        <w:t>"centimeters"</w:t>
      </w:r>
      <w:r w:rsidRPr="00534026">
        <w:rPr>
          <w:rFonts w:ascii="Consolas" w:eastAsia="Times New Roman" w:hAnsi="Consolas" w:cs="Times New Roman"/>
          <w:color w:val="CCCCCC"/>
          <w:sz w:val="21"/>
          <w:szCs w:val="21"/>
          <w:lang w:eastAsia="nl-NL"/>
        </w:rPr>
        <w:t>)</w:t>
      </w:r>
    </w:p>
    <w:p w14:paraId="26F84199"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assertEqual</w:t>
      </w:r>
      <w:proofErr w:type="spellEnd"/>
      <w:proofErr w:type="gram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meters</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B5CEA8"/>
          <w:sz w:val="21"/>
          <w:szCs w:val="21"/>
          <w:lang w:eastAsia="nl-NL"/>
        </w:rPr>
        <w:t>0.09</w:t>
      </w:r>
      <w:r w:rsidRPr="00534026">
        <w:rPr>
          <w:rFonts w:ascii="Consolas" w:eastAsia="Times New Roman" w:hAnsi="Consolas" w:cs="Times New Roman"/>
          <w:color w:val="CCCCCC"/>
          <w:sz w:val="21"/>
          <w:szCs w:val="21"/>
          <w:lang w:eastAsia="nl-NL"/>
        </w:rPr>
        <w:t>)</w:t>
      </w:r>
    </w:p>
    <w:p w14:paraId="1CF9616D"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261B5A15"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569CD6"/>
          <w:sz w:val="21"/>
          <w:szCs w:val="21"/>
          <w:lang w:eastAsia="nl-NL"/>
        </w:rPr>
        <w:t>def</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DCDCAA"/>
          <w:sz w:val="21"/>
          <w:szCs w:val="21"/>
          <w:lang w:eastAsia="nl-NL"/>
        </w:rPr>
        <w:t>test_default_millimeters</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proofErr w:type="spellEnd"/>
      <w:r w:rsidRPr="00534026">
        <w:rPr>
          <w:rFonts w:ascii="Consolas" w:eastAsia="Times New Roman" w:hAnsi="Consolas" w:cs="Times New Roman"/>
          <w:color w:val="CCCCCC"/>
          <w:sz w:val="21"/>
          <w:szCs w:val="21"/>
          <w:lang w:eastAsia="nl-NL"/>
        </w:rPr>
        <w:t>):</w:t>
      </w:r>
    </w:p>
    <w:p w14:paraId="025B960C"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gramStart"/>
      <w:r w:rsidRPr="00534026">
        <w:rPr>
          <w:rFonts w:ascii="Consolas" w:eastAsia="Times New Roman" w:hAnsi="Consolas" w:cs="Times New Roman"/>
          <w:color w:val="9CDCFE"/>
          <w:sz w:val="21"/>
          <w:szCs w:val="21"/>
          <w:lang w:eastAsia="nl-NL"/>
        </w:rPr>
        <w:t>converter</w:t>
      </w:r>
      <w:proofErr w:type="gram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D4D4D4"/>
          <w:sz w:val="21"/>
          <w:szCs w:val="21"/>
          <w:lang w:eastAsia="nl-NL"/>
        </w:rPr>
        <w:t>=</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4EC9B0"/>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B5CEA8"/>
          <w:sz w:val="21"/>
          <w:szCs w:val="21"/>
          <w:lang w:eastAsia="nl-NL"/>
        </w:rPr>
        <w:t>9</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CE9178"/>
          <w:sz w:val="21"/>
          <w:szCs w:val="21"/>
          <w:lang w:eastAsia="nl-NL"/>
        </w:rPr>
        <w:t>"millimeters"</w:t>
      </w:r>
      <w:r w:rsidRPr="00534026">
        <w:rPr>
          <w:rFonts w:ascii="Consolas" w:eastAsia="Times New Roman" w:hAnsi="Consolas" w:cs="Times New Roman"/>
          <w:color w:val="CCCCCC"/>
          <w:sz w:val="21"/>
          <w:szCs w:val="21"/>
          <w:lang w:eastAsia="nl-NL"/>
        </w:rPr>
        <w:t>)</w:t>
      </w:r>
    </w:p>
    <w:p w14:paraId="0E98099A"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assertEqual</w:t>
      </w:r>
      <w:proofErr w:type="spellEnd"/>
      <w:proofErr w:type="gram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DCDCAA"/>
          <w:sz w:val="21"/>
          <w:szCs w:val="21"/>
          <w:lang w:eastAsia="nl-NL"/>
        </w:rPr>
        <w:t>round</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meters</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B5CEA8"/>
          <w:sz w:val="21"/>
          <w:szCs w:val="21"/>
          <w:lang w:eastAsia="nl-NL"/>
        </w:rPr>
        <w:t>3</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B5CEA8"/>
          <w:sz w:val="21"/>
          <w:szCs w:val="21"/>
          <w:lang w:eastAsia="nl-NL"/>
        </w:rPr>
        <w:t>0.009</w:t>
      </w:r>
      <w:r w:rsidRPr="00534026">
        <w:rPr>
          <w:rFonts w:ascii="Consolas" w:eastAsia="Times New Roman" w:hAnsi="Consolas" w:cs="Times New Roman"/>
          <w:color w:val="CCCCCC"/>
          <w:sz w:val="21"/>
          <w:szCs w:val="21"/>
          <w:lang w:eastAsia="nl-NL"/>
        </w:rPr>
        <w:t>)</w:t>
      </w:r>
    </w:p>
    <w:p w14:paraId="79B5181C"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336ADFBC"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569CD6"/>
          <w:sz w:val="21"/>
          <w:szCs w:val="21"/>
          <w:lang w:eastAsia="nl-NL"/>
        </w:rPr>
        <w:t>def</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DCDCAA"/>
          <w:sz w:val="21"/>
          <w:szCs w:val="21"/>
          <w:lang w:eastAsia="nl-NL"/>
        </w:rPr>
        <w:t>test_invalid_unit</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proofErr w:type="spellEnd"/>
      <w:r w:rsidRPr="00534026">
        <w:rPr>
          <w:rFonts w:ascii="Consolas" w:eastAsia="Times New Roman" w:hAnsi="Consolas" w:cs="Times New Roman"/>
          <w:color w:val="CCCCCC"/>
          <w:sz w:val="21"/>
          <w:szCs w:val="21"/>
          <w:lang w:eastAsia="nl-NL"/>
        </w:rPr>
        <w:t>):</w:t>
      </w:r>
    </w:p>
    <w:p w14:paraId="261608FD"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C586C0"/>
          <w:sz w:val="21"/>
          <w:szCs w:val="21"/>
          <w:lang w:eastAsia="nl-NL"/>
        </w:rPr>
        <w:t>with</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assertRaises</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4EC9B0"/>
          <w:sz w:val="21"/>
          <w:szCs w:val="21"/>
          <w:lang w:eastAsia="nl-NL"/>
        </w:rPr>
        <w:t>ValueError</w:t>
      </w:r>
      <w:proofErr w:type="spellEnd"/>
      <w:r w:rsidRPr="00534026">
        <w:rPr>
          <w:rFonts w:ascii="Consolas" w:eastAsia="Times New Roman" w:hAnsi="Consolas" w:cs="Times New Roman"/>
          <w:color w:val="CCCCCC"/>
          <w:sz w:val="21"/>
          <w:szCs w:val="21"/>
          <w:lang w:eastAsia="nl-NL"/>
        </w:rPr>
        <w:t>):</w:t>
      </w:r>
    </w:p>
    <w:p w14:paraId="366395A5"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gramStart"/>
      <w:r w:rsidRPr="00534026">
        <w:rPr>
          <w:rFonts w:ascii="Consolas" w:eastAsia="Times New Roman" w:hAnsi="Consolas" w:cs="Times New Roman"/>
          <w:color w:val="4EC9B0"/>
          <w:sz w:val="21"/>
          <w:szCs w:val="21"/>
          <w:lang w:eastAsia="nl-NL"/>
        </w:rPr>
        <w:t>Converter</w:t>
      </w:r>
      <w:r w:rsidRPr="00534026">
        <w:rPr>
          <w:rFonts w:ascii="Consolas" w:eastAsia="Times New Roman" w:hAnsi="Consolas" w:cs="Times New Roman"/>
          <w:color w:val="CCCCCC"/>
          <w:sz w:val="21"/>
          <w:szCs w:val="21"/>
          <w:lang w:eastAsia="nl-NL"/>
        </w:rPr>
        <w:t>(</w:t>
      </w:r>
      <w:proofErr w:type="gramEnd"/>
      <w:r w:rsidRPr="00534026">
        <w:rPr>
          <w:rFonts w:ascii="Consolas" w:eastAsia="Times New Roman" w:hAnsi="Consolas" w:cs="Times New Roman"/>
          <w:color w:val="B5CEA8"/>
          <w:sz w:val="21"/>
          <w:szCs w:val="21"/>
          <w:lang w:eastAsia="nl-NL"/>
        </w:rPr>
        <w:t>9</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CE9178"/>
          <w:sz w:val="21"/>
          <w:szCs w:val="21"/>
          <w:lang w:eastAsia="nl-NL"/>
        </w:rPr>
        <w:t>"</w:t>
      </w:r>
      <w:proofErr w:type="spellStart"/>
      <w:r w:rsidRPr="00534026">
        <w:rPr>
          <w:rFonts w:ascii="Consolas" w:eastAsia="Times New Roman" w:hAnsi="Consolas" w:cs="Times New Roman"/>
          <w:color w:val="CE9178"/>
          <w:sz w:val="21"/>
          <w:szCs w:val="21"/>
          <w:lang w:eastAsia="nl-NL"/>
        </w:rPr>
        <w:t>invalid</w:t>
      </w:r>
      <w:proofErr w:type="spellEnd"/>
      <w:r w:rsidRPr="00534026">
        <w:rPr>
          <w:rFonts w:ascii="Consolas" w:eastAsia="Times New Roman" w:hAnsi="Consolas" w:cs="Times New Roman"/>
          <w:color w:val="CE9178"/>
          <w:sz w:val="21"/>
          <w:szCs w:val="21"/>
          <w:lang w:eastAsia="nl-NL"/>
        </w:rPr>
        <w:t>"</w:t>
      </w:r>
      <w:r w:rsidRPr="00534026">
        <w:rPr>
          <w:rFonts w:ascii="Consolas" w:eastAsia="Times New Roman" w:hAnsi="Consolas" w:cs="Times New Roman"/>
          <w:color w:val="CCCCCC"/>
          <w:sz w:val="21"/>
          <w:szCs w:val="21"/>
          <w:lang w:eastAsia="nl-NL"/>
        </w:rPr>
        <w:t>)</w:t>
      </w:r>
    </w:p>
    <w:p w14:paraId="2570BC93" w14:textId="77777777" w:rsidR="00534026" w:rsidRPr="00534026" w:rsidRDefault="00534026" w:rsidP="00534026">
      <w:pPr>
        <w:shd w:val="clear" w:color="auto" w:fill="1F1F1F"/>
        <w:spacing w:after="240" w:line="285" w:lineRule="atLeast"/>
        <w:rPr>
          <w:rFonts w:ascii="Consolas" w:eastAsia="Times New Roman" w:hAnsi="Consolas" w:cs="Times New Roman"/>
          <w:color w:val="CCCCCC"/>
          <w:sz w:val="21"/>
          <w:szCs w:val="21"/>
          <w:lang w:eastAsia="nl-NL"/>
        </w:rPr>
      </w:pPr>
    </w:p>
    <w:p w14:paraId="70FF20E0"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roofErr w:type="spellStart"/>
      <w:proofErr w:type="gramStart"/>
      <w:r w:rsidRPr="00534026">
        <w:rPr>
          <w:rFonts w:ascii="Consolas" w:eastAsia="Times New Roman" w:hAnsi="Consolas" w:cs="Times New Roman"/>
          <w:color w:val="C586C0"/>
          <w:sz w:val="21"/>
          <w:szCs w:val="21"/>
          <w:lang w:eastAsia="nl-NL"/>
        </w:rPr>
        <w:t>if</w:t>
      </w:r>
      <w:proofErr w:type="spellEnd"/>
      <w:proofErr w:type="gram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9CDCFE"/>
          <w:sz w:val="21"/>
          <w:szCs w:val="21"/>
          <w:lang w:eastAsia="nl-NL"/>
        </w:rPr>
        <w:t>__name__</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D4D4D4"/>
          <w:sz w:val="21"/>
          <w:szCs w:val="21"/>
          <w:lang w:eastAsia="nl-NL"/>
        </w:rPr>
        <w:t>==</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CE9178"/>
          <w:sz w:val="21"/>
          <w:szCs w:val="21"/>
          <w:lang w:eastAsia="nl-NL"/>
        </w:rPr>
        <w:t>"__</w:t>
      </w:r>
      <w:proofErr w:type="spellStart"/>
      <w:r w:rsidRPr="00534026">
        <w:rPr>
          <w:rFonts w:ascii="Consolas" w:eastAsia="Times New Roman" w:hAnsi="Consolas" w:cs="Times New Roman"/>
          <w:color w:val="CE9178"/>
          <w:sz w:val="21"/>
          <w:szCs w:val="21"/>
          <w:lang w:eastAsia="nl-NL"/>
        </w:rPr>
        <w:t>main</w:t>
      </w:r>
      <w:proofErr w:type="spellEnd"/>
      <w:r w:rsidRPr="00534026">
        <w:rPr>
          <w:rFonts w:ascii="Consolas" w:eastAsia="Times New Roman" w:hAnsi="Consolas" w:cs="Times New Roman"/>
          <w:color w:val="CE9178"/>
          <w:sz w:val="21"/>
          <w:szCs w:val="21"/>
          <w:lang w:eastAsia="nl-NL"/>
        </w:rPr>
        <w:t>__"</w:t>
      </w:r>
      <w:r w:rsidRPr="00534026">
        <w:rPr>
          <w:rFonts w:ascii="Consolas" w:eastAsia="Times New Roman" w:hAnsi="Consolas" w:cs="Times New Roman"/>
          <w:color w:val="CCCCCC"/>
          <w:sz w:val="21"/>
          <w:szCs w:val="21"/>
          <w:lang w:eastAsia="nl-NL"/>
        </w:rPr>
        <w:t>:</w:t>
      </w:r>
    </w:p>
    <w:p w14:paraId="069D2A8A"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main</w:t>
      </w:r>
      <w:proofErr w:type="spellEnd"/>
      <w:r w:rsidRPr="00534026">
        <w:rPr>
          <w:rFonts w:ascii="Consolas" w:eastAsia="Times New Roman" w:hAnsi="Consolas" w:cs="Times New Roman"/>
          <w:color w:val="CCCCCC"/>
          <w:sz w:val="21"/>
          <w:szCs w:val="21"/>
          <w:lang w:eastAsia="nl-NL"/>
        </w:rPr>
        <w:t>(</w:t>
      </w:r>
      <w:proofErr w:type="gramEnd"/>
      <w:r w:rsidRPr="00534026">
        <w:rPr>
          <w:rFonts w:ascii="Consolas" w:eastAsia="Times New Roman" w:hAnsi="Consolas" w:cs="Times New Roman"/>
          <w:color w:val="CCCCCC"/>
          <w:sz w:val="21"/>
          <w:szCs w:val="21"/>
          <w:lang w:eastAsia="nl-NL"/>
        </w:rPr>
        <w:t>)</w:t>
      </w:r>
    </w:p>
    <w:p w14:paraId="567598AB"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7E520223" w14:textId="77777777" w:rsidR="00534026" w:rsidRDefault="00534026" w:rsidP="00534026">
      <w:pPr>
        <w:rPr>
          <w:rFonts w:cstheme="minorHAnsi"/>
        </w:rPr>
      </w:pPr>
    </w:p>
    <w:p w14:paraId="367D41A5" w14:textId="5D9D6FFA" w:rsidR="00DC3C88" w:rsidRPr="004F3D83" w:rsidRDefault="00DC3C88" w:rsidP="00DC3C88">
      <w:pPr>
        <w:rPr>
          <w:rStyle w:val="Hyperlink"/>
        </w:rPr>
      </w:pPr>
      <w:r w:rsidRPr="004F3D83">
        <w:t xml:space="preserve">Unit tests voor A3W11P1 - </w:t>
      </w:r>
      <w:r w:rsidR="004F3D83">
        <w:fldChar w:fldCharType="begin"/>
      </w:r>
      <w:r w:rsidR="004F3D83">
        <w:instrText>HYPERLINK "https://app.codegra.de/courses/7735/assignments/83490/submissions"</w:instrText>
      </w:r>
      <w:r w:rsidR="004F3D83">
        <w:fldChar w:fldCharType="separate"/>
      </w:r>
      <w:r w:rsidRPr="004F3D83">
        <w:rPr>
          <w:rStyle w:val="Hyperlink"/>
        </w:rPr>
        <w:t xml:space="preserve">Movie </w:t>
      </w:r>
      <w:proofErr w:type="spellStart"/>
      <w:r w:rsidRPr="004F3D83">
        <w:rPr>
          <w:rStyle w:val="Hyperlink"/>
        </w:rPr>
        <w:t>collection</w:t>
      </w:r>
      <w:proofErr w:type="spellEnd"/>
    </w:p>
    <w:p w14:paraId="7F6477A5" w14:textId="666F7AD6"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proofErr w:type="spellStart"/>
      <w:proofErr w:type="gramStart"/>
      <w:r w:rsidRPr="00DC3C88">
        <w:rPr>
          <w:rStyle w:val="Hyperlink"/>
          <w:rFonts w:ascii="Consolas" w:eastAsia="Times New Roman" w:hAnsi="Consolas" w:cs="Times New Roman"/>
          <w:sz w:val="21"/>
          <w:szCs w:val="21"/>
          <w:lang w:eastAsia="nl-NL"/>
        </w:rPr>
        <w:t>from</w:t>
      </w:r>
      <w:proofErr w:type="spellEnd"/>
      <w:proofErr w:type="gramEnd"/>
      <w:r w:rsidRPr="00DC3C88">
        <w:rPr>
          <w:rStyle w:val="Hyperlink"/>
          <w:rFonts w:ascii="Consolas" w:eastAsia="Times New Roman" w:hAnsi="Consolas" w:cs="Times New Roman"/>
          <w:sz w:val="21"/>
          <w:szCs w:val="21"/>
          <w:lang w:eastAsia="nl-NL"/>
        </w:rPr>
        <w:t xml:space="preserve"> </w:t>
      </w:r>
      <w:proofErr w:type="spellStart"/>
      <w:r w:rsidRPr="00DC3C88">
        <w:rPr>
          <w:rStyle w:val="Hyperlink"/>
          <w:rFonts w:ascii="Consolas" w:eastAsia="Times New Roman" w:hAnsi="Consolas" w:cs="Times New Roman"/>
          <w:sz w:val="21"/>
          <w:szCs w:val="21"/>
          <w:lang w:eastAsia="nl-NL"/>
        </w:rPr>
        <w:t>movi</w:t>
      </w:r>
      <w:r w:rsidR="004F3D83">
        <w:fldChar w:fldCharType="end"/>
      </w:r>
      <w:r w:rsidRPr="00DC3C88">
        <w:rPr>
          <w:rFonts w:ascii="Consolas" w:eastAsia="Times New Roman" w:hAnsi="Consolas" w:cs="Times New Roman"/>
          <w:color w:val="4EC9B0"/>
          <w:sz w:val="21"/>
          <w:szCs w:val="21"/>
          <w:lang w:eastAsia="nl-NL"/>
        </w:rPr>
        <w:t>ecollection</w:t>
      </w:r>
      <w:proofErr w:type="spellEnd"/>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C586C0"/>
          <w:sz w:val="21"/>
          <w:szCs w:val="21"/>
          <w:lang w:eastAsia="nl-NL"/>
        </w:rPr>
        <w:t>import</w:t>
      </w:r>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4EC9B0"/>
          <w:sz w:val="21"/>
          <w:szCs w:val="21"/>
          <w:lang w:eastAsia="nl-NL"/>
        </w:rPr>
        <w:t>MovieArchive</w:t>
      </w:r>
      <w:proofErr w:type="spellEnd"/>
    </w:p>
    <w:p w14:paraId="4C4EF0F3"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proofErr w:type="spellStart"/>
      <w:proofErr w:type="gramStart"/>
      <w:r w:rsidRPr="00DC3C88">
        <w:rPr>
          <w:rFonts w:ascii="Consolas" w:eastAsia="Times New Roman" w:hAnsi="Consolas" w:cs="Times New Roman"/>
          <w:color w:val="C586C0"/>
          <w:sz w:val="21"/>
          <w:szCs w:val="21"/>
          <w:lang w:eastAsia="nl-NL"/>
        </w:rPr>
        <w:t>from</w:t>
      </w:r>
      <w:proofErr w:type="spellEnd"/>
      <w:proofErr w:type="gramEnd"/>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4EC9B0"/>
          <w:sz w:val="21"/>
          <w:szCs w:val="21"/>
          <w:lang w:eastAsia="nl-NL"/>
        </w:rPr>
        <w:t>unittest</w:t>
      </w:r>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C586C0"/>
          <w:sz w:val="21"/>
          <w:szCs w:val="21"/>
          <w:lang w:eastAsia="nl-NL"/>
        </w:rPr>
        <w:t>import</w:t>
      </w:r>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4EC9B0"/>
          <w:sz w:val="21"/>
          <w:szCs w:val="21"/>
          <w:lang w:eastAsia="nl-NL"/>
        </w:rPr>
        <w:t>TestCase</w:t>
      </w:r>
      <w:proofErr w:type="spellEnd"/>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9CDCFE"/>
          <w:sz w:val="21"/>
          <w:szCs w:val="21"/>
          <w:lang w:eastAsia="nl-NL"/>
        </w:rPr>
        <w:t>main</w:t>
      </w:r>
      <w:proofErr w:type="spellEnd"/>
    </w:p>
    <w:p w14:paraId="0B7E656F"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proofErr w:type="gramStart"/>
      <w:r w:rsidRPr="00DC3C88">
        <w:rPr>
          <w:rFonts w:ascii="Consolas" w:eastAsia="Times New Roman" w:hAnsi="Consolas" w:cs="Times New Roman"/>
          <w:color w:val="C586C0"/>
          <w:sz w:val="21"/>
          <w:szCs w:val="21"/>
          <w:lang w:eastAsia="nl-NL"/>
        </w:rPr>
        <w:t>import</w:t>
      </w:r>
      <w:proofErr w:type="gramEnd"/>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4EC9B0"/>
          <w:sz w:val="21"/>
          <w:szCs w:val="21"/>
          <w:lang w:eastAsia="nl-NL"/>
        </w:rPr>
        <w:t>os</w:t>
      </w:r>
    </w:p>
    <w:p w14:paraId="0B060DEC"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proofErr w:type="gramStart"/>
      <w:r w:rsidRPr="00DC3C88">
        <w:rPr>
          <w:rFonts w:ascii="Consolas" w:eastAsia="Times New Roman" w:hAnsi="Consolas" w:cs="Times New Roman"/>
          <w:color w:val="C586C0"/>
          <w:sz w:val="21"/>
          <w:szCs w:val="21"/>
          <w:lang w:eastAsia="nl-NL"/>
        </w:rPr>
        <w:t>import</w:t>
      </w:r>
      <w:proofErr w:type="gramEnd"/>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4EC9B0"/>
          <w:sz w:val="21"/>
          <w:szCs w:val="21"/>
          <w:lang w:eastAsia="nl-NL"/>
        </w:rPr>
        <w:t>sys</w:t>
      </w:r>
      <w:proofErr w:type="spellEnd"/>
    </w:p>
    <w:p w14:paraId="0250CBDD" w14:textId="77777777" w:rsidR="00DC3C88" w:rsidRPr="00DC3C88" w:rsidRDefault="00DC3C88" w:rsidP="00DC3C88">
      <w:pPr>
        <w:shd w:val="clear" w:color="auto" w:fill="1F1F1F"/>
        <w:spacing w:after="240" w:line="285" w:lineRule="atLeast"/>
        <w:rPr>
          <w:rFonts w:ascii="Consolas" w:eastAsia="Times New Roman" w:hAnsi="Consolas" w:cs="Times New Roman"/>
          <w:color w:val="CCCCCC"/>
          <w:sz w:val="21"/>
          <w:szCs w:val="21"/>
          <w:lang w:eastAsia="nl-NL"/>
        </w:rPr>
      </w:pPr>
    </w:p>
    <w:p w14:paraId="70A98871"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proofErr w:type="gramStart"/>
      <w:r w:rsidRPr="00DC3C88">
        <w:rPr>
          <w:rFonts w:ascii="Consolas" w:eastAsia="Times New Roman" w:hAnsi="Consolas" w:cs="Times New Roman"/>
          <w:color w:val="569CD6"/>
          <w:sz w:val="21"/>
          <w:szCs w:val="21"/>
          <w:lang w:eastAsia="nl-NL"/>
        </w:rPr>
        <w:t>class</w:t>
      </w:r>
      <w:proofErr w:type="gramEnd"/>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4EC9B0"/>
          <w:sz w:val="21"/>
          <w:szCs w:val="21"/>
          <w:lang w:eastAsia="nl-NL"/>
        </w:rPr>
        <w:t>TestMovieArchive</w:t>
      </w:r>
      <w:proofErr w:type="spell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4EC9B0"/>
          <w:sz w:val="21"/>
          <w:szCs w:val="21"/>
          <w:lang w:eastAsia="nl-NL"/>
        </w:rPr>
        <w:t>TestCase</w:t>
      </w:r>
      <w:proofErr w:type="spellEnd"/>
      <w:r w:rsidRPr="00DC3C88">
        <w:rPr>
          <w:rFonts w:ascii="Consolas" w:eastAsia="Times New Roman" w:hAnsi="Consolas" w:cs="Times New Roman"/>
          <w:color w:val="CCCCCC"/>
          <w:sz w:val="21"/>
          <w:szCs w:val="21"/>
          <w:lang w:eastAsia="nl-NL"/>
        </w:rPr>
        <w:t>):</w:t>
      </w:r>
    </w:p>
    <w:p w14:paraId="32E448DF"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C586C0"/>
          <w:sz w:val="21"/>
          <w:szCs w:val="21"/>
          <w:lang w:eastAsia="nl-NL"/>
        </w:rPr>
        <w:t>with</w:t>
      </w:r>
      <w:proofErr w:type="spellEnd"/>
      <w:proofErr w:type="gramEnd"/>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DCDCAA"/>
          <w:sz w:val="21"/>
          <w:szCs w:val="21"/>
          <w:lang w:eastAsia="nl-NL"/>
        </w:rPr>
        <w:t>open</w:t>
      </w:r>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4EC9B0"/>
          <w:sz w:val="21"/>
          <w:szCs w:val="21"/>
          <w:lang w:eastAsia="nl-NL"/>
        </w:rPr>
        <w:t>os</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9CDCFE"/>
          <w:sz w:val="21"/>
          <w:szCs w:val="21"/>
          <w:lang w:eastAsia="nl-NL"/>
        </w:rPr>
        <w:t>path</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join</w:t>
      </w:r>
      <w:proofErr w:type="spell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4EC9B0"/>
          <w:sz w:val="21"/>
          <w:szCs w:val="21"/>
          <w:lang w:eastAsia="nl-NL"/>
        </w:rPr>
        <w:t>sys</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9CDCFE"/>
          <w:sz w:val="21"/>
          <w:szCs w:val="21"/>
          <w:lang w:eastAsia="nl-NL"/>
        </w:rPr>
        <w:t>path</w:t>
      </w:r>
      <w:proofErr w:type="spellEnd"/>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B5CEA8"/>
          <w:sz w:val="21"/>
          <w:szCs w:val="21"/>
          <w:lang w:eastAsia="nl-NL"/>
        </w:rPr>
        <w:t>0</w:t>
      </w:r>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CE9178"/>
          <w:sz w:val="21"/>
          <w:szCs w:val="21"/>
          <w:lang w:eastAsia="nl-NL"/>
        </w:rPr>
        <w:t>"</w:t>
      </w:r>
      <w:proofErr w:type="spellStart"/>
      <w:r w:rsidRPr="00DC3C88">
        <w:rPr>
          <w:rFonts w:ascii="Consolas" w:eastAsia="Times New Roman" w:hAnsi="Consolas" w:cs="Times New Roman"/>
          <w:color w:val="CE9178"/>
          <w:sz w:val="21"/>
          <w:szCs w:val="21"/>
          <w:lang w:eastAsia="nl-NL"/>
        </w:rPr>
        <w:t>movies.json</w:t>
      </w:r>
      <w:proofErr w:type="spellEnd"/>
      <w:r w:rsidRPr="00DC3C88">
        <w:rPr>
          <w:rFonts w:ascii="Consolas" w:eastAsia="Times New Roman" w:hAnsi="Consolas" w:cs="Times New Roman"/>
          <w:color w:val="CE9178"/>
          <w:sz w:val="21"/>
          <w:szCs w:val="21"/>
          <w:lang w:eastAsia="nl-NL"/>
        </w:rPr>
        <w:t>"</w:t>
      </w:r>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CE9178"/>
          <w:sz w:val="21"/>
          <w:szCs w:val="21"/>
          <w:lang w:eastAsia="nl-NL"/>
        </w:rPr>
        <w:t>"r"</w:t>
      </w:r>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9CDCFE"/>
          <w:sz w:val="21"/>
          <w:szCs w:val="21"/>
          <w:lang w:eastAsia="nl-NL"/>
        </w:rPr>
        <w:t>encoding</w:t>
      </w:r>
      <w:proofErr w:type="spellEnd"/>
      <w:r w:rsidRPr="00DC3C88">
        <w:rPr>
          <w:rFonts w:ascii="Consolas" w:eastAsia="Times New Roman" w:hAnsi="Consolas" w:cs="Times New Roman"/>
          <w:color w:val="D4D4D4"/>
          <w:sz w:val="21"/>
          <w:szCs w:val="21"/>
          <w:lang w:eastAsia="nl-NL"/>
        </w:rPr>
        <w:t>=</w:t>
      </w:r>
      <w:r w:rsidRPr="00DC3C88">
        <w:rPr>
          <w:rFonts w:ascii="Consolas" w:eastAsia="Times New Roman" w:hAnsi="Consolas" w:cs="Times New Roman"/>
          <w:color w:val="CE9178"/>
          <w:sz w:val="21"/>
          <w:szCs w:val="21"/>
          <w:lang w:eastAsia="nl-NL"/>
        </w:rPr>
        <w:t>"utf-8"</w:t>
      </w:r>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C586C0"/>
          <w:sz w:val="21"/>
          <w:szCs w:val="21"/>
          <w:lang w:eastAsia="nl-NL"/>
        </w:rPr>
        <w:t>as</w:t>
      </w:r>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9CDCFE"/>
          <w:sz w:val="21"/>
          <w:szCs w:val="21"/>
          <w:lang w:eastAsia="nl-NL"/>
        </w:rPr>
        <w:t>file</w:t>
      </w:r>
      <w:r w:rsidRPr="00DC3C88">
        <w:rPr>
          <w:rFonts w:ascii="Consolas" w:eastAsia="Times New Roman" w:hAnsi="Consolas" w:cs="Times New Roman"/>
          <w:color w:val="CCCCCC"/>
          <w:sz w:val="21"/>
          <w:szCs w:val="21"/>
          <w:lang w:eastAsia="nl-NL"/>
        </w:rPr>
        <w:t>:</w:t>
      </w:r>
    </w:p>
    <w:p w14:paraId="7ACC5A1E"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C586C0"/>
          <w:sz w:val="21"/>
          <w:szCs w:val="21"/>
          <w:lang w:eastAsia="nl-NL"/>
        </w:rPr>
        <w:t>with</w:t>
      </w:r>
      <w:proofErr w:type="spellEnd"/>
      <w:proofErr w:type="gramEnd"/>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DCDCAA"/>
          <w:sz w:val="21"/>
          <w:szCs w:val="21"/>
          <w:lang w:eastAsia="nl-NL"/>
        </w:rPr>
        <w:t>open</w:t>
      </w:r>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4EC9B0"/>
          <w:sz w:val="21"/>
          <w:szCs w:val="21"/>
          <w:lang w:eastAsia="nl-NL"/>
        </w:rPr>
        <w:t>os</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9CDCFE"/>
          <w:sz w:val="21"/>
          <w:szCs w:val="21"/>
          <w:lang w:eastAsia="nl-NL"/>
        </w:rPr>
        <w:t>path</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join</w:t>
      </w:r>
      <w:proofErr w:type="spell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4EC9B0"/>
          <w:sz w:val="21"/>
          <w:szCs w:val="21"/>
          <w:lang w:eastAsia="nl-NL"/>
        </w:rPr>
        <w:t>sys</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9CDCFE"/>
          <w:sz w:val="21"/>
          <w:szCs w:val="21"/>
          <w:lang w:eastAsia="nl-NL"/>
        </w:rPr>
        <w:t>path</w:t>
      </w:r>
      <w:proofErr w:type="spellEnd"/>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B5CEA8"/>
          <w:sz w:val="21"/>
          <w:szCs w:val="21"/>
          <w:lang w:eastAsia="nl-NL"/>
        </w:rPr>
        <w:t>0</w:t>
      </w:r>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CE9178"/>
          <w:sz w:val="21"/>
          <w:szCs w:val="21"/>
          <w:lang w:eastAsia="nl-NL"/>
        </w:rPr>
        <w:t>"</w:t>
      </w:r>
      <w:proofErr w:type="spellStart"/>
      <w:r w:rsidRPr="00DC3C88">
        <w:rPr>
          <w:rFonts w:ascii="Consolas" w:eastAsia="Times New Roman" w:hAnsi="Consolas" w:cs="Times New Roman"/>
          <w:color w:val="CE9178"/>
          <w:sz w:val="21"/>
          <w:szCs w:val="21"/>
          <w:lang w:eastAsia="nl-NL"/>
        </w:rPr>
        <w:t>movies_test.json</w:t>
      </w:r>
      <w:proofErr w:type="spellEnd"/>
      <w:r w:rsidRPr="00DC3C88">
        <w:rPr>
          <w:rFonts w:ascii="Consolas" w:eastAsia="Times New Roman" w:hAnsi="Consolas" w:cs="Times New Roman"/>
          <w:color w:val="CE9178"/>
          <w:sz w:val="21"/>
          <w:szCs w:val="21"/>
          <w:lang w:eastAsia="nl-NL"/>
        </w:rPr>
        <w:t>"</w:t>
      </w:r>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CE9178"/>
          <w:sz w:val="21"/>
          <w:szCs w:val="21"/>
          <w:lang w:eastAsia="nl-NL"/>
        </w:rPr>
        <w:t>"w"</w:t>
      </w:r>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9CDCFE"/>
          <w:sz w:val="21"/>
          <w:szCs w:val="21"/>
          <w:lang w:eastAsia="nl-NL"/>
        </w:rPr>
        <w:t>encoding</w:t>
      </w:r>
      <w:proofErr w:type="spellEnd"/>
      <w:r w:rsidRPr="00DC3C88">
        <w:rPr>
          <w:rFonts w:ascii="Consolas" w:eastAsia="Times New Roman" w:hAnsi="Consolas" w:cs="Times New Roman"/>
          <w:color w:val="D4D4D4"/>
          <w:sz w:val="21"/>
          <w:szCs w:val="21"/>
          <w:lang w:eastAsia="nl-NL"/>
        </w:rPr>
        <w:t>=</w:t>
      </w:r>
      <w:r w:rsidRPr="00DC3C88">
        <w:rPr>
          <w:rFonts w:ascii="Consolas" w:eastAsia="Times New Roman" w:hAnsi="Consolas" w:cs="Times New Roman"/>
          <w:color w:val="CE9178"/>
          <w:sz w:val="21"/>
          <w:szCs w:val="21"/>
          <w:lang w:eastAsia="nl-NL"/>
        </w:rPr>
        <w:t>"utf-8"</w:t>
      </w:r>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C586C0"/>
          <w:sz w:val="21"/>
          <w:szCs w:val="21"/>
          <w:lang w:eastAsia="nl-NL"/>
        </w:rPr>
        <w:t>as</w:t>
      </w:r>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9CDCFE"/>
          <w:sz w:val="21"/>
          <w:szCs w:val="21"/>
          <w:lang w:eastAsia="nl-NL"/>
        </w:rPr>
        <w:t>new_file</w:t>
      </w:r>
      <w:proofErr w:type="spellEnd"/>
      <w:r w:rsidRPr="00DC3C88">
        <w:rPr>
          <w:rFonts w:ascii="Consolas" w:eastAsia="Times New Roman" w:hAnsi="Consolas" w:cs="Times New Roman"/>
          <w:color w:val="CCCCCC"/>
          <w:sz w:val="21"/>
          <w:szCs w:val="21"/>
          <w:lang w:eastAsia="nl-NL"/>
        </w:rPr>
        <w:t>:</w:t>
      </w:r>
    </w:p>
    <w:p w14:paraId="0CAA1934"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new</w:t>
      </w:r>
      <w:proofErr w:type="gramEnd"/>
      <w:r w:rsidRPr="00DC3C88">
        <w:rPr>
          <w:rFonts w:ascii="Consolas" w:eastAsia="Times New Roman" w:hAnsi="Consolas" w:cs="Times New Roman"/>
          <w:color w:val="9CDCFE"/>
          <w:sz w:val="21"/>
          <w:szCs w:val="21"/>
          <w:lang w:eastAsia="nl-NL"/>
        </w:rPr>
        <w:t>_file</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write</w:t>
      </w:r>
      <w:proofErr w:type="spell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9CDCFE"/>
          <w:sz w:val="21"/>
          <w:szCs w:val="21"/>
          <w:lang w:eastAsia="nl-NL"/>
        </w:rPr>
        <w:t>file</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read</w:t>
      </w:r>
      <w:proofErr w:type="spellEnd"/>
      <w:r w:rsidRPr="00DC3C88">
        <w:rPr>
          <w:rFonts w:ascii="Consolas" w:eastAsia="Times New Roman" w:hAnsi="Consolas" w:cs="Times New Roman"/>
          <w:color w:val="CCCCCC"/>
          <w:sz w:val="21"/>
          <w:szCs w:val="21"/>
          <w:lang w:eastAsia="nl-NL"/>
        </w:rPr>
        <w:t>())</w:t>
      </w:r>
    </w:p>
    <w:p w14:paraId="74958D5F"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p>
    <w:p w14:paraId="285D592B"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archive</w:t>
      </w:r>
      <w:proofErr w:type="spellEnd"/>
      <w:proofErr w:type="gramEnd"/>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D4D4D4"/>
          <w:sz w:val="21"/>
          <w:szCs w:val="21"/>
          <w:lang w:eastAsia="nl-NL"/>
        </w:rPr>
        <w:t>=</w:t>
      </w:r>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4EC9B0"/>
          <w:sz w:val="21"/>
          <w:szCs w:val="21"/>
          <w:lang w:eastAsia="nl-NL"/>
        </w:rPr>
        <w:t>MovieArchive</w:t>
      </w:r>
      <w:proofErr w:type="spellEnd"/>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CE9178"/>
          <w:sz w:val="21"/>
          <w:szCs w:val="21"/>
          <w:lang w:eastAsia="nl-NL"/>
        </w:rPr>
        <w:t>"</w:t>
      </w:r>
      <w:proofErr w:type="spellStart"/>
      <w:r w:rsidRPr="00DC3C88">
        <w:rPr>
          <w:rFonts w:ascii="Consolas" w:eastAsia="Times New Roman" w:hAnsi="Consolas" w:cs="Times New Roman"/>
          <w:color w:val="CE9178"/>
          <w:sz w:val="21"/>
          <w:szCs w:val="21"/>
          <w:lang w:eastAsia="nl-NL"/>
        </w:rPr>
        <w:t>movies_test.json</w:t>
      </w:r>
      <w:proofErr w:type="spellEnd"/>
      <w:r w:rsidRPr="00DC3C88">
        <w:rPr>
          <w:rFonts w:ascii="Consolas" w:eastAsia="Times New Roman" w:hAnsi="Consolas" w:cs="Times New Roman"/>
          <w:color w:val="CE9178"/>
          <w:sz w:val="21"/>
          <w:szCs w:val="21"/>
          <w:lang w:eastAsia="nl-NL"/>
        </w:rPr>
        <w:t>"</w:t>
      </w:r>
      <w:r w:rsidRPr="00DC3C88">
        <w:rPr>
          <w:rFonts w:ascii="Consolas" w:eastAsia="Times New Roman" w:hAnsi="Consolas" w:cs="Times New Roman"/>
          <w:color w:val="CCCCCC"/>
          <w:sz w:val="21"/>
          <w:szCs w:val="21"/>
          <w:lang w:eastAsia="nl-NL"/>
        </w:rPr>
        <w:t>)</w:t>
      </w:r>
    </w:p>
    <w:p w14:paraId="20329094"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p>
    <w:p w14:paraId="4EE13BF5"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569CD6"/>
          <w:sz w:val="21"/>
          <w:szCs w:val="21"/>
          <w:lang w:eastAsia="nl-NL"/>
        </w:rPr>
        <w:t>def</w:t>
      </w:r>
      <w:proofErr w:type="spellEnd"/>
      <w:proofErr w:type="gramEnd"/>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DCDCAA"/>
          <w:sz w:val="21"/>
          <w:szCs w:val="21"/>
          <w:lang w:eastAsia="nl-NL"/>
        </w:rPr>
        <w:t>test_single_movie_search</w:t>
      </w:r>
      <w:proofErr w:type="spell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9CDCFE"/>
          <w:sz w:val="21"/>
          <w:szCs w:val="21"/>
          <w:lang w:eastAsia="nl-NL"/>
        </w:rPr>
        <w:t>self</w:t>
      </w:r>
      <w:proofErr w:type="spellEnd"/>
      <w:r w:rsidRPr="00DC3C88">
        <w:rPr>
          <w:rFonts w:ascii="Consolas" w:eastAsia="Times New Roman" w:hAnsi="Consolas" w:cs="Times New Roman"/>
          <w:color w:val="CCCCCC"/>
          <w:sz w:val="21"/>
          <w:szCs w:val="21"/>
          <w:lang w:eastAsia="nl-NL"/>
        </w:rPr>
        <w:t>):</w:t>
      </w:r>
    </w:p>
    <w:p w14:paraId="31C5F6B4"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search</w:t>
      </w:r>
      <w:proofErr w:type="gramEnd"/>
      <w:r w:rsidRPr="00DC3C88">
        <w:rPr>
          <w:rFonts w:ascii="Consolas" w:eastAsia="Times New Roman" w:hAnsi="Consolas" w:cs="Times New Roman"/>
          <w:color w:val="9CDCFE"/>
          <w:sz w:val="21"/>
          <w:szCs w:val="21"/>
          <w:lang w:eastAsia="nl-NL"/>
        </w:rPr>
        <w:t>_result</w:t>
      </w:r>
      <w:proofErr w:type="spellEnd"/>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D4D4D4"/>
          <w:sz w:val="21"/>
          <w:szCs w:val="21"/>
          <w:lang w:eastAsia="nl-NL"/>
        </w:rPr>
        <w:t>=</w:t>
      </w:r>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9CDCFE"/>
          <w:sz w:val="21"/>
          <w:szCs w:val="21"/>
          <w:lang w:eastAsia="nl-NL"/>
        </w:rPr>
        <w:t>self</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9CDCFE"/>
          <w:sz w:val="21"/>
          <w:szCs w:val="21"/>
          <w:lang w:eastAsia="nl-NL"/>
        </w:rPr>
        <w:t>archive</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search</w:t>
      </w:r>
      <w:proofErr w:type="spell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9CDCFE"/>
          <w:sz w:val="21"/>
          <w:szCs w:val="21"/>
          <w:lang w:eastAsia="nl-NL"/>
        </w:rPr>
        <w:t>title</w:t>
      </w:r>
      <w:proofErr w:type="spellEnd"/>
      <w:r w:rsidRPr="00DC3C88">
        <w:rPr>
          <w:rFonts w:ascii="Consolas" w:eastAsia="Times New Roman" w:hAnsi="Consolas" w:cs="Times New Roman"/>
          <w:color w:val="D4D4D4"/>
          <w:sz w:val="21"/>
          <w:szCs w:val="21"/>
          <w:lang w:eastAsia="nl-NL"/>
        </w:rPr>
        <w:t>=</w:t>
      </w:r>
      <w:r w:rsidRPr="00DC3C88">
        <w:rPr>
          <w:rFonts w:ascii="Consolas" w:eastAsia="Times New Roman" w:hAnsi="Consolas" w:cs="Times New Roman"/>
          <w:color w:val="CE9178"/>
          <w:sz w:val="21"/>
          <w:szCs w:val="21"/>
          <w:lang w:eastAsia="nl-NL"/>
        </w:rPr>
        <w:t>"</w:t>
      </w:r>
      <w:proofErr w:type="spellStart"/>
      <w:r w:rsidRPr="00DC3C88">
        <w:rPr>
          <w:rFonts w:ascii="Consolas" w:eastAsia="Times New Roman" w:hAnsi="Consolas" w:cs="Times New Roman"/>
          <w:color w:val="CE9178"/>
          <w:sz w:val="21"/>
          <w:szCs w:val="21"/>
          <w:lang w:eastAsia="nl-NL"/>
        </w:rPr>
        <w:t>Ocean's</w:t>
      </w:r>
      <w:proofErr w:type="spellEnd"/>
      <w:r w:rsidRPr="00DC3C88">
        <w:rPr>
          <w:rFonts w:ascii="Consolas" w:eastAsia="Times New Roman" w:hAnsi="Consolas" w:cs="Times New Roman"/>
          <w:color w:val="CE9178"/>
          <w:sz w:val="21"/>
          <w:szCs w:val="21"/>
          <w:lang w:eastAsia="nl-NL"/>
        </w:rPr>
        <w:t xml:space="preserve"> Eleven"</w:t>
      </w:r>
      <w:r w:rsidRPr="00DC3C88">
        <w:rPr>
          <w:rFonts w:ascii="Consolas" w:eastAsia="Times New Roman" w:hAnsi="Consolas" w:cs="Times New Roman"/>
          <w:color w:val="CCCCCC"/>
          <w:sz w:val="21"/>
          <w:szCs w:val="21"/>
          <w:lang w:eastAsia="nl-NL"/>
        </w:rPr>
        <w:t>)</w:t>
      </w:r>
    </w:p>
    <w:p w14:paraId="129622EC"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self</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assertEqual</w:t>
      </w:r>
      <w:proofErr w:type="spellEnd"/>
      <w:proofErr w:type="gram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DCDCAA"/>
          <w:sz w:val="21"/>
          <w:szCs w:val="21"/>
          <w:lang w:eastAsia="nl-NL"/>
        </w:rPr>
        <w:t>len</w:t>
      </w:r>
      <w:proofErr w:type="spell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9CDCFE"/>
          <w:sz w:val="21"/>
          <w:szCs w:val="21"/>
          <w:lang w:eastAsia="nl-NL"/>
        </w:rPr>
        <w:t>search_result</w:t>
      </w:r>
      <w:proofErr w:type="spellEnd"/>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B5CEA8"/>
          <w:sz w:val="21"/>
          <w:szCs w:val="21"/>
          <w:lang w:eastAsia="nl-NL"/>
        </w:rPr>
        <w:t>1</w:t>
      </w:r>
      <w:r w:rsidRPr="00DC3C88">
        <w:rPr>
          <w:rFonts w:ascii="Consolas" w:eastAsia="Times New Roman" w:hAnsi="Consolas" w:cs="Times New Roman"/>
          <w:color w:val="CCCCCC"/>
          <w:sz w:val="21"/>
          <w:szCs w:val="21"/>
          <w:lang w:eastAsia="nl-NL"/>
        </w:rPr>
        <w:t>)</w:t>
      </w:r>
    </w:p>
    <w:p w14:paraId="24C66ECF"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self</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assertEqual</w:t>
      </w:r>
      <w:proofErr w:type="spellEnd"/>
      <w:proofErr w:type="gram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9CDCFE"/>
          <w:sz w:val="21"/>
          <w:szCs w:val="21"/>
          <w:lang w:eastAsia="nl-NL"/>
        </w:rPr>
        <w:t>search_result</w:t>
      </w:r>
      <w:proofErr w:type="spellEnd"/>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B5CEA8"/>
          <w:sz w:val="21"/>
          <w:szCs w:val="21"/>
          <w:lang w:eastAsia="nl-NL"/>
        </w:rPr>
        <w:t>0</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CE9178"/>
          <w:sz w:val="21"/>
          <w:szCs w:val="21"/>
          <w:lang w:eastAsia="nl-NL"/>
        </w:rPr>
        <w:t>"</w:t>
      </w:r>
      <w:proofErr w:type="spellStart"/>
      <w:r w:rsidRPr="00DC3C88">
        <w:rPr>
          <w:rFonts w:ascii="Consolas" w:eastAsia="Times New Roman" w:hAnsi="Consolas" w:cs="Times New Roman"/>
          <w:color w:val="CE9178"/>
          <w:sz w:val="21"/>
          <w:szCs w:val="21"/>
          <w:lang w:eastAsia="nl-NL"/>
        </w:rPr>
        <w:t>title</w:t>
      </w:r>
      <w:proofErr w:type="spellEnd"/>
      <w:r w:rsidRPr="00DC3C88">
        <w:rPr>
          <w:rFonts w:ascii="Consolas" w:eastAsia="Times New Roman" w:hAnsi="Consolas" w:cs="Times New Roman"/>
          <w:color w:val="CE9178"/>
          <w:sz w:val="21"/>
          <w:szCs w:val="21"/>
          <w:lang w:eastAsia="nl-NL"/>
        </w:rPr>
        <w:t>"</w:t>
      </w:r>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CE9178"/>
          <w:sz w:val="21"/>
          <w:szCs w:val="21"/>
          <w:lang w:eastAsia="nl-NL"/>
        </w:rPr>
        <w:t>"</w:t>
      </w:r>
      <w:proofErr w:type="spellStart"/>
      <w:r w:rsidRPr="00DC3C88">
        <w:rPr>
          <w:rFonts w:ascii="Consolas" w:eastAsia="Times New Roman" w:hAnsi="Consolas" w:cs="Times New Roman"/>
          <w:color w:val="CE9178"/>
          <w:sz w:val="21"/>
          <w:szCs w:val="21"/>
          <w:lang w:eastAsia="nl-NL"/>
        </w:rPr>
        <w:t>Ocean's</w:t>
      </w:r>
      <w:proofErr w:type="spellEnd"/>
      <w:r w:rsidRPr="00DC3C88">
        <w:rPr>
          <w:rFonts w:ascii="Consolas" w:eastAsia="Times New Roman" w:hAnsi="Consolas" w:cs="Times New Roman"/>
          <w:color w:val="CE9178"/>
          <w:sz w:val="21"/>
          <w:szCs w:val="21"/>
          <w:lang w:eastAsia="nl-NL"/>
        </w:rPr>
        <w:t xml:space="preserve"> Eleven"</w:t>
      </w:r>
      <w:r w:rsidRPr="00DC3C88">
        <w:rPr>
          <w:rFonts w:ascii="Consolas" w:eastAsia="Times New Roman" w:hAnsi="Consolas" w:cs="Times New Roman"/>
          <w:color w:val="CCCCCC"/>
          <w:sz w:val="21"/>
          <w:szCs w:val="21"/>
          <w:lang w:eastAsia="nl-NL"/>
        </w:rPr>
        <w:t>)</w:t>
      </w:r>
    </w:p>
    <w:p w14:paraId="6B95C214" w14:textId="77777777" w:rsid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p>
    <w:p w14:paraId="3A59A833"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p>
    <w:p w14:paraId="6B437306"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569CD6"/>
          <w:sz w:val="21"/>
          <w:szCs w:val="21"/>
          <w:lang w:eastAsia="nl-NL"/>
        </w:rPr>
        <w:t>def</w:t>
      </w:r>
      <w:proofErr w:type="spellEnd"/>
      <w:proofErr w:type="gramEnd"/>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DCDCAA"/>
          <w:sz w:val="21"/>
          <w:szCs w:val="21"/>
          <w:lang w:eastAsia="nl-NL"/>
        </w:rPr>
        <w:t>test_multiple_movie_search</w:t>
      </w:r>
      <w:proofErr w:type="spell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9CDCFE"/>
          <w:sz w:val="21"/>
          <w:szCs w:val="21"/>
          <w:lang w:eastAsia="nl-NL"/>
        </w:rPr>
        <w:t>self</w:t>
      </w:r>
      <w:proofErr w:type="spellEnd"/>
      <w:r w:rsidRPr="00DC3C88">
        <w:rPr>
          <w:rFonts w:ascii="Consolas" w:eastAsia="Times New Roman" w:hAnsi="Consolas" w:cs="Times New Roman"/>
          <w:color w:val="CCCCCC"/>
          <w:sz w:val="21"/>
          <w:szCs w:val="21"/>
          <w:lang w:eastAsia="nl-NL"/>
        </w:rPr>
        <w:t>):</w:t>
      </w:r>
    </w:p>
    <w:p w14:paraId="15A08D77"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search</w:t>
      </w:r>
      <w:proofErr w:type="gramEnd"/>
      <w:r w:rsidRPr="00DC3C88">
        <w:rPr>
          <w:rFonts w:ascii="Consolas" w:eastAsia="Times New Roman" w:hAnsi="Consolas" w:cs="Times New Roman"/>
          <w:color w:val="9CDCFE"/>
          <w:sz w:val="21"/>
          <w:szCs w:val="21"/>
          <w:lang w:eastAsia="nl-NL"/>
        </w:rPr>
        <w:t>_result</w:t>
      </w:r>
      <w:proofErr w:type="spellEnd"/>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D4D4D4"/>
          <w:sz w:val="21"/>
          <w:szCs w:val="21"/>
          <w:lang w:eastAsia="nl-NL"/>
        </w:rPr>
        <w:t>=</w:t>
      </w:r>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9CDCFE"/>
          <w:sz w:val="21"/>
          <w:szCs w:val="21"/>
          <w:lang w:eastAsia="nl-NL"/>
        </w:rPr>
        <w:t>self</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9CDCFE"/>
          <w:sz w:val="21"/>
          <w:szCs w:val="21"/>
          <w:lang w:eastAsia="nl-NL"/>
        </w:rPr>
        <w:t>archive</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search</w:t>
      </w:r>
      <w:proofErr w:type="spellEnd"/>
      <w:r w:rsidRPr="00DC3C88">
        <w:rPr>
          <w:rFonts w:ascii="Consolas" w:eastAsia="Times New Roman" w:hAnsi="Consolas" w:cs="Times New Roman"/>
          <w:color w:val="CCCCCC"/>
          <w:sz w:val="21"/>
          <w:szCs w:val="21"/>
          <w:lang w:eastAsia="nl-NL"/>
        </w:rPr>
        <w:t>(</w:t>
      </w:r>
    </w:p>
    <w:p w14:paraId="4B5FD171"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title</w:t>
      </w:r>
      <w:proofErr w:type="spellEnd"/>
      <w:proofErr w:type="gramEnd"/>
      <w:r w:rsidRPr="00DC3C88">
        <w:rPr>
          <w:rFonts w:ascii="Consolas" w:eastAsia="Times New Roman" w:hAnsi="Consolas" w:cs="Times New Roman"/>
          <w:color w:val="D4D4D4"/>
          <w:sz w:val="21"/>
          <w:szCs w:val="21"/>
          <w:lang w:eastAsia="nl-NL"/>
        </w:rPr>
        <w:t>=</w:t>
      </w:r>
      <w:r w:rsidRPr="00DC3C88">
        <w:rPr>
          <w:rFonts w:ascii="Consolas" w:eastAsia="Times New Roman" w:hAnsi="Consolas" w:cs="Times New Roman"/>
          <w:color w:val="CE9178"/>
          <w:sz w:val="21"/>
          <w:szCs w:val="21"/>
          <w:lang w:eastAsia="nl-NL"/>
        </w:rPr>
        <w:t>"</w:t>
      </w:r>
      <w:proofErr w:type="spellStart"/>
      <w:r w:rsidRPr="00DC3C88">
        <w:rPr>
          <w:rFonts w:ascii="Consolas" w:eastAsia="Times New Roman" w:hAnsi="Consolas" w:cs="Times New Roman"/>
          <w:color w:val="CE9178"/>
          <w:sz w:val="21"/>
          <w:szCs w:val="21"/>
          <w:lang w:eastAsia="nl-NL"/>
        </w:rPr>
        <w:t>Ocean's</w:t>
      </w:r>
      <w:proofErr w:type="spellEnd"/>
      <w:r w:rsidRPr="00DC3C88">
        <w:rPr>
          <w:rFonts w:ascii="Consolas" w:eastAsia="Times New Roman" w:hAnsi="Consolas" w:cs="Times New Roman"/>
          <w:color w:val="CE9178"/>
          <w:sz w:val="21"/>
          <w:szCs w:val="21"/>
          <w:lang w:eastAsia="nl-NL"/>
        </w:rPr>
        <w:t>"</w:t>
      </w:r>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9CDCFE"/>
          <w:sz w:val="21"/>
          <w:szCs w:val="21"/>
          <w:lang w:eastAsia="nl-NL"/>
        </w:rPr>
        <w:t>cast</w:t>
      </w:r>
      <w:r w:rsidRPr="00DC3C88">
        <w:rPr>
          <w:rFonts w:ascii="Consolas" w:eastAsia="Times New Roman" w:hAnsi="Consolas" w:cs="Times New Roman"/>
          <w:color w:val="D4D4D4"/>
          <w:sz w:val="21"/>
          <w:szCs w:val="21"/>
          <w:lang w:eastAsia="nl-NL"/>
        </w:rPr>
        <w:t>=</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CE9178"/>
          <w:sz w:val="21"/>
          <w:szCs w:val="21"/>
          <w:lang w:eastAsia="nl-NL"/>
        </w:rPr>
        <w:t>"Brad Pitt"</w:t>
      </w:r>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CE9178"/>
          <w:sz w:val="21"/>
          <w:szCs w:val="21"/>
          <w:lang w:eastAsia="nl-NL"/>
        </w:rPr>
        <w:t>"George Clooney"</w:t>
      </w:r>
      <w:r w:rsidRPr="00DC3C88">
        <w:rPr>
          <w:rFonts w:ascii="Consolas" w:eastAsia="Times New Roman" w:hAnsi="Consolas" w:cs="Times New Roman"/>
          <w:color w:val="CCCCCC"/>
          <w:sz w:val="21"/>
          <w:szCs w:val="21"/>
          <w:lang w:eastAsia="nl-NL"/>
        </w:rPr>
        <w:t>]</w:t>
      </w:r>
    </w:p>
    <w:p w14:paraId="35F2B345"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lastRenderedPageBreak/>
        <w:t>        )</w:t>
      </w:r>
    </w:p>
    <w:p w14:paraId="3AD42207"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self</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assertEqual</w:t>
      </w:r>
      <w:proofErr w:type="spellEnd"/>
      <w:proofErr w:type="gram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DCDCAA"/>
          <w:sz w:val="21"/>
          <w:szCs w:val="21"/>
          <w:lang w:eastAsia="nl-NL"/>
        </w:rPr>
        <w:t>len</w:t>
      </w:r>
      <w:proofErr w:type="spell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9CDCFE"/>
          <w:sz w:val="21"/>
          <w:szCs w:val="21"/>
          <w:lang w:eastAsia="nl-NL"/>
        </w:rPr>
        <w:t>search_result</w:t>
      </w:r>
      <w:proofErr w:type="spellEnd"/>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B5CEA8"/>
          <w:sz w:val="21"/>
          <w:szCs w:val="21"/>
          <w:lang w:eastAsia="nl-NL"/>
        </w:rPr>
        <w:t>3</w:t>
      </w:r>
      <w:r w:rsidRPr="00DC3C88">
        <w:rPr>
          <w:rFonts w:ascii="Consolas" w:eastAsia="Times New Roman" w:hAnsi="Consolas" w:cs="Times New Roman"/>
          <w:color w:val="CCCCCC"/>
          <w:sz w:val="21"/>
          <w:szCs w:val="21"/>
          <w:lang w:eastAsia="nl-NL"/>
        </w:rPr>
        <w:t>)</w:t>
      </w:r>
    </w:p>
    <w:p w14:paraId="772A36B7"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p>
    <w:p w14:paraId="2981F1F5"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569CD6"/>
          <w:sz w:val="21"/>
          <w:szCs w:val="21"/>
          <w:lang w:eastAsia="nl-NL"/>
        </w:rPr>
        <w:t>def</w:t>
      </w:r>
      <w:proofErr w:type="spellEnd"/>
      <w:proofErr w:type="gramEnd"/>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DCDCAA"/>
          <w:sz w:val="21"/>
          <w:szCs w:val="21"/>
          <w:lang w:eastAsia="nl-NL"/>
        </w:rPr>
        <w:t>test_cast_search</w:t>
      </w:r>
      <w:proofErr w:type="spell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9CDCFE"/>
          <w:sz w:val="21"/>
          <w:szCs w:val="21"/>
          <w:lang w:eastAsia="nl-NL"/>
        </w:rPr>
        <w:t>self</w:t>
      </w:r>
      <w:proofErr w:type="spellEnd"/>
      <w:r w:rsidRPr="00DC3C88">
        <w:rPr>
          <w:rFonts w:ascii="Consolas" w:eastAsia="Times New Roman" w:hAnsi="Consolas" w:cs="Times New Roman"/>
          <w:color w:val="CCCCCC"/>
          <w:sz w:val="21"/>
          <w:szCs w:val="21"/>
          <w:lang w:eastAsia="nl-NL"/>
        </w:rPr>
        <w:t>):</w:t>
      </w:r>
    </w:p>
    <w:p w14:paraId="792C17FF"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search</w:t>
      </w:r>
      <w:proofErr w:type="gramEnd"/>
      <w:r w:rsidRPr="00DC3C88">
        <w:rPr>
          <w:rFonts w:ascii="Consolas" w:eastAsia="Times New Roman" w:hAnsi="Consolas" w:cs="Times New Roman"/>
          <w:color w:val="9CDCFE"/>
          <w:sz w:val="21"/>
          <w:szCs w:val="21"/>
          <w:lang w:eastAsia="nl-NL"/>
        </w:rPr>
        <w:t>_result</w:t>
      </w:r>
      <w:proofErr w:type="spellEnd"/>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D4D4D4"/>
          <w:sz w:val="21"/>
          <w:szCs w:val="21"/>
          <w:lang w:eastAsia="nl-NL"/>
        </w:rPr>
        <w:t>=</w:t>
      </w:r>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9CDCFE"/>
          <w:sz w:val="21"/>
          <w:szCs w:val="21"/>
          <w:lang w:eastAsia="nl-NL"/>
        </w:rPr>
        <w:t>self</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9CDCFE"/>
          <w:sz w:val="21"/>
          <w:szCs w:val="21"/>
          <w:lang w:eastAsia="nl-NL"/>
        </w:rPr>
        <w:t>archive</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search</w:t>
      </w:r>
      <w:proofErr w:type="spellEnd"/>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9CDCFE"/>
          <w:sz w:val="21"/>
          <w:szCs w:val="21"/>
          <w:lang w:eastAsia="nl-NL"/>
        </w:rPr>
        <w:t>cast</w:t>
      </w:r>
      <w:r w:rsidRPr="00DC3C88">
        <w:rPr>
          <w:rFonts w:ascii="Consolas" w:eastAsia="Times New Roman" w:hAnsi="Consolas" w:cs="Times New Roman"/>
          <w:color w:val="D4D4D4"/>
          <w:sz w:val="21"/>
          <w:szCs w:val="21"/>
          <w:lang w:eastAsia="nl-NL"/>
        </w:rPr>
        <w:t>=</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CE9178"/>
          <w:sz w:val="21"/>
          <w:szCs w:val="21"/>
          <w:lang w:eastAsia="nl-NL"/>
        </w:rPr>
        <w:t>"Brad Pitt"</w:t>
      </w:r>
      <w:r w:rsidRPr="00DC3C88">
        <w:rPr>
          <w:rFonts w:ascii="Consolas" w:eastAsia="Times New Roman" w:hAnsi="Consolas" w:cs="Times New Roman"/>
          <w:color w:val="CCCCCC"/>
          <w:sz w:val="21"/>
          <w:szCs w:val="21"/>
          <w:lang w:eastAsia="nl-NL"/>
        </w:rPr>
        <w:t>])</w:t>
      </w:r>
    </w:p>
    <w:p w14:paraId="2BA1833B"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self</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assertEqual</w:t>
      </w:r>
      <w:proofErr w:type="spellEnd"/>
      <w:proofErr w:type="gramEnd"/>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9CDCFE"/>
          <w:sz w:val="21"/>
          <w:szCs w:val="21"/>
          <w:lang w:eastAsia="nl-NL"/>
        </w:rPr>
        <w:t>movie</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CE9178"/>
          <w:sz w:val="21"/>
          <w:szCs w:val="21"/>
          <w:lang w:eastAsia="nl-NL"/>
        </w:rPr>
        <w:t>"</w:t>
      </w:r>
      <w:proofErr w:type="spellStart"/>
      <w:r w:rsidRPr="00DC3C88">
        <w:rPr>
          <w:rFonts w:ascii="Consolas" w:eastAsia="Times New Roman" w:hAnsi="Consolas" w:cs="Times New Roman"/>
          <w:color w:val="CE9178"/>
          <w:sz w:val="21"/>
          <w:szCs w:val="21"/>
          <w:lang w:eastAsia="nl-NL"/>
        </w:rPr>
        <w:t>title</w:t>
      </w:r>
      <w:proofErr w:type="spellEnd"/>
      <w:r w:rsidRPr="00DC3C88">
        <w:rPr>
          <w:rFonts w:ascii="Consolas" w:eastAsia="Times New Roman" w:hAnsi="Consolas" w:cs="Times New Roman"/>
          <w:color w:val="CE9178"/>
          <w:sz w:val="21"/>
          <w:szCs w:val="21"/>
          <w:lang w:eastAsia="nl-NL"/>
        </w:rPr>
        <w:t>"</w:t>
      </w:r>
      <w:r w:rsidRPr="00DC3C88">
        <w:rPr>
          <w:rFonts w:ascii="Consolas" w:eastAsia="Times New Roman" w:hAnsi="Consolas" w:cs="Times New Roman"/>
          <w:color w:val="CCCCCC"/>
          <w:sz w:val="21"/>
          <w:szCs w:val="21"/>
          <w:lang w:eastAsia="nl-NL"/>
        </w:rPr>
        <w:t>]</w:t>
      </w:r>
    </w:p>
    <w:p w14:paraId="6E342FFE"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w:t>
      </w:r>
      <w:proofErr w:type="spellStart"/>
      <w:proofErr w:type="gramStart"/>
      <w:r w:rsidRPr="00DC3C88">
        <w:rPr>
          <w:rFonts w:ascii="Consolas" w:eastAsia="Times New Roman" w:hAnsi="Consolas" w:cs="Times New Roman"/>
          <w:color w:val="C586C0"/>
          <w:sz w:val="21"/>
          <w:szCs w:val="21"/>
          <w:lang w:eastAsia="nl-NL"/>
        </w:rPr>
        <w:t>for</w:t>
      </w:r>
      <w:proofErr w:type="spellEnd"/>
      <w:proofErr w:type="gramEnd"/>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9CDCFE"/>
          <w:sz w:val="21"/>
          <w:szCs w:val="21"/>
          <w:lang w:eastAsia="nl-NL"/>
        </w:rPr>
        <w:t>movie</w:t>
      </w:r>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C586C0"/>
          <w:sz w:val="21"/>
          <w:szCs w:val="21"/>
          <w:lang w:eastAsia="nl-NL"/>
        </w:rPr>
        <w:t>in</w:t>
      </w:r>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9CDCFE"/>
          <w:sz w:val="21"/>
          <w:szCs w:val="21"/>
          <w:lang w:eastAsia="nl-NL"/>
        </w:rPr>
        <w:t>search_result</w:t>
      </w:r>
      <w:proofErr w:type="spell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DCDCAA"/>
          <w:sz w:val="21"/>
          <w:szCs w:val="21"/>
          <w:lang w:eastAsia="nl-NL"/>
        </w:rPr>
        <w:t>count</w:t>
      </w:r>
      <w:proofErr w:type="spellEnd"/>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CE9178"/>
          <w:sz w:val="21"/>
          <w:szCs w:val="21"/>
          <w:lang w:eastAsia="nl-NL"/>
        </w:rPr>
        <w:t>"</w:t>
      </w:r>
      <w:proofErr w:type="spellStart"/>
      <w:r w:rsidRPr="00DC3C88">
        <w:rPr>
          <w:rFonts w:ascii="Consolas" w:eastAsia="Times New Roman" w:hAnsi="Consolas" w:cs="Times New Roman"/>
          <w:color w:val="CE9178"/>
          <w:sz w:val="21"/>
          <w:szCs w:val="21"/>
          <w:lang w:eastAsia="nl-NL"/>
        </w:rPr>
        <w:t>Ocean's</w:t>
      </w:r>
      <w:proofErr w:type="spellEnd"/>
      <w:r w:rsidRPr="00DC3C88">
        <w:rPr>
          <w:rFonts w:ascii="Consolas" w:eastAsia="Times New Roman" w:hAnsi="Consolas" w:cs="Times New Roman"/>
          <w:color w:val="CE9178"/>
          <w:sz w:val="21"/>
          <w:szCs w:val="21"/>
          <w:lang w:eastAsia="nl-NL"/>
        </w:rPr>
        <w:t xml:space="preserve"> Eleven"</w:t>
      </w:r>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B5CEA8"/>
          <w:sz w:val="21"/>
          <w:szCs w:val="21"/>
          <w:lang w:eastAsia="nl-NL"/>
        </w:rPr>
        <w:t>1</w:t>
      </w:r>
      <w:r w:rsidRPr="00DC3C88">
        <w:rPr>
          <w:rFonts w:ascii="Consolas" w:eastAsia="Times New Roman" w:hAnsi="Consolas" w:cs="Times New Roman"/>
          <w:color w:val="CCCCCC"/>
          <w:sz w:val="21"/>
          <w:szCs w:val="21"/>
          <w:lang w:eastAsia="nl-NL"/>
        </w:rPr>
        <w:t>)</w:t>
      </w:r>
    </w:p>
    <w:p w14:paraId="63222100"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p>
    <w:p w14:paraId="2F58F569"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569CD6"/>
          <w:sz w:val="21"/>
          <w:szCs w:val="21"/>
          <w:lang w:eastAsia="nl-NL"/>
        </w:rPr>
        <w:t>def</w:t>
      </w:r>
      <w:proofErr w:type="spellEnd"/>
      <w:proofErr w:type="gramEnd"/>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DCDCAA"/>
          <w:sz w:val="21"/>
          <w:szCs w:val="21"/>
          <w:lang w:eastAsia="nl-NL"/>
        </w:rPr>
        <w:t>test_edit_title_movie</w:t>
      </w:r>
      <w:proofErr w:type="spell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9CDCFE"/>
          <w:sz w:val="21"/>
          <w:szCs w:val="21"/>
          <w:lang w:eastAsia="nl-NL"/>
        </w:rPr>
        <w:t>self</w:t>
      </w:r>
      <w:proofErr w:type="spellEnd"/>
      <w:r w:rsidRPr="00DC3C88">
        <w:rPr>
          <w:rFonts w:ascii="Consolas" w:eastAsia="Times New Roman" w:hAnsi="Consolas" w:cs="Times New Roman"/>
          <w:color w:val="CCCCCC"/>
          <w:sz w:val="21"/>
          <w:szCs w:val="21"/>
          <w:lang w:eastAsia="nl-NL"/>
        </w:rPr>
        <w:t>):</w:t>
      </w:r>
    </w:p>
    <w:p w14:paraId="02CB9304"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self</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9CDCFE"/>
          <w:sz w:val="21"/>
          <w:szCs w:val="21"/>
          <w:lang w:eastAsia="nl-NL"/>
        </w:rPr>
        <w:t>archive</w:t>
      </w:r>
      <w:proofErr w:type="gramEnd"/>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edit</w:t>
      </w:r>
      <w:proofErr w:type="spellEnd"/>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CE9178"/>
          <w:sz w:val="21"/>
          <w:szCs w:val="21"/>
          <w:lang w:eastAsia="nl-NL"/>
        </w:rPr>
        <w:t xml:space="preserve">"John </w:t>
      </w:r>
      <w:proofErr w:type="spellStart"/>
      <w:r w:rsidRPr="00DC3C88">
        <w:rPr>
          <w:rFonts w:ascii="Consolas" w:eastAsia="Times New Roman" w:hAnsi="Consolas" w:cs="Times New Roman"/>
          <w:color w:val="CE9178"/>
          <w:sz w:val="21"/>
          <w:szCs w:val="21"/>
          <w:lang w:eastAsia="nl-NL"/>
        </w:rPr>
        <w:t>Wick</w:t>
      </w:r>
      <w:proofErr w:type="spellEnd"/>
      <w:r w:rsidRPr="00DC3C88">
        <w:rPr>
          <w:rFonts w:ascii="Consolas" w:eastAsia="Times New Roman" w:hAnsi="Consolas" w:cs="Times New Roman"/>
          <w:color w:val="CE9178"/>
          <w:sz w:val="21"/>
          <w:szCs w:val="21"/>
          <w:lang w:eastAsia="nl-NL"/>
        </w:rPr>
        <w:t xml:space="preserve">: </w:t>
      </w:r>
      <w:proofErr w:type="spellStart"/>
      <w:r w:rsidRPr="00DC3C88">
        <w:rPr>
          <w:rFonts w:ascii="Consolas" w:eastAsia="Times New Roman" w:hAnsi="Consolas" w:cs="Times New Roman"/>
          <w:color w:val="CE9178"/>
          <w:sz w:val="21"/>
          <w:szCs w:val="21"/>
          <w:lang w:eastAsia="nl-NL"/>
        </w:rPr>
        <w:t>Chapter</w:t>
      </w:r>
      <w:proofErr w:type="spellEnd"/>
      <w:r w:rsidRPr="00DC3C88">
        <w:rPr>
          <w:rFonts w:ascii="Consolas" w:eastAsia="Times New Roman" w:hAnsi="Consolas" w:cs="Times New Roman"/>
          <w:color w:val="CE9178"/>
          <w:sz w:val="21"/>
          <w:szCs w:val="21"/>
          <w:lang w:eastAsia="nl-NL"/>
        </w:rPr>
        <w:t xml:space="preserve"> 2"</w:t>
      </w:r>
      <w:r w:rsidRPr="00DC3C88">
        <w:rPr>
          <w:rFonts w:ascii="Consolas" w:eastAsia="Times New Roman" w:hAnsi="Consolas" w:cs="Times New Roman"/>
          <w:color w:val="CCCCCC"/>
          <w:sz w:val="21"/>
          <w:szCs w:val="21"/>
          <w:lang w:eastAsia="nl-NL"/>
        </w:rPr>
        <w:t>,</w:t>
      </w:r>
    </w:p>
    <w:p w14:paraId="56D3BA12"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new</w:t>
      </w:r>
      <w:proofErr w:type="gramEnd"/>
      <w:r w:rsidRPr="00DC3C88">
        <w:rPr>
          <w:rFonts w:ascii="Consolas" w:eastAsia="Times New Roman" w:hAnsi="Consolas" w:cs="Times New Roman"/>
          <w:color w:val="9CDCFE"/>
          <w:sz w:val="21"/>
          <w:szCs w:val="21"/>
          <w:lang w:eastAsia="nl-NL"/>
        </w:rPr>
        <w:t>_title</w:t>
      </w:r>
      <w:proofErr w:type="spellEnd"/>
      <w:r w:rsidRPr="00DC3C88">
        <w:rPr>
          <w:rFonts w:ascii="Consolas" w:eastAsia="Times New Roman" w:hAnsi="Consolas" w:cs="Times New Roman"/>
          <w:color w:val="D4D4D4"/>
          <w:sz w:val="21"/>
          <w:szCs w:val="21"/>
          <w:lang w:eastAsia="nl-NL"/>
        </w:rPr>
        <w:t>=</w:t>
      </w:r>
      <w:r w:rsidRPr="00DC3C88">
        <w:rPr>
          <w:rFonts w:ascii="Consolas" w:eastAsia="Times New Roman" w:hAnsi="Consolas" w:cs="Times New Roman"/>
          <w:color w:val="CE9178"/>
          <w:sz w:val="21"/>
          <w:szCs w:val="21"/>
          <w:lang w:eastAsia="nl-NL"/>
        </w:rPr>
        <w:t xml:space="preserve">"John Doe: </w:t>
      </w:r>
      <w:proofErr w:type="spellStart"/>
      <w:r w:rsidRPr="00DC3C88">
        <w:rPr>
          <w:rFonts w:ascii="Consolas" w:eastAsia="Times New Roman" w:hAnsi="Consolas" w:cs="Times New Roman"/>
          <w:color w:val="CE9178"/>
          <w:sz w:val="21"/>
          <w:szCs w:val="21"/>
          <w:lang w:eastAsia="nl-NL"/>
        </w:rPr>
        <w:t>Chapter</w:t>
      </w:r>
      <w:proofErr w:type="spellEnd"/>
      <w:r w:rsidRPr="00DC3C88">
        <w:rPr>
          <w:rFonts w:ascii="Consolas" w:eastAsia="Times New Roman" w:hAnsi="Consolas" w:cs="Times New Roman"/>
          <w:color w:val="CE9178"/>
          <w:sz w:val="21"/>
          <w:szCs w:val="21"/>
          <w:lang w:eastAsia="nl-NL"/>
        </w:rPr>
        <w:t xml:space="preserve"> 2"</w:t>
      </w:r>
      <w:r w:rsidRPr="00DC3C88">
        <w:rPr>
          <w:rFonts w:ascii="Consolas" w:eastAsia="Times New Roman" w:hAnsi="Consolas" w:cs="Times New Roman"/>
          <w:color w:val="CCCCCC"/>
          <w:sz w:val="21"/>
          <w:szCs w:val="21"/>
          <w:lang w:eastAsia="nl-NL"/>
        </w:rPr>
        <w:t>)</w:t>
      </w:r>
    </w:p>
    <w:p w14:paraId="13963889"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search</w:t>
      </w:r>
      <w:proofErr w:type="gramEnd"/>
      <w:r w:rsidRPr="00DC3C88">
        <w:rPr>
          <w:rFonts w:ascii="Consolas" w:eastAsia="Times New Roman" w:hAnsi="Consolas" w:cs="Times New Roman"/>
          <w:color w:val="9CDCFE"/>
          <w:sz w:val="21"/>
          <w:szCs w:val="21"/>
          <w:lang w:eastAsia="nl-NL"/>
        </w:rPr>
        <w:t>_result</w:t>
      </w:r>
      <w:proofErr w:type="spellEnd"/>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D4D4D4"/>
          <w:sz w:val="21"/>
          <w:szCs w:val="21"/>
          <w:lang w:eastAsia="nl-NL"/>
        </w:rPr>
        <w:t>=</w:t>
      </w:r>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9CDCFE"/>
          <w:sz w:val="21"/>
          <w:szCs w:val="21"/>
          <w:lang w:eastAsia="nl-NL"/>
        </w:rPr>
        <w:t>self</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9CDCFE"/>
          <w:sz w:val="21"/>
          <w:szCs w:val="21"/>
          <w:lang w:eastAsia="nl-NL"/>
        </w:rPr>
        <w:t>archive</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search</w:t>
      </w:r>
      <w:proofErr w:type="spell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9CDCFE"/>
          <w:sz w:val="21"/>
          <w:szCs w:val="21"/>
          <w:lang w:eastAsia="nl-NL"/>
        </w:rPr>
        <w:t>title</w:t>
      </w:r>
      <w:proofErr w:type="spellEnd"/>
      <w:r w:rsidRPr="00DC3C88">
        <w:rPr>
          <w:rFonts w:ascii="Consolas" w:eastAsia="Times New Roman" w:hAnsi="Consolas" w:cs="Times New Roman"/>
          <w:color w:val="D4D4D4"/>
          <w:sz w:val="21"/>
          <w:szCs w:val="21"/>
          <w:lang w:eastAsia="nl-NL"/>
        </w:rPr>
        <w:t>=</w:t>
      </w:r>
      <w:r w:rsidRPr="00DC3C88">
        <w:rPr>
          <w:rFonts w:ascii="Consolas" w:eastAsia="Times New Roman" w:hAnsi="Consolas" w:cs="Times New Roman"/>
          <w:color w:val="CE9178"/>
          <w:sz w:val="21"/>
          <w:szCs w:val="21"/>
          <w:lang w:eastAsia="nl-NL"/>
        </w:rPr>
        <w:t xml:space="preserve">"John Doe: </w:t>
      </w:r>
      <w:proofErr w:type="spellStart"/>
      <w:r w:rsidRPr="00DC3C88">
        <w:rPr>
          <w:rFonts w:ascii="Consolas" w:eastAsia="Times New Roman" w:hAnsi="Consolas" w:cs="Times New Roman"/>
          <w:color w:val="CE9178"/>
          <w:sz w:val="21"/>
          <w:szCs w:val="21"/>
          <w:lang w:eastAsia="nl-NL"/>
        </w:rPr>
        <w:t>Chapter</w:t>
      </w:r>
      <w:proofErr w:type="spellEnd"/>
      <w:r w:rsidRPr="00DC3C88">
        <w:rPr>
          <w:rFonts w:ascii="Consolas" w:eastAsia="Times New Roman" w:hAnsi="Consolas" w:cs="Times New Roman"/>
          <w:color w:val="CE9178"/>
          <w:sz w:val="21"/>
          <w:szCs w:val="21"/>
          <w:lang w:eastAsia="nl-NL"/>
        </w:rPr>
        <w:t xml:space="preserve"> 2"</w:t>
      </w:r>
      <w:r w:rsidRPr="00DC3C88">
        <w:rPr>
          <w:rFonts w:ascii="Consolas" w:eastAsia="Times New Roman" w:hAnsi="Consolas" w:cs="Times New Roman"/>
          <w:color w:val="CCCCCC"/>
          <w:sz w:val="21"/>
          <w:szCs w:val="21"/>
          <w:lang w:eastAsia="nl-NL"/>
        </w:rPr>
        <w:t>)</w:t>
      </w:r>
    </w:p>
    <w:p w14:paraId="05038AC8"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self</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assertEqual</w:t>
      </w:r>
      <w:proofErr w:type="spellEnd"/>
      <w:proofErr w:type="gram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DCDCAA"/>
          <w:sz w:val="21"/>
          <w:szCs w:val="21"/>
          <w:lang w:eastAsia="nl-NL"/>
        </w:rPr>
        <w:t>len</w:t>
      </w:r>
      <w:proofErr w:type="spell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9CDCFE"/>
          <w:sz w:val="21"/>
          <w:szCs w:val="21"/>
          <w:lang w:eastAsia="nl-NL"/>
        </w:rPr>
        <w:t>search_result</w:t>
      </w:r>
      <w:proofErr w:type="spellEnd"/>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B5CEA8"/>
          <w:sz w:val="21"/>
          <w:szCs w:val="21"/>
          <w:lang w:eastAsia="nl-NL"/>
        </w:rPr>
        <w:t>1</w:t>
      </w:r>
      <w:r w:rsidRPr="00DC3C88">
        <w:rPr>
          <w:rFonts w:ascii="Consolas" w:eastAsia="Times New Roman" w:hAnsi="Consolas" w:cs="Times New Roman"/>
          <w:color w:val="CCCCCC"/>
          <w:sz w:val="21"/>
          <w:szCs w:val="21"/>
          <w:lang w:eastAsia="nl-NL"/>
        </w:rPr>
        <w:t>)</w:t>
      </w:r>
    </w:p>
    <w:p w14:paraId="73EFD82B"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self</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assertEqual</w:t>
      </w:r>
      <w:proofErr w:type="spellEnd"/>
      <w:proofErr w:type="gram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9CDCFE"/>
          <w:sz w:val="21"/>
          <w:szCs w:val="21"/>
          <w:lang w:eastAsia="nl-NL"/>
        </w:rPr>
        <w:t>search_result</w:t>
      </w:r>
      <w:proofErr w:type="spellEnd"/>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B5CEA8"/>
          <w:sz w:val="21"/>
          <w:szCs w:val="21"/>
          <w:lang w:eastAsia="nl-NL"/>
        </w:rPr>
        <w:t>0</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CE9178"/>
          <w:sz w:val="21"/>
          <w:szCs w:val="21"/>
          <w:lang w:eastAsia="nl-NL"/>
        </w:rPr>
        <w:t>"</w:t>
      </w:r>
      <w:proofErr w:type="spellStart"/>
      <w:r w:rsidRPr="00DC3C88">
        <w:rPr>
          <w:rFonts w:ascii="Consolas" w:eastAsia="Times New Roman" w:hAnsi="Consolas" w:cs="Times New Roman"/>
          <w:color w:val="CE9178"/>
          <w:sz w:val="21"/>
          <w:szCs w:val="21"/>
          <w:lang w:eastAsia="nl-NL"/>
        </w:rPr>
        <w:t>title</w:t>
      </w:r>
      <w:proofErr w:type="spellEnd"/>
      <w:r w:rsidRPr="00DC3C88">
        <w:rPr>
          <w:rFonts w:ascii="Consolas" w:eastAsia="Times New Roman" w:hAnsi="Consolas" w:cs="Times New Roman"/>
          <w:color w:val="CE9178"/>
          <w:sz w:val="21"/>
          <w:szCs w:val="21"/>
          <w:lang w:eastAsia="nl-NL"/>
        </w:rPr>
        <w:t>"</w:t>
      </w:r>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CE9178"/>
          <w:sz w:val="21"/>
          <w:szCs w:val="21"/>
          <w:lang w:eastAsia="nl-NL"/>
        </w:rPr>
        <w:t xml:space="preserve">"John Doe: </w:t>
      </w:r>
      <w:proofErr w:type="spellStart"/>
      <w:r w:rsidRPr="00DC3C88">
        <w:rPr>
          <w:rFonts w:ascii="Consolas" w:eastAsia="Times New Roman" w:hAnsi="Consolas" w:cs="Times New Roman"/>
          <w:color w:val="CE9178"/>
          <w:sz w:val="21"/>
          <w:szCs w:val="21"/>
          <w:lang w:eastAsia="nl-NL"/>
        </w:rPr>
        <w:t>Chapter</w:t>
      </w:r>
      <w:proofErr w:type="spellEnd"/>
      <w:r w:rsidRPr="00DC3C88">
        <w:rPr>
          <w:rFonts w:ascii="Consolas" w:eastAsia="Times New Roman" w:hAnsi="Consolas" w:cs="Times New Roman"/>
          <w:color w:val="CE9178"/>
          <w:sz w:val="21"/>
          <w:szCs w:val="21"/>
          <w:lang w:eastAsia="nl-NL"/>
        </w:rPr>
        <w:t xml:space="preserve"> 2"</w:t>
      </w:r>
      <w:r w:rsidRPr="00DC3C88">
        <w:rPr>
          <w:rFonts w:ascii="Consolas" w:eastAsia="Times New Roman" w:hAnsi="Consolas" w:cs="Times New Roman"/>
          <w:color w:val="CCCCCC"/>
          <w:sz w:val="21"/>
          <w:szCs w:val="21"/>
          <w:lang w:eastAsia="nl-NL"/>
        </w:rPr>
        <w:t>)</w:t>
      </w:r>
    </w:p>
    <w:p w14:paraId="5344EEB1"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p>
    <w:p w14:paraId="1685ECEC"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569CD6"/>
          <w:sz w:val="21"/>
          <w:szCs w:val="21"/>
          <w:lang w:eastAsia="nl-NL"/>
        </w:rPr>
        <w:t>def</w:t>
      </w:r>
      <w:proofErr w:type="spellEnd"/>
      <w:proofErr w:type="gramEnd"/>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DCDCAA"/>
          <w:sz w:val="21"/>
          <w:szCs w:val="21"/>
          <w:lang w:eastAsia="nl-NL"/>
        </w:rPr>
        <w:t>test_edit_year_movie</w:t>
      </w:r>
      <w:proofErr w:type="spell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9CDCFE"/>
          <w:sz w:val="21"/>
          <w:szCs w:val="21"/>
          <w:lang w:eastAsia="nl-NL"/>
        </w:rPr>
        <w:t>self</w:t>
      </w:r>
      <w:proofErr w:type="spellEnd"/>
      <w:r w:rsidRPr="00DC3C88">
        <w:rPr>
          <w:rFonts w:ascii="Consolas" w:eastAsia="Times New Roman" w:hAnsi="Consolas" w:cs="Times New Roman"/>
          <w:color w:val="CCCCCC"/>
          <w:sz w:val="21"/>
          <w:szCs w:val="21"/>
          <w:lang w:eastAsia="nl-NL"/>
        </w:rPr>
        <w:t>):</w:t>
      </w:r>
    </w:p>
    <w:p w14:paraId="2ADECD70"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self</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9CDCFE"/>
          <w:sz w:val="21"/>
          <w:szCs w:val="21"/>
          <w:lang w:eastAsia="nl-NL"/>
        </w:rPr>
        <w:t>archive</w:t>
      </w:r>
      <w:proofErr w:type="gramEnd"/>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edit</w:t>
      </w:r>
      <w:proofErr w:type="spellEnd"/>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CE9178"/>
          <w:sz w:val="21"/>
          <w:szCs w:val="21"/>
          <w:lang w:eastAsia="nl-NL"/>
        </w:rPr>
        <w:t>"</w:t>
      </w:r>
      <w:proofErr w:type="spellStart"/>
      <w:r w:rsidRPr="00DC3C88">
        <w:rPr>
          <w:rFonts w:ascii="Consolas" w:eastAsia="Times New Roman" w:hAnsi="Consolas" w:cs="Times New Roman"/>
          <w:color w:val="CE9178"/>
          <w:sz w:val="21"/>
          <w:szCs w:val="21"/>
          <w:lang w:eastAsia="nl-NL"/>
        </w:rPr>
        <w:t>Inglourious</w:t>
      </w:r>
      <w:proofErr w:type="spellEnd"/>
      <w:r w:rsidRPr="00DC3C88">
        <w:rPr>
          <w:rFonts w:ascii="Consolas" w:eastAsia="Times New Roman" w:hAnsi="Consolas" w:cs="Times New Roman"/>
          <w:color w:val="CE9178"/>
          <w:sz w:val="21"/>
          <w:szCs w:val="21"/>
          <w:lang w:eastAsia="nl-NL"/>
        </w:rPr>
        <w:t xml:space="preserve"> Basterds"</w:t>
      </w:r>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9CDCFE"/>
          <w:sz w:val="21"/>
          <w:szCs w:val="21"/>
          <w:lang w:eastAsia="nl-NL"/>
        </w:rPr>
        <w:t>new_year</w:t>
      </w:r>
      <w:proofErr w:type="spellEnd"/>
      <w:r w:rsidRPr="00DC3C88">
        <w:rPr>
          <w:rFonts w:ascii="Consolas" w:eastAsia="Times New Roman" w:hAnsi="Consolas" w:cs="Times New Roman"/>
          <w:color w:val="D4D4D4"/>
          <w:sz w:val="21"/>
          <w:szCs w:val="21"/>
          <w:lang w:eastAsia="nl-NL"/>
        </w:rPr>
        <w:t>=</w:t>
      </w:r>
      <w:r w:rsidRPr="00DC3C88">
        <w:rPr>
          <w:rFonts w:ascii="Consolas" w:eastAsia="Times New Roman" w:hAnsi="Consolas" w:cs="Times New Roman"/>
          <w:color w:val="B5CEA8"/>
          <w:sz w:val="21"/>
          <w:szCs w:val="21"/>
          <w:lang w:eastAsia="nl-NL"/>
        </w:rPr>
        <w:t>2022</w:t>
      </w:r>
      <w:r w:rsidRPr="00DC3C88">
        <w:rPr>
          <w:rFonts w:ascii="Consolas" w:eastAsia="Times New Roman" w:hAnsi="Consolas" w:cs="Times New Roman"/>
          <w:color w:val="CCCCCC"/>
          <w:sz w:val="21"/>
          <w:szCs w:val="21"/>
          <w:lang w:eastAsia="nl-NL"/>
        </w:rPr>
        <w:t>)</w:t>
      </w:r>
    </w:p>
    <w:p w14:paraId="407C01E7"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search</w:t>
      </w:r>
      <w:proofErr w:type="gramEnd"/>
      <w:r w:rsidRPr="00DC3C88">
        <w:rPr>
          <w:rFonts w:ascii="Consolas" w:eastAsia="Times New Roman" w:hAnsi="Consolas" w:cs="Times New Roman"/>
          <w:color w:val="9CDCFE"/>
          <w:sz w:val="21"/>
          <w:szCs w:val="21"/>
          <w:lang w:eastAsia="nl-NL"/>
        </w:rPr>
        <w:t>_result</w:t>
      </w:r>
      <w:proofErr w:type="spellEnd"/>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D4D4D4"/>
          <w:sz w:val="21"/>
          <w:szCs w:val="21"/>
          <w:lang w:eastAsia="nl-NL"/>
        </w:rPr>
        <w:t>=</w:t>
      </w:r>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9CDCFE"/>
          <w:sz w:val="21"/>
          <w:szCs w:val="21"/>
          <w:lang w:eastAsia="nl-NL"/>
        </w:rPr>
        <w:t>self</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9CDCFE"/>
          <w:sz w:val="21"/>
          <w:szCs w:val="21"/>
          <w:lang w:eastAsia="nl-NL"/>
        </w:rPr>
        <w:t>archive</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search</w:t>
      </w:r>
      <w:proofErr w:type="spell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9CDCFE"/>
          <w:sz w:val="21"/>
          <w:szCs w:val="21"/>
          <w:lang w:eastAsia="nl-NL"/>
        </w:rPr>
        <w:t>title</w:t>
      </w:r>
      <w:proofErr w:type="spellEnd"/>
      <w:r w:rsidRPr="00DC3C88">
        <w:rPr>
          <w:rFonts w:ascii="Consolas" w:eastAsia="Times New Roman" w:hAnsi="Consolas" w:cs="Times New Roman"/>
          <w:color w:val="D4D4D4"/>
          <w:sz w:val="21"/>
          <w:szCs w:val="21"/>
          <w:lang w:eastAsia="nl-NL"/>
        </w:rPr>
        <w:t>=</w:t>
      </w:r>
      <w:r w:rsidRPr="00DC3C88">
        <w:rPr>
          <w:rFonts w:ascii="Consolas" w:eastAsia="Times New Roman" w:hAnsi="Consolas" w:cs="Times New Roman"/>
          <w:color w:val="CE9178"/>
          <w:sz w:val="21"/>
          <w:szCs w:val="21"/>
          <w:lang w:eastAsia="nl-NL"/>
        </w:rPr>
        <w:t>"</w:t>
      </w:r>
      <w:proofErr w:type="spellStart"/>
      <w:r w:rsidRPr="00DC3C88">
        <w:rPr>
          <w:rFonts w:ascii="Consolas" w:eastAsia="Times New Roman" w:hAnsi="Consolas" w:cs="Times New Roman"/>
          <w:color w:val="CE9178"/>
          <w:sz w:val="21"/>
          <w:szCs w:val="21"/>
          <w:lang w:eastAsia="nl-NL"/>
        </w:rPr>
        <w:t>Inglourious</w:t>
      </w:r>
      <w:proofErr w:type="spellEnd"/>
      <w:r w:rsidRPr="00DC3C88">
        <w:rPr>
          <w:rFonts w:ascii="Consolas" w:eastAsia="Times New Roman" w:hAnsi="Consolas" w:cs="Times New Roman"/>
          <w:color w:val="CE9178"/>
          <w:sz w:val="21"/>
          <w:szCs w:val="21"/>
          <w:lang w:eastAsia="nl-NL"/>
        </w:rPr>
        <w:t xml:space="preserve"> Basterds"</w:t>
      </w:r>
      <w:r w:rsidRPr="00DC3C88">
        <w:rPr>
          <w:rFonts w:ascii="Consolas" w:eastAsia="Times New Roman" w:hAnsi="Consolas" w:cs="Times New Roman"/>
          <w:color w:val="CCCCCC"/>
          <w:sz w:val="21"/>
          <w:szCs w:val="21"/>
          <w:lang w:eastAsia="nl-NL"/>
        </w:rPr>
        <w:t>)</w:t>
      </w:r>
    </w:p>
    <w:p w14:paraId="7061C7F1"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self</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assertEqual</w:t>
      </w:r>
      <w:proofErr w:type="spellEnd"/>
      <w:proofErr w:type="gram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DCDCAA"/>
          <w:sz w:val="21"/>
          <w:szCs w:val="21"/>
          <w:lang w:eastAsia="nl-NL"/>
        </w:rPr>
        <w:t>len</w:t>
      </w:r>
      <w:proofErr w:type="spell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9CDCFE"/>
          <w:sz w:val="21"/>
          <w:szCs w:val="21"/>
          <w:lang w:eastAsia="nl-NL"/>
        </w:rPr>
        <w:t>search_result</w:t>
      </w:r>
      <w:proofErr w:type="spellEnd"/>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B5CEA8"/>
          <w:sz w:val="21"/>
          <w:szCs w:val="21"/>
          <w:lang w:eastAsia="nl-NL"/>
        </w:rPr>
        <w:t>1</w:t>
      </w:r>
      <w:r w:rsidRPr="00DC3C88">
        <w:rPr>
          <w:rFonts w:ascii="Consolas" w:eastAsia="Times New Roman" w:hAnsi="Consolas" w:cs="Times New Roman"/>
          <w:color w:val="CCCCCC"/>
          <w:sz w:val="21"/>
          <w:szCs w:val="21"/>
          <w:lang w:eastAsia="nl-NL"/>
        </w:rPr>
        <w:t>)</w:t>
      </w:r>
    </w:p>
    <w:p w14:paraId="72405E43"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self</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assertEqual</w:t>
      </w:r>
      <w:proofErr w:type="spellEnd"/>
      <w:proofErr w:type="gram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9CDCFE"/>
          <w:sz w:val="21"/>
          <w:szCs w:val="21"/>
          <w:lang w:eastAsia="nl-NL"/>
        </w:rPr>
        <w:t>search_result</w:t>
      </w:r>
      <w:proofErr w:type="spellEnd"/>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B5CEA8"/>
          <w:sz w:val="21"/>
          <w:szCs w:val="21"/>
          <w:lang w:eastAsia="nl-NL"/>
        </w:rPr>
        <w:t>0</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CE9178"/>
          <w:sz w:val="21"/>
          <w:szCs w:val="21"/>
          <w:lang w:eastAsia="nl-NL"/>
        </w:rPr>
        <w:t>"</w:t>
      </w:r>
      <w:proofErr w:type="spellStart"/>
      <w:r w:rsidRPr="00DC3C88">
        <w:rPr>
          <w:rFonts w:ascii="Consolas" w:eastAsia="Times New Roman" w:hAnsi="Consolas" w:cs="Times New Roman"/>
          <w:color w:val="CE9178"/>
          <w:sz w:val="21"/>
          <w:szCs w:val="21"/>
          <w:lang w:eastAsia="nl-NL"/>
        </w:rPr>
        <w:t>year</w:t>
      </w:r>
      <w:proofErr w:type="spellEnd"/>
      <w:r w:rsidRPr="00DC3C88">
        <w:rPr>
          <w:rFonts w:ascii="Consolas" w:eastAsia="Times New Roman" w:hAnsi="Consolas" w:cs="Times New Roman"/>
          <w:color w:val="CE9178"/>
          <w:sz w:val="21"/>
          <w:szCs w:val="21"/>
          <w:lang w:eastAsia="nl-NL"/>
        </w:rPr>
        <w:t>"</w:t>
      </w:r>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B5CEA8"/>
          <w:sz w:val="21"/>
          <w:szCs w:val="21"/>
          <w:lang w:eastAsia="nl-NL"/>
        </w:rPr>
        <w:t>2022</w:t>
      </w:r>
      <w:r w:rsidRPr="00DC3C88">
        <w:rPr>
          <w:rFonts w:ascii="Consolas" w:eastAsia="Times New Roman" w:hAnsi="Consolas" w:cs="Times New Roman"/>
          <w:color w:val="CCCCCC"/>
          <w:sz w:val="21"/>
          <w:szCs w:val="21"/>
          <w:lang w:eastAsia="nl-NL"/>
        </w:rPr>
        <w:t>)</w:t>
      </w:r>
    </w:p>
    <w:p w14:paraId="2A6D17F8"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p>
    <w:p w14:paraId="363D40AA"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569CD6"/>
          <w:sz w:val="21"/>
          <w:szCs w:val="21"/>
          <w:lang w:eastAsia="nl-NL"/>
        </w:rPr>
        <w:t>def</w:t>
      </w:r>
      <w:proofErr w:type="spellEnd"/>
      <w:proofErr w:type="gramEnd"/>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DCDCAA"/>
          <w:sz w:val="21"/>
          <w:szCs w:val="21"/>
          <w:lang w:eastAsia="nl-NL"/>
        </w:rPr>
        <w:t>test_edit_cast</w:t>
      </w:r>
      <w:proofErr w:type="spell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9CDCFE"/>
          <w:sz w:val="21"/>
          <w:szCs w:val="21"/>
          <w:lang w:eastAsia="nl-NL"/>
        </w:rPr>
        <w:t>self</w:t>
      </w:r>
      <w:proofErr w:type="spellEnd"/>
      <w:r w:rsidRPr="00DC3C88">
        <w:rPr>
          <w:rFonts w:ascii="Consolas" w:eastAsia="Times New Roman" w:hAnsi="Consolas" w:cs="Times New Roman"/>
          <w:color w:val="CCCCCC"/>
          <w:sz w:val="21"/>
          <w:szCs w:val="21"/>
          <w:lang w:eastAsia="nl-NL"/>
        </w:rPr>
        <w:t>):</w:t>
      </w:r>
    </w:p>
    <w:p w14:paraId="66E67CBE"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self</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9CDCFE"/>
          <w:sz w:val="21"/>
          <w:szCs w:val="21"/>
          <w:lang w:eastAsia="nl-NL"/>
        </w:rPr>
        <w:t>archive</w:t>
      </w:r>
      <w:proofErr w:type="gramEnd"/>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edit_cast</w:t>
      </w:r>
      <w:proofErr w:type="spellEnd"/>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CE9178"/>
          <w:sz w:val="21"/>
          <w:szCs w:val="21"/>
          <w:lang w:eastAsia="nl-NL"/>
        </w:rPr>
        <w:t>"Amber Heard"</w:t>
      </w:r>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569CD6"/>
          <w:sz w:val="21"/>
          <w:szCs w:val="21"/>
          <w:lang w:eastAsia="nl-NL"/>
        </w:rPr>
        <w:t>None</w:t>
      </w:r>
      <w:r w:rsidRPr="00DC3C88">
        <w:rPr>
          <w:rFonts w:ascii="Consolas" w:eastAsia="Times New Roman" w:hAnsi="Consolas" w:cs="Times New Roman"/>
          <w:color w:val="CCCCCC"/>
          <w:sz w:val="21"/>
          <w:szCs w:val="21"/>
          <w:lang w:eastAsia="nl-NL"/>
        </w:rPr>
        <w:t>})</w:t>
      </w:r>
    </w:p>
    <w:p w14:paraId="334C6DB3"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search</w:t>
      </w:r>
      <w:proofErr w:type="gramEnd"/>
      <w:r w:rsidRPr="00DC3C88">
        <w:rPr>
          <w:rFonts w:ascii="Consolas" w:eastAsia="Times New Roman" w:hAnsi="Consolas" w:cs="Times New Roman"/>
          <w:color w:val="9CDCFE"/>
          <w:sz w:val="21"/>
          <w:szCs w:val="21"/>
          <w:lang w:eastAsia="nl-NL"/>
        </w:rPr>
        <w:t>_result</w:t>
      </w:r>
      <w:proofErr w:type="spellEnd"/>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D4D4D4"/>
          <w:sz w:val="21"/>
          <w:szCs w:val="21"/>
          <w:lang w:eastAsia="nl-NL"/>
        </w:rPr>
        <w:t>=</w:t>
      </w:r>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9CDCFE"/>
          <w:sz w:val="21"/>
          <w:szCs w:val="21"/>
          <w:lang w:eastAsia="nl-NL"/>
        </w:rPr>
        <w:t>self</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9CDCFE"/>
          <w:sz w:val="21"/>
          <w:szCs w:val="21"/>
          <w:lang w:eastAsia="nl-NL"/>
        </w:rPr>
        <w:t>archive</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search</w:t>
      </w:r>
      <w:proofErr w:type="spellEnd"/>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9CDCFE"/>
          <w:sz w:val="21"/>
          <w:szCs w:val="21"/>
          <w:lang w:eastAsia="nl-NL"/>
        </w:rPr>
        <w:t>cast</w:t>
      </w:r>
      <w:r w:rsidRPr="00DC3C88">
        <w:rPr>
          <w:rFonts w:ascii="Consolas" w:eastAsia="Times New Roman" w:hAnsi="Consolas" w:cs="Times New Roman"/>
          <w:color w:val="D4D4D4"/>
          <w:sz w:val="21"/>
          <w:szCs w:val="21"/>
          <w:lang w:eastAsia="nl-NL"/>
        </w:rPr>
        <w:t>=</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CE9178"/>
          <w:sz w:val="21"/>
          <w:szCs w:val="21"/>
          <w:lang w:eastAsia="nl-NL"/>
        </w:rPr>
        <w:t>"Amber Heard"</w:t>
      </w:r>
      <w:r w:rsidRPr="00DC3C88">
        <w:rPr>
          <w:rFonts w:ascii="Consolas" w:eastAsia="Times New Roman" w:hAnsi="Consolas" w:cs="Times New Roman"/>
          <w:color w:val="CCCCCC"/>
          <w:sz w:val="21"/>
          <w:szCs w:val="21"/>
          <w:lang w:eastAsia="nl-NL"/>
        </w:rPr>
        <w:t>])</w:t>
      </w:r>
    </w:p>
    <w:p w14:paraId="16193C5A"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self</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assertEqual</w:t>
      </w:r>
      <w:proofErr w:type="spellEnd"/>
      <w:proofErr w:type="gram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DCDCAA"/>
          <w:sz w:val="21"/>
          <w:szCs w:val="21"/>
          <w:lang w:eastAsia="nl-NL"/>
        </w:rPr>
        <w:t>len</w:t>
      </w:r>
      <w:proofErr w:type="spell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9CDCFE"/>
          <w:sz w:val="21"/>
          <w:szCs w:val="21"/>
          <w:lang w:eastAsia="nl-NL"/>
        </w:rPr>
        <w:t>search_result</w:t>
      </w:r>
      <w:proofErr w:type="spellEnd"/>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B5CEA8"/>
          <w:sz w:val="21"/>
          <w:szCs w:val="21"/>
          <w:lang w:eastAsia="nl-NL"/>
        </w:rPr>
        <w:t>0</w:t>
      </w:r>
      <w:r w:rsidRPr="00DC3C88">
        <w:rPr>
          <w:rFonts w:ascii="Consolas" w:eastAsia="Times New Roman" w:hAnsi="Consolas" w:cs="Times New Roman"/>
          <w:color w:val="CCCCCC"/>
          <w:sz w:val="21"/>
          <w:szCs w:val="21"/>
          <w:lang w:eastAsia="nl-NL"/>
        </w:rPr>
        <w:t>)</w:t>
      </w:r>
    </w:p>
    <w:p w14:paraId="612D17BE" w14:textId="77777777" w:rsidR="00DC3C88" w:rsidRPr="00DC3C88" w:rsidRDefault="00DC3C88" w:rsidP="00DC3C88">
      <w:pPr>
        <w:shd w:val="clear" w:color="auto" w:fill="1F1F1F"/>
        <w:spacing w:after="240" w:line="285" w:lineRule="atLeast"/>
        <w:rPr>
          <w:rFonts w:ascii="Consolas" w:eastAsia="Times New Roman" w:hAnsi="Consolas" w:cs="Times New Roman"/>
          <w:color w:val="CCCCCC"/>
          <w:sz w:val="21"/>
          <w:szCs w:val="21"/>
          <w:lang w:eastAsia="nl-NL"/>
        </w:rPr>
      </w:pPr>
    </w:p>
    <w:p w14:paraId="19F4C611"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proofErr w:type="spellStart"/>
      <w:proofErr w:type="gramStart"/>
      <w:r w:rsidRPr="00DC3C88">
        <w:rPr>
          <w:rFonts w:ascii="Consolas" w:eastAsia="Times New Roman" w:hAnsi="Consolas" w:cs="Times New Roman"/>
          <w:color w:val="C586C0"/>
          <w:sz w:val="21"/>
          <w:szCs w:val="21"/>
          <w:lang w:eastAsia="nl-NL"/>
        </w:rPr>
        <w:t>if</w:t>
      </w:r>
      <w:proofErr w:type="spellEnd"/>
      <w:proofErr w:type="gramEnd"/>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9CDCFE"/>
          <w:sz w:val="21"/>
          <w:szCs w:val="21"/>
          <w:lang w:eastAsia="nl-NL"/>
        </w:rPr>
        <w:t>__name__</w:t>
      </w:r>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D4D4D4"/>
          <w:sz w:val="21"/>
          <w:szCs w:val="21"/>
          <w:lang w:eastAsia="nl-NL"/>
        </w:rPr>
        <w:t>==</w:t>
      </w:r>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CE9178"/>
          <w:sz w:val="21"/>
          <w:szCs w:val="21"/>
          <w:lang w:eastAsia="nl-NL"/>
        </w:rPr>
        <w:t>"__</w:t>
      </w:r>
      <w:proofErr w:type="spellStart"/>
      <w:r w:rsidRPr="00DC3C88">
        <w:rPr>
          <w:rFonts w:ascii="Consolas" w:eastAsia="Times New Roman" w:hAnsi="Consolas" w:cs="Times New Roman"/>
          <w:color w:val="CE9178"/>
          <w:sz w:val="21"/>
          <w:szCs w:val="21"/>
          <w:lang w:eastAsia="nl-NL"/>
        </w:rPr>
        <w:t>main</w:t>
      </w:r>
      <w:proofErr w:type="spellEnd"/>
      <w:r w:rsidRPr="00DC3C88">
        <w:rPr>
          <w:rFonts w:ascii="Consolas" w:eastAsia="Times New Roman" w:hAnsi="Consolas" w:cs="Times New Roman"/>
          <w:color w:val="CE9178"/>
          <w:sz w:val="21"/>
          <w:szCs w:val="21"/>
          <w:lang w:eastAsia="nl-NL"/>
        </w:rPr>
        <w:t>__"</w:t>
      </w:r>
      <w:r w:rsidRPr="00DC3C88">
        <w:rPr>
          <w:rFonts w:ascii="Consolas" w:eastAsia="Times New Roman" w:hAnsi="Consolas" w:cs="Times New Roman"/>
          <w:color w:val="CCCCCC"/>
          <w:sz w:val="21"/>
          <w:szCs w:val="21"/>
          <w:lang w:eastAsia="nl-NL"/>
        </w:rPr>
        <w:t>:</w:t>
      </w:r>
    </w:p>
    <w:p w14:paraId="5E5F3F2F"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main</w:t>
      </w:r>
      <w:proofErr w:type="spellEnd"/>
      <w:r w:rsidRPr="00DC3C88">
        <w:rPr>
          <w:rFonts w:ascii="Consolas" w:eastAsia="Times New Roman" w:hAnsi="Consolas" w:cs="Times New Roman"/>
          <w:color w:val="CCCCCC"/>
          <w:sz w:val="21"/>
          <w:szCs w:val="21"/>
          <w:lang w:eastAsia="nl-NL"/>
        </w:rPr>
        <w:t>(</w:t>
      </w:r>
      <w:proofErr w:type="gramEnd"/>
      <w:r w:rsidRPr="00DC3C88">
        <w:rPr>
          <w:rFonts w:ascii="Consolas" w:eastAsia="Times New Roman" w:hAnsi="Consolas" w:cs="Times New Roman"/>
          <w:color w:val="CCCCCC"/>
          <w:sz w:val="21"/>
          <w:szCs w:val="21"/>
          <w:lang w:eastAsia="nl-NL"/>
        </w:rPr>
        <w:t>)</w:t>
      </w:r>
    </w:p>
    <w:p w14:paraId="0707D315"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p>
    <w:p w14:paraId="343B87CD" w14:textId="7E4C27B6" w:rsidR="00534026" w:rsidRPr="00C97F29" w:rsidRDefault="00534026" w:rsidP="00534026">
      <w:pPr>
        <w:rPr>
          <w:rFonts w:cstheme="minorHAnsi"/>
        </w:rPr>
      </w:pPr>
    </w:p>
    <w:p w14:paraId="39E6C016" w14:textId="77777777" w:rsidR="00534026" w:rsidRDefault="00534026">
      <w:pPr>
        <w:spacing w:after="160" w:line="259" w:lineRule="auto"/>
        <w:rPr>
          <w:rFonts w:cstheme="minorHAnsi"/>
        </w:rPr>
      </w:pPr>
    </w:p>
    <w:p w14:paraId="334FE8F6" w14:textId="77777777" w:rsidR="00DC3C88" w:rsidRDefault="00DC3C88">
      <w:pPr>
        <w:spacing w:after="160" w:line="259" w:lineRule="auto"/>
        <w:rPr>
          <w:rFonts w:cstheme="minorHAnsi"/>
        </w:rPr>
      </w:pPr>
      <w:r>
        <w:rPr>
          <w:rFonts w:cstheme="minorHAnsi"/>
        </w:rPr>
        <w:br w:type="page"/>
      </w:r>
    </w:p>
    <w:p w14:paraId="6DEF9AF3" w14:textId="05EB6A0B" w:rsidR="006E4D89" w:rsidRPr="00C97F29" w:rsidRDefault="006E4D89" w:rsidP="0070688F">
      <w:pPr>
        <w:rPr>
          <w:rFonts w:cstheme="minorHAnsi"/>
        </w:rPr>
      </w:pPr>
      <w:r w:rsidRPr="00C97F29">
        <w:rPr>
          <w:rFonts w:cstheme="minorHAnsi"/>
        </w:rPr>
        <w:lastRenderedPageBreak/>
        <w:t xml:space="preserve">Bijlage 2.1 </w:t>
      </w:r>
      <w:proofErr w:type="spellStart"/>
      <w:r w:rsidRPr="00C97F29">
        <w:rPr>
          <w:rFonts w:cstheme="minorHAnsi"/>
        </w:rPr>
        <w:t>Supporting</w:t>
      </w:r>
      <w:proofErr w:type="spellEnd"/>
      <w:r w:rsidRPr="00C97F29">
        <w:rPr>
          <w:rFonts w:cstheme="minorHAnsi"/>
        </w:rPr>
        <w:t xml:space="preserve"> topic week 2 – Data formats</w:t>
      </w:r>
    </w:p>
    <w:p w14:paraId="25D893C0" w14:textId="1905685C" w:rsidR="006E4D89" w:rsidRPr="00C97F29" w:rsidRDefault="00000000" w:rsidP="0070688F">
      <w:pPr>
        <w:rPr>
          <w:rFonts w:cstheme="minorHAnsi"/>
        </w:rPr>
      </w:pPr>
      <w:hyperlink r:id="rId32" w:history="1">
        <w:r w:rsidR="006E4D89" w:rsidRPr="00C97F29">
          <w:rPr>
            <w:rStyle w:val="Hyperlink"/>
            <w:rFonts w:cstheme="minorHAnsi"/>
          </w:rPr>
          <w:t>https://app.codegra.de/courses/7735/assignments/107494/submissions/10256207/files/122514114</w:t>
        </w:r>
      </w:hyperlink>
    </w:p>
    <w:p w14:paraId="63A7D066" w14:textId="77777777" w:rsidR="006E4D89" w:rsidRPr="00C97F29" w:rsidRDefault="006E4D89" w:rsidP="0070688F">
      <w:pPr>
        <w:rPr>
          <w:rFonts w:cstheme="minorHAnsi"/>
        </w:rPr>
      </w:pPr>
    </w:p>
    <w:p w14:paraId="4EE8F5C0" w14:textId="77777777" w:rsidR="006E4D89" w:rsidRPr="00C97F29" w:rsidRDefault="0070688F" w:rsidP="0070688F">
      <w:pPr>
        <w:rPr>
          <w:rFonts w:cstheme="minorHAnsi"/>
        </w:rPr>
      </w:pPr>
      <w:r w:rsidRPr="00C97F29">
        <w:rPr>
          <w:rFonts w:cstheme="minorHAnsi"/>
        </w:rPr>
        <w:t xml:space="preserve">Bijlage 2.2 </w:t>
      </w:r>
      <w:proofErr w:type="spellStart"/>
      <w:r w:rsidRPr="00C97F29">
        <w:rPr>
          <w:rFonts w:cstheme="minorHAnsi"/>
        </w:rPr>
        <w:t>Supporting</w:t>
      </w:r>
      <w:proofErr w:type="spellEnd"/>
      <w:r w:rsidRPr="00C97F29">
        <w:rPr>
          <w:rFonts w:cstheme="minorHAnsi"/>
        </w:rPr>
        <w:t xml:space="preserve"> topic week 6 – Debugging</w:t>
      </w:r>
    </w:p>
    <w:p w14:paraId="1C28810A" w14:textId="2F4B0B38"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p>
    <w:p w14:paraId="55B6D501"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p>
    <w:p w14:paraId="58EB119B"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569CD6"/>
          <w:sz w:val="21"/>
          <w:szCs w:val="21"/>
          <w:lang w:val="en-GB" w:eastAsia="en-GB"/>
        </w:rPr>
        <w:t>def</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add_</w:t>
      </w:r>
      <w:proofErr w:type="gramStart"/>
      <w:r w:rsidRPr="00C97F29">
        <w:rPr>
          <w:rFonts w:eastAsia="Times New Roman" w:cstheme="minorHAnsi"/>
          <w:color w:val="DCDCAA"/>
          <w:sz w:val="21"/>
          <w:szCs w:val="21"/>
          <w:lang w:val="en-GB" w:eastAsia="en-GB"/>
        </w:rPr>
        <w:t>contact</w:t>
      </w:r>
      <w:proofErr w:type="spellEnd"/>
      <w:r w:rsidRPr="00C97F29">
        <w:rPr>
          <w:rFonts w:eastAsia="Times New Roman" w:cstheme="minorHAnsi"/>
          <w:color w:val="CCCCCC"/>
          <w:sz w:val="21"/>
          <w:szCs w:val="21"/>
          <w:lang w:val="en-GB" w:eastAsia="en-GB"/>
        </w:rPr>
        <w:t>(</w:t>
      </w:r>
      <w:proofErr w:type="gramEnd"/>
      <w:r w:rsidRPr="00C97F29">
        <w:rPr>
          <w:rFonts w:eastAsia="Times New Roman" w:cstheme="minorHAnsi"/>
          <w:color w:val="9CDCFE"/>
          <w:sz w:val="21"/>
          <w:szCs w:val="21"/>
          <w:lang w:val="en-GB" w:eastAsia="en-GB"/>
        </w:rPr>
        <w:t>name</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phone_numbers</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email</w:t>
      </w:r>
      <w:r w:rsidRPr="00C97F29">
        <w:rPr>
          <w:rFonts w:eastAsia="Times New Roman" w:cstheme="minorHAnsi"/>
          <w:color w:val="CCCCCC"/>
          <w:sz w:val="21"/>
          <w:szCs w:val="21"/>
          <w:lang w:val="en-GB" w:eastAsia="en-GB"/>
        </w:rPr>
        <w:t>):</w:t>
      </w:r>
    </w:p>
    <w:p w14:paraId="4D0F5142"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p>
    <w:p w14:paraId="5FAD24AB"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'name'</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name</w:t>
      </w:r>
      <w:r w:rsidRPr="00C97F29">
        <w:rPr>
          <w:rFonts w:eastAsia="Times New Roman" w:cstheme="minorHAnsi"/>
          <w:color w:val="CCCCCC"/>
          <w:sz w:val="21"/>
          <w:szCs w:val="21"/>
          <w:lang w:val="en-GB" w:eastAsia="en-GB"/>
        </w:rPr>
        <w:t>,</w:t>
      </w:r>
    </w:p>
    <w:p w14:paraId="1064B035"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w:t>
      </w:r>
      <w:proofErr w:type="spellStart"/>
      <w:proofErr w:type="gramStart"/>
      <w:r w:rsidRPr="00C97F29">
        <w:rPr>
          <w:rFonts w:eastAsia="Times New Roman" w:cstheme="minorHAnsi"/>
          <w:color w:val="CE9178"/>
          <w:sz w:val="21"/>
          <w:szCs w:val="21"/>
          <w:lang w:val="en-GB" w:eastAsia="en-GB"/>
        </w:rPr>
        <w:t>phone</w:t>
      </w:r>
      <w:proofErr w:type="gramEnd"/>
      <w:r w:rsidRPr="00C97F29">
        <w:rPr>
          <w:rFonts w:eastAsia="Times New Roman" w:cstheme="minorHAnsi"/>
          <w:color w:val="CE9178"/>
          <w:sz w:val="21"/>
          <w:szCs w:val="21"/>
          <w:lang w:val="en-GB" w:eastAsia="en-GB"/>
        </w:rPr>
        <w:t>_numbers</w:t>
      </w:r>
      <w:proofErr w:type="spellEnd"/>
      <w:r w:rsidRPr="00C97F29">
        <w:rPr>
          <w:rFonts w:eastAsia="Times New Roman" w:cstheme="minorHAnsi"/>
          <w:color w:val="CE9178"/>
          <w:sz w:val="21"/>
          <w:szCs w:val="21"/>
          <w:lang w:val="en-GB" w:eastAsia="en-GB"/>
        </w:rPr>
        <w:t>'</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phone_numbers</w:t>
      </w:r>
      <w:proofErr w:type="spellEnd"/>
      <w:r w:rsidRPr="00C97F29">
        <w:rPr>
          <w:rFonts w:eastAsia="Times New Roman" w:cstheme="minorHAnsi"/>
          <w:color w:val="CCCCCC"/>
          <w:sz w:val="21"/>
          <w:szCs w:val="21"/>
          <w:lang w:val="en-GB" w:eastAsia="en-GB"/>
        </w:rPr>
        <w:t>,</w:t>
      </w:r>
    </w:p>
    <w:p w14:paraId="01C88CF1"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'email'</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email</w:t>
      </w:r>
    </w:p>
    <w:p w14:paraId="05D3A90F"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w:t>
      </w:r>
    </w:p>
    <w:p w14:paraId="166ABD29" w14:textId="7AE5467E"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proofErr w:type="gramStart"/>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append</w:t>
      </w:r>
      <w:proofErr w:type="spellEnd"/>
      <w:proofErr w:type="gramEnd"/>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w:t>
      </w:r>
    </w:p>
    <w:p w14:paraId="2CED866F"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p>
    <w:p w14:paraId="17E79651"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569CD6"/>
          <w:sz w:val="21"/>
          <w:szCs w:val="21"/>
          <w:lang w:val="en-GB" w:eastAsia="en-GB"/>
        </w:rPr>
        <w:t>def</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search_contacts</w:t>
      </w:r>
      <w:proofErr w:type="spellEnd"/>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keyword</w:t>
      </w:r>
      <w:r w:rsidRPr="00C97F29">
        <w:rPr>
          <w:rFonts w:eastAsia="Times New Roman" w:cstheme="minorHAnsi"/>
          <w:color w:val="CCCCCC"/>
          <w:sz w:val="21"/>
          <w:szCs w:val="21"/>
          <w:lang w:val="en-GB" w:eastAsia="en-GB"/>
        </w:rPr>
        <w:t>):</w:t>
      </w:r>
    </w:p>
    <w:p w14:paraId="4BDDDFE7" w14:textId="089A695B"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return</w:t>
      </w: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4EC9B0"/>
          <w:sz w:val="21"/>
          <w:szCs w:val="21"/>
          <w:lang w:val="en-GB" w:eastAsia="en-GB"/>
        </w:rPr>
        <w:t>list</w:t>
      </w:r>
      <w:r w:rsidRPr="00C97F29">
        <w:rPr>
          <w:rFonts w:eastAsia="Times New Roman" w:cstheme="minorHAnsi"/>
          <w:color w:val="CCCCCC"/>
          <w:sz w:val="21"/>
          <w:szCs w:val="21"/>
          <w:lang w:val="en-GB" w:eastAsia="en-GB"/>
        </w:rPr>
        <w:t>(</w:t>
      </w:r>
      <w:proofErr w:type="gramEnd"/>
      <w:r w:rsidRPr="00C97F29">
        <w:rPr>
          <w:rFonts w:eastAsia="Times New Roman" w:cstheme="minorHAnsi"/>
          <w:color w:val="4EC9B0"/>
          <w:sz w:val="21"/>
          <w:szCs w:val="21"/>
          <w:lang w:val="en-GB" w:eastAsia="en-GB"/>
        </w:rPr>
        <w:t>filter</w:t>
      </w:r>
      <w:r w:rsidRPr="00C97F29">
        <w:rPr>
          <w:rFonts w:eastAsia="Times New Roman" w:cstheme="minorHAnsi"/>
          <w:color w:val="CCCCCC"/>
          <w:sz w:val="21"/>
          <w:szCs w:val="21"/>
          <w:lang w:val="en-GB" w:eastAsia="en-GB"/>
        </w:rPr>
        <w:t>(</w:t>
      </w:r>
      <w:r w:rsidRPr="00C97F29">
        <w:rPr>
          <w:rFonts w:eastAsia="Times New Roman" w:cstheme="minorHAnsi"/>
          <w:color w:val="569CD6"/>
          <w:sz w:val="21"/>
          <w:szCs w:val="21"/>
          <w:lang w:val="en-GB" w:eastAsia="en-GB"/>
        </w:rPr>
        <w:t>lambda</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keyword</w:t>
      </w:r>
      <w:r w:rsidRPr="00C97F29">
        <w:rPr>
          <w:rFonts w:eastAsia="Times New Roman" w:cstheme="minorHAnsi"/>
          <w:color w:val="CCCCCC"/>
          <w:sz w:val="21"/>
          <w:szCs w:val="21"/>
          <w:lang w:val="en-GB" w:eastAsia="en-GB"/>
        </w:rPr>
        <w:t>.lower</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in</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'name'</w:t>
      </w:r>
      <w:r w:rsidRPr="00C97F29">
        <w:rPr>
          <w:rFonts w:eastAsia="Times New Roman" w:cstheme="minorHAnsi"/>
          <w:color w:val="CCCCCC"/>
          <w:sz w:val="21"/>
          <w:szCs w:val="21"/>
          <w:lang w:val="en-GB" w:eastAsia="en-GB"/>
        </w:rPr>
        <w:t xml:space="preserve">].lower(), </w:t>
      </w:r>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w:t>
      </w:r>
    </w:p>
    <w:p w14:paraId="76AD8C1E"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p>
    <w:p w14:paraId="19E38B22"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569CD6"/>
          <w:sz w:val="21"/>
          <w:szCs w:val="21"/>
          <w:lang w:val="en-GB" w:eastAsia="en-GB"/>
        </w:rPr>
        <w:t>def</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delete_contact</w:t>
      </w:r>
      <w:proofErr w:type="spellEnd"/>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name</w:t>
      </w:r>
      <w:r w:rsidRPr="00C97F29">
        <w:rPr>
          <w:rFonts w:eastAsia="Times New Roman" w:cstheme="minorHAnsi"/>
          <w:color w:val="CCCCCC"/>
          <w:sz w:val="21"/>
          <w:szCs w:val="21"/>
          <w:lang w:val="en-GB" w:eastAsia="en-GB"/>
        </w:rPr>
        <w:t>):</w:t>
      </w:r>
    </w:p>
    <w:p w14:paraId="495D49DA"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for</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in</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w:t>
      </w:r>
    </w:p>
    <w:p w14:paraId="1AE71A5F"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if</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'name'</w:t>
      </w:r>
      <w:proofErr w:type="gramStart"/>
      <w:r w:rsidRPr="00C97F29">
        <w:rPr>
          <w:rFonts w:eastAsia="Times New Roman" w:cstheme="minorHAnsi"/>
          <w:color w:val="CCCCCC"/>
          <w:sz w:val="21"/>
          <w:szCs w:val="21"/>
          <w:lang w:val="en-GB" w:eastAsia="en-GB"/>
        </w:rPr>
        <w:t>].lower</w:t>
      </w:r>
      <w:proofErr w:type="gramEnd"/>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name</w:t>
      </w:r>
      <w:r w:rsidRPr="00C97F29">
        <w:rPr>
          <w:rFonts w:eastAsia="Times New Roman" w:cstheme="minorHAnsi"/>
          <w:color w:val="CCCCCC"/>
          <w:sz w:val="21"/>
          <w:szCs w:val="21"/>
          <w:lang w:val="en-GB" w:eastAsia="en-GB"/>
        </w:rPr>
        <w:t>.lower</w:t>
      </w:r>
      <w:proofErr w:type="spellEnd"/>
      <w:r w:rsidRPr="00C97F29">
        <w:rPr>
          <w:rFonts w:eastAsia="Times New Roman" w:cstheme="minorHAnsi"/>
          <w:color w:val="CCCCCC"/>
          <w:sz w:val="21"/>
          <w:szCs w:val="21"/>
          <w:lang w:val="en-GB" w:eastAsia="en-GB"/>
        </w:rPr>
        <w:t>():</w:t>
      </w:r>
    </w:p>
    <w:p w14:paraId="19513F1C" w14:textId="363E2190"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proofErr w:type="gramStart"/>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remove</w:t>
      </w:r>
      <w:proofErr w:type="spellEnd"/>
      <w:proofErr w:type="gramEnd"/>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w:t>
      </w:r>
    </w:p>
    <w:p w14:paraId="136D2D98"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p>
    <w:p w14:paraId="5CEEC1FA"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569CD6"/>
          <w:sz w:val="21"/>
          <w:szCs w:val="21"/>
          <w:lang w:val="en-GB" w:eastAsia="en-GB"/>
        </w:rPr>
        <w:t>def</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update_</w:t>
      </w:r>
      <w:proofErr w:type="gramStart"/>
      <w:r w:rsidRPr="00C97F29">
        <w:rPr>
          <w:rFonts w:eastAsia="Times New Roman" w:cstheme="minorHAnsi"/>
          <w:color w:val="DCDCAA"/>
          <w:sz w:val="21"/>
          <w:szCs w:val="21"/>
          <w:lang w:val="en-GB" w:eastAsia="en-GB"/>
        </w:rPr>
        <w:t>contact</w:t>
      </w:r>
      <w:proofErr w:type="spellEnd"/>
      <w:r w:rsidRPr="00C97F29">
        <w:rPr>
          <w:rFonts w:eastAsia="Times New Roman" w:cstheme="minorHAnsi"/>
          <w:color w:val="CCCCCC"/>
          <w:sz w:val="21"/>
          <w:szCs w:val="21"/>
          <w:lang w:val="en-GB" w:eastAsia="en-GB"/>
        </w:rPr>
        <w:t>(</w:t>
      </w:r>
      <w:proofErr w:type="gramEnd"/>
      <w:r w:rsidRPr="00C97F29">
        <w:rPr>
          <w:rFonts w:eastAsia="Times New Roman" w:cstheme="minorHAnsi"/>
          <w:color w:val="9CDCFE"/>
          <w:sz w:val="21"/>
          <w:szCs w:val="21"/>
          <w:lang w:val="en-GB" w:eastAsia="en-GB"/>
        </w:rPr>
        <w:t>name</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phone_numbers</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email</w:t>
      </w:r>
      <w:r w:rsidRPr="00C97F29">
        <w:rPr>
          <w:rFonts w:eastAsia="Times New Roman" w:cstheme="minorHAnsi"/>
          <w:color w:val="CCCCCC"/>
          <w:sz w:val="21"/>
          <w:szCs w:val="21"/>
          <w:lang w:val="en-GB" w:eastAsia="en-GB"/>
        </w:rPr>
        <w:t>):</w:t>
      </w:r>
    </w:p>
    <w:p w14:paraId="4E94857C"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for</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in</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w:t>
      </w:r>
    </w:p>
    <w:p w14:paraId="32D1D4F1"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if</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'name'</w:t>
      </w:r>
      <w:proofErr w:type="gramStart"/>
      <w:r w:rsidRPr="00C97F29">
        <w:rPr>
          <w:rFonts w:eastAsia="Times New Roman" w:cstheme="minorHAnsi"/>
          <w:color w:val="CCCCCC"/>
          <w:sz w:val="21"/>
          <w:szCs w:val="21"/>
          <w:lang w:val="en-GB" w:eastAsia="en-GB"/>
        </w:rPr>
        <w:t>].lower</w:t>
      </w:r>
      <w:proofErr w:type="gramEnd"/>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name</w:t>
      </w:r>
      <w:r w:rsidRPr="00C97F29">
        <w:rPr>
          <w:rFonts w:eastAsia="Times New Roman" w:cstheme="minorHAnsi"/>
          <w:color w:val="CCCCCC"/>
          <w:sz w:val="21"/>
          <w:szCs w:val="21"/>
          <w:lang w:val="en-GB" w:eastAsia="en-GB"/>
        </w:rPr>
        <w:t>.lower</w:t>
      </w:r>
      <w:proofErr w:type="spellEnd"/>
      <w:r w:rsidRPr="00C97F29">
        <w:rPr>
          <w:rFonts w:eastAsia="Times New Roman" w:cstheme="minorHAnsi"/>
          <w:color w:val="CCCCCC"/>
          <w:sz w:val="21"/>
          <w:szCs w:val="21"/>
          <w:lang w:val="en-GB" w:eastAsia="en-GB"/>
        </w:rPr>
        <w:t>():</w:t>
      </w:r>
    </w:p>
    <w:p w14:paraId="36E2F4CC"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w:t>
      </w:r>
      <w:proofErr w:type="spellStart"/>
      <w:r w:rsidRPr="00C97F29">
        <w:rPr>
          <w:rFonts w:eastAsia="Times New Roman" w:cstheme="minorHAnsi"/>
          <w:color w:val="CE9178"/>
          <w:sz w:val="21"/>
          <w:szCs w:val="21"/>
          <w:lang w:val="en-GB" w:eastAsia="en-GB"/>
        </w:rPr>
        <w:t>phone_numbers</w:t>
      </w:r>
      <w:proofErr w:type="spellEnd"/>
      <w:r w:rsidRPr="00C97F29">
        <w:rPr>
          <w:rFonts w:eastAsia="Times New Roman" w:cstheme="minorHAnsi"/>
          <w:color w:val="CE9178"/>
          <w:sz w:val="21"/>
          <w:szCs w:val="21"/>
          <w:lang w:val="en-GB" w:eastAsia="en-GB"/>
        </w:rPr>
        <w:t>'</w:t>
      </w:r>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phone_numbers</w:t>
      </w:r>
      <w:proofErr w:type="spellEnd"/>
    </w:p>
    <w:p w14:paraId="3BD60862"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'email'</w:t>
      </w:r>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email</w:t>
      </w:r>
    </w:p>
    <w:p w14:paraId="7E32B2B5" w14:textId="429A5866"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break</w:t>
      </w:r>
    </w:p>
    <w:p w14:paraId="79FEBEDD"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569CD6"/>
          <w:sz w:val="21"/>
          <w:szCs w:val="21"/>
          <w:lang w:val="en-GB" w:eastAsia="en-GB"/>
        </w:rPr>
        <w:t>def</w:t>
      </w: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DCDCAA"/>
          <w:sz w:val="21"/>
          <w:szCs w:val="21"/>
          <w:lang w:val="en-GB" w:eastAsia="en-GB"/>
        </w:rPr>
        <w:t>main</w:t>
      </w:r>
      <w:r w:rsidRPr="00C97F29">
        <w:rPr>
          <w:rFonts w:eastAsia="Times New Roman" w:cstheme="minorHAnsi"/>
          <w:color w:val="CCCCCC"/>
          <w:sz w:val="21"/>
          <w:szCs w:val="21"/>
          <w:lang w:val="en-GB" w:eastAsia="en-GB"/>
        </w:rPr>
        <w:t>(</w:t>
      </w:r>
      <w:proofErr w:type="gramEnd"/>
      <w:r w:rsidRPr="00C97F29">
        <w:rPr>
          <w:rFonts w:eastAsia="Times New Roman" w:cstheme="minorHAnsi"/>
          <w:color w:val="CCCCCC"/>
          <w:sz w:val="21"/>
          <w:szCs w:val="21"/>
          <w:lang w:val="en-GB" w:eastAsia="en-GB"/>
        </w:rPr>
        <w:t>):</w:t>
      </w:r>
    </w:p>
    <w:p w14:paraId="3CED20E4"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add_</w:t>
      </w:r>
      <w:proofErr w:type="gramStart"/>
      <w:r w:rsidRPr="00C97F29">
        <w:rPr>
          <w:rFonts w:eastAsia="Times New Roman" w:cstheme="minorHAnsi"/>
          <w:color w:val="DCDCAA"/>
          <w:sz w:val="21"/>
          <w:szCs w:val="21"/>
          <w:lang w:val="en-GB" w:eastAsia="en-GB"/>
        </w:rPr>
        <w:t>contact</w:t>
      </w:r>
      <w:proofErr w:type="spellEnd"/>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"John Doe"</w:t>
      </w:r>
      <w:r w:rsidRPr="00C97F29">
        <w:rPr>
          <w:rFonts w:eastAsia="Times New Roman" w:cstheme="minorHAnsi"/>
          <w:color w:val="CCCCCC"/>
          <w:sz w:val="21"/>
          <w:szCs w:val="21"/>
          <w:lang w:val="en-GB" w:eastAsia="en-GB"/>
        </w:rPr>
        <w:t>, [</w:t>
      </w:r>
      <w:r w:rsidRPr="00C97F29">
        <w:rPr>
          <w:rFonts w:eastAsia="Times New Roman" w:cstheme="minorHAnsi"/>
          <w:color w:val="CE9178"/>
          <w:sz w:val="21"/>
          <w:szCs w:val="21"/>
          <w:lang w:val="en-GB" w:eastAsia="en-GB"/>
        </w:rPr>
        <w:t>"1234567890"</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"9876543210"</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"john@example.com"</w:t>
      </w:r>
      <w:r w:rsidRPr="00C97F29">
        <w:rPr>
          <w:rFonts w:eastAsia="Times New Roman" w:cstheme="minorHAnsi"/>
          <w:color w:val="CCCCCC"/>
          <w:sz w:val="21"/>
          <w:szCs w:val="21"/>
          <w:lang w:val="en-GB" w:eastAsia="en-GB"/>
        </w:rPr>
        <w:t>)</w:t>
      </w:r>
    </w:p>
    <w:p w14:paraId="7013A75D"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add_</w:t>
      </w:r>
      <w:proofErr w:type="gramStart"/>
      <w:r w:rsidRPr="00C97F29">
        <w:rPr>
          <w:rFonts w:eastAsia="Times New Roman" w:cstheme="minorHAnsi"/>
          <w:color w:val="DCDCAA"/>
          <w:sz w:val="21"/>
          <w:szCs w:val="21"/>
          <w:lang w:val="en-GB" w:eastAsia="en-GB"/>
        </w:rPr>
        <w:t>contact</w:t>
      </w:r>
      <w:proofErr w:type="spellEnd"/>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"Jane Smith"</w:t>
      </w:r>
      <w:r w:rsidRPr="00C97F29">
        <w:rPr>
          <w:rFonts w:eastAsia="Times New Roman" w:cstheme="minorHAnsi"/>
          <w:color w:val="CCCCCC"/>
          <w:sz w:val="21"/>
          <w:szCs w:val="21"/>
          <w:lang w:val="en-GB" w:eastAsia="en-GB"/>
        </w:rPr>
        <w:t>, [</w:t>
      </w:r>
      <w:r w:rsidRPr="00C97F29">
        <w:rPr>
          <w:rFonts w:eastAsia="Times New Roman" w:cstheme="minorHAnsi"/>
          <w:color w:val="CE9178"/>
          <w:sz w:val="21"/>
          <w:szCs w:val="21"/>
          <w:lang w:val="en-GB" w:eastAsia="en-GB"/>
        </w:rPr>
        <w:t>"5555555555"</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"jane@example.com"</w:t>
      </w:r>
      <w:r w:rsidRPr="00C97F29">
        <w:rPr>
          <w:rFonts w:eastAsia="Times New Roman" w:cstheme="minorHAnsi"/>
          <w:color w:val="CCCCCC"/>
          <w:sz w:val="21"/>
          <w:szCs w:val="21"/>
          <w:lang w:val="en-GB" w:eastAsia="en-GB"/>
        </w:rPr>
        <w:t>)</w:t>
      </w:r>
    </w:p>
    <w:p w14:paraId="3D088123"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add_</w:t>
      </w:r>
      <w:proofErr w:type="gramStart"/>
      <w:r w:rsidRPr="00C97F29">
        <w:rPr>
          <w:rFonts w:eastAsia="Times New Roman" w:cstheme="minorHAnsi"/>
          <w:color w:val="DCDCAA"/>
          <w:sz w:val="21"/>
          <w:szCs w:val="21"/>
          <w:lang w:val="en-GB" w:eastAsia="en-GB"/>
        </w:rPr>
        <w:t>contact</w:t>
      </w:r>
      <w:proofErr w:type="spellEnd"/>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"Bob Johnson"</w:t>
      </w:r>
      <w:r w:rsidRPr="00C97F29">
        <w:rPr>
          <w:rFonts w:eastAsia="Times New Roman" w:cstheme="minorHAnsi"/>
          <w:color w:val="CCCCCC"/>
          <w:sz w:val="21"/>
          <w:szCs w:val="21"/>
          <w:lang w:val="en-GB" w:eastAsia="en-GB"/>
        </w:rPr>
        <w:t>, [</w:t>
      </w:r>
      <w:r w:rsidRPr="00C97F29">
        <w:rPr>
          <w:rFonts w:eastAsia="Times New Roman" w:cstheme="minorHAnsi"/>
          <w:color w:val="CE9178"/>
          <w:sz w:val="21"/>
          <w:szCs w:val="21"/>
          <w:lang w:val="en-GB" w:eastAsia="en-GB"/>
        </w:rPr>
        <w:t>"1111111111"</w:t>
      </w:r>
      <w:r w:rsidRPr="00C97F29">
        <w:rPr>
          <w:rFonts w:eastAsia="Times New Roman" w:cstheme="minorHAnsi"/>
          <w:color w:val="CCCCCC"/>
          <w:sz w:val="21"/>
          <w:szCs w:val="21"/>
          <w:lang w:val="en-GB" w:eastAsia="en-GB"/>
        </w:rPr>
        <w:t>,</w:t>
      </w:r>
    </w:p>
    <w:p w14:paraId="0A4EFA5A"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"2222222222"</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"3333333333"</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"bob@example.com"</w:t>
      </w:r>
      <w:r w:rsidRPr="00C97F29">
        <w:rPr>
          <w:rFonts w:eastAsia="Times New Roman" w:cstheme="minorHAnsi"/>
          <w:color w:val="CCCCCC"/>
          <w:sz w:val="21"/>
          <w:szCs w:val="21"/>
          <w:lang w:val="en-GB" w:eastAsia="en-GB"/>
        </w:rPr>
        <w:t>)</w:t>
      </w:r>
    </w:p>
    <w:p w14:paraId="12E711FC"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p>
    <w:p w14:paraId="45A9A85E"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search_term</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DCDCAA"/>
          <w:sz w:val="21"/>
          <w:szCs w:val="21"/>
          <w:lang w:val="en-GB" w:eastAsia="en-GB"/>
        </w:rPr>
        <w:t>input</w:t>
      </w:r>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"Enter a name to search: "</w:t>
      </w:r>
      <w:r w:rsidRPr="00C97F29">
        <w:rPr>
          <w:rFonts w:eastAsia="Times New Roman" w:cstheme="minorHAnsi"/>
          <w:color w:val="CCCCCC"/>
          <w:sz w:val="21"/>
          <w:szCs w:val="21"/>
          <w:lang w:val="en-GB" w:eastAsia="en-GB"/>
        </w:rPr>
        <w:t>)</w:t>
      </w:r>
    </w:p>
    <w:p w14:paraId="18AD045A"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search_results</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search_contacts</w:t>
      </w:r>
      <w:proofErr w:type="spellEnd"/>
      <w:r w:rsidRPr="00C97F29">
        <w:rPr>
          <w:rFonts w:eastAsia="Times New Roman" w:cstheme="minorHAnsi"/>
          <w:color w:val="CCCCCC"/>
          <w:sz w:val="21"/>
          <w:szCs w:val="21"/>
          <w:lang w:val="en-GB" w:eastAsia="en-GB"/>
        </w:rPr>
        <w:t>(</w:t>
      </w:r>
      <w:proofErr w:type="spellStart"/>
      <w:r w:rsidRPr="00C97F29">
        <w:rPr>
          <w:rFonts w:eastAsia="Times New Roman" w:cstheme="minorHAnsi"/>
          <w:color w:val="9CDCFE"/>
          <w:sz w:val="21"/>
          <w:szCs w:val="21"/>
          <w:lang w:val="en-GB" w:eastAsia="en-GB"/>
        </w:rPr>
        <w:t>search_term</w:t>
      </w:r>
      <w:proofErr w:type="spellEnd"/>
      <w:r w:rsidRPr="00C97F29">
        <w:rPr>
          <w:rFonts w:eastAsia="Times New Roman" w:cstheme="minorHAnsi"/>
          <w:color w:val="CCCCCC"/>
          <w:sz w:val="21"/>
          <w:szCs w:val="21"/>
          <w:lang w:val="en-GB" w:eastAsia="en-GB"/>
        </w:rPr>
        <w:t>)</w:t>
      </w:r>
    </w:p>
    <w:p w14:paraId="408CC13E"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p>
    <w:p w14:paraId="72DE4B7A"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if</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search_results</w:t>
      </w:r>
      <w:proofErr w:type="spellEnd"/>
      <w:r w:rsidRPr="00C97F29">
        <w:rPr>
          <w:rFonts w:eastAsia="Times New Roman" w:cstheme="minorHAnsi"/>
          <w:color w:val="CCCCCC"/>
          <w:sz w:val="21"/>
          <w:szCs w:val="21"/>
          <w:lang w:val="en-GB" w:eastAsia="en-GB"/>
        </w:rPr>
        <w:t>:</w:t>
      </w:r>
    </w:p>
    <w:p w14:paraId="55026CFF"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DCDCAA"/>
          <w:sz w:val="21"/>
          <w:szCs w:val="21"/>
          <w:lang w:val="en-GB" w:eastAsia="en-GB"/>
        </w:rPr>
        <w:t>print</w:t>
      </w:r>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"Search Results:"</w:t>
      </w:r>
      <w:r w:rsidRPr="00C97F29">
        <w:rPr>
          <w:rFonts w:eastAsia="Times New Roman" w:cstheme="minorHAnsi"/>
          <w:color w:val="CCCCCC"/>
          <w:sz w:val="21"/>
          <w:szCs w:val="21"/>
          <w:lang w:val="en-GB" w:eastAsia="en-GB"/>
        </w:rPr>
        <w:t>)</w:t>
      </w:r>
    </w:p>
    <w:p w14:paraId="591C5F35"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for</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in</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search_results</w:t>
      </w:r>
      <w:proofErr w:type="spellEnd"/>
      <w:r w:rsidRPr="00C97F29">
        <w:rPr>
          <w:rFonts w:eastAsia="Times New Roman" w:cstheme="minorHAnsi"/>
          <w:color w:val="CCCCCC"/>
          <w:sz w:val="21"/>
          <w:szCs w:val="21"/>
          <w:lang w:val="en-GB" w:eastAsia="en-GB"/>
        </w:rPr>
        <w:t>:</w:t>
      </w:r>
    </w:p>
    <w:p w14:paraId="307D55A9"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DCDCAA"/>
          <w:sz w:val="21"/>
          <w:szCs w:val="21"/>
          <w:lang w:val="en-GB" w:eastAsia="en-GB"/>
        </w:rPr>
        <w:t>print</w:t>
      </w:r>
      <w:r w:rsidRPr="00C97F29">
        <w:rPr>
          <w:rFonts w:eastAsia="Times New Roman" w:cstheme="minorHAnsi"/>
          <w:color w:val="CCCCCC"/>
          <w:sz w:val="21"/>
          <w:szCs w:val="21"/>
          <w:lang w:val="en-GB" w:eastAsia="en-GB"/>
        </w:rPr>
        <w:t>(</w:t>
      </w:r>
      <w:proofErr w:type="spellStart"/>
      <w:proofErr w:type="gramEnd"/>
      <w:r w:rsidRPr="00C97F29">
        <w:rPr>
          <w:rFonts w:eastAsia="Times New Roman" w:cstheme="minorHAnsi"/>
          <w:color w:val="569CD6"/>
          <w:sz w:val="21"/>
          <w:szCs w:val="21"/>
          <w:lang w:val="en-GB" w:eastAsia="en-GB"/>
        </w:rPr>
        <w:t>f</w:t>
      </w:r>
      <w:r w:rsidRPr="00C97F29">
        <w:rPr>
          <w:rFonts w:eastAsia="Times New Roman" w:cstheme="minorHAnsi"/>
          <w:color w:val="CE9178"/>
          <w:sz w:val="21"/>
          <w:szCs w:val="21"/>
          <w:lang w:val="en-GB" w:eastAsia="en-GB"/>
        </w:rPr>
        <w:t>"Name</w:t>
      </w:r>
      <w:proofErr w:type="spellEnd"/>
      <w:r w:rsidRPr="00C97F29">
        <w:rPr>
          <w:rFonts w:eastAsia="Times New Roman" w:cstheme="minorHAnsi"/>
          <w:color w:val="CE9178"/>
          <w:sz w:val="21"/>
          <w:szCs w:val="21"/>
          <w:lang w:val="en-GB" w:eastAsia="en-GB"/>
        </w:rPr>
        <w:t xml:space="preserve">: </w:t>
      </w:r>
      <w:r w:rsidRPr="00C97F29">
        <w:rPr>
          <w:rFonts w:eastAsia="Times New Roman" w:cstheme="minorHAnsi"/>
          <w:color w:val="569CD6"/>
          <w:sz w:val="21"/>
          <w:szCs w:val="21"/>
          <w:lang w:val="en-GB" w:eastAsia="en-GB"/>
        </w:rPr>
        <w:t>{</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'name'</w:t>
      </w:r>
      <w:r w:rsidRPr="00C97F29">
        <w:rPr>
          <w:rFonts w:eastAsia="Times New Roman" w:cstheme="minorHAnsi"/>
          <w:color w:val="CCCCCC"/>
          <w:sz w:val="21"/>
          <w:szCs w:val="21"/>
          <w:lang w:val="en-GB" w:eastAsia="en-GB"/>
        </w:rPr>
        <w:t>]</w:t>
      </w:r>
      <w:r w:rsidRPr="00C97F29">
        <w:rPr>
          <w:rFonts w:eastAsia="Times New Roman" w:cstheme="minorHAnsi"/>
          <w:color w:val="569CD6"/>
          <w:sz w:val="21"/>
          <w:szCs w:val="21"/>
          <w:lang w:val="en-GB" w:eastAsia="en-GB"/>
        </w:rPr>
        <w:t>}</w:t>
      </w:r>
      <w:r w:rsidRPr="00C97F29">
        <w:rPr>
          <w:rFonts w:eastAsia="Times New Roman" w:cstheme="minorHAnsi"/>
          <w:color w:val="CE9178"/>
          <w:sz w:val="21"/>
          <w:szCs w:val="21"/>
          <w:lang w:val="en-GB" w:eastAsia="en-GB"/>
        </w:rPr>
        <w:t>"</w:t>
      </w:r>
      <w:r w:rsidRPr="00C97F29">
        <w:rPr>
          <w:rFonts w:eastAsia="Times New Roman" w:cstheme="minorHAnsi"/>
          <w:color w:val="CCCCCC"/>
          <w:sz w:val="21"/>
          <w:szCs w:val="21"/>
          <w:lang w:val="en-GB" w:eastAsia="en-GB"/>
        </w:rPr>
        <w:t>)</w:t>
      </w:r>
    </w:p>
    <w:p w14:paraId="534C1354"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DCDCAA"/>
          <w:sz w:val="21"/>
          <w:szCs w:val="21"/>
          <w:lang w:val="en-GB" w:eastAsia="en-GB"/>
        </w:rPr>
        <w:t>print</w:t>
      </w:r>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"Phone Numbers:"</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 '</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join</w:t>
      </w:r>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w:t>
      </w:r>
      <w:proofErr w:type="spellStart"/>
      <w:r w:rsidRPr="00C97F29">
        <w:rPr>
          <w:rFonts w:eastAsia="Times New Roman" w:cstheme="minorHAnsi"/>
          <w:color w:val="CE9178"/>
          <w:sz w:val="21"/>
          <w:szCs w:val="21"/>
          <w:lang w:val="en-GB" w:eastAsia="en-GB"/>
        </w:rPr>
        <w:t>phone_numbers</w:t>
      </w:r>
      <w:proofErr w:type="spellEnd"/>
      <w:r w:rsidRPr="00C97F29">
        <w:rPr>
          <w:rFonts w:eastAsia="Times New Roman" w:cstheme="minorHAnsi"/>
          <w:color w:val="CE9178"/>
          <w:sz w:val="21"/>
          <w:szCs w:val="21"/>
          <w:lang w:val="en-GB" w:eastAsia="en-GB"/>
        </w:rPr>
        <w:t>'</w:t>
      </w:r>
      <w:r w:rsidRPr="00C97F29">
        <w:rPr>
          <w:rFonts w:eastAsia="Times New Roman" w:cstheme="minorHAnsi"/>
          <w:color w:val="CCCCCC"/>
          <w:sz w:val="21"/>
          <w:szCs w:val="21"/>
          <w:lang w:val="en-GB" w:eastAsia="en-GB"/>
        </w:rPr>
        <w:t>]))</w:t>
      </w:r>
    </w:p>
    <w:p w14:paraId="288E5CAD"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DCDCAA"/>
          <w:sz w:val="21"/>
          <w:szCs w:val="21"/>
          <w:lang w:val="en-GB" w:eastAsia="en-GB"/>
        </w:rPr>
        <w:t>print</w:t>
      </w:r>
      <w:r w:rsidRPr="00C97F29">
        <w:rPr>
          <w:rFonts w:eastAsia="Times New Roman" w:cstheme="minorHAnsi"/>
          <w:color w:val="CCCCCC"/>
          <w:sz w:val="21"/>
          <w:szCs w:val="21"/>
          <w:lang w:val="en-GB" w:eastAsia="en-GB"/>
        </w:rPr>
        <w:t>(</w:t>
      </w:r>
      <w:proofErr w:type="spellStart"/>
      <w:proofErr w:type="gramEnd"/>
      <w:r w:rsidRPr="00C97F29">
        <w:rPr>
          <w:rFonts w:eastAsia="Times New Roman" w:cstheme="minorHAnsi"/>
          <w:color w:val="569CD6"/>
          <w:sz w:val="21"/>
          <w:szCs w:val="21"/>
          <w:lang w:val="en-GB" w:eastAsia="en-GB"/>
        </w:rPr>
        <w:t>f</w:t>
      </w:r>
      <w:r w:rsidRPr="00C97F29">
        <w:rPr>
          <w:rFonts w:eastAsia="Times New Roman" w:cstheme="minorHAnsi"/>
          <w:color w:val="CE9178"/>
          <w:sz w:val="21"/>
          <w:szCs w:val="21"/>
          <w:lang w:val="en-GB" w:eastAsia="en-GB"/>
        </w:rPr>
        <w:t>"Email</w:t>
      </w:r>
      <w:proofErr w:type="spellEnd"/>
      <w:r w:rsidRPr="00C97F29">
        <w:rPr>
          <w:rFonts w:eastAsia="Times New Roman" w:cstheme="minorHAnsi"/>
          <w:color w:val="CE9178"/>
          <w:sz w:val="21"/>
          <w:szCs w:val="21"/>
          <w:lang w:val="en-GB" w:eastAsia="en-GB"/>
        </w:rPr>
        <w:t xml:space="preserve">: </w:t>
      </w:r>
      <w:r w:rsidRPr="00C97F29">
        <w:rPr>
          <w:rFonts w:eastAsia="Times New Roman" w:cstheme="minorHAnsi"/>
          <w:color w:val="569CD6"/>
          <w:sz w:val="21"/>
          <w:szCs w:val="21"/>
          <w:lang w:val="en-GB" w:eastAsia="en-GB"/>
        </w:rPr>
        <w:t>{</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'email'</w:t>
      </w:r>
      <w:r w:rsidRPr="00C97F29">
        <w:rPr>
          <w:rFonts w:eastAsia="Times New Roman" w:cstheme="minorHAnsi"/>
          <w:color w:val="CCCCCC"/>
          <w:sz w:val="21"/>
          <w:szCs w:val="21"/>
          <w:lang w:val="en-GB" w:eastAsia="en-GB"/>
        </w:rPr>
        <w:t>]</w:t>
      </w:r>
      <w:r w:rsidRPr="00C97F29">
        <w:rPr>
          <w:rFonts w:eastAsia="Times New Roman" w:cstheme="minorHAnsi"/>
          <w:color w:val="569CD6"/>
          <w:sz w:val="21"/>
          <w:szCs w:val="21"/>
          <w:lang w:val="en-GB" w:eastAsia="en-GB"/>
        </w:rPr>
        <w:t>}</w:t>
      </w:r>
      <w:r w:rsidRPr="00C97F29">
        <w:rPr>
          <w:rFonts w:eastAsia="Times New Roman" w:cstheme="minorHAnsi"/>
          <w:color w:val="CE9178"/>
          <w:sz w:val="21"/>
          <w:szCs w:val="21"/>
          <w:lang w:val="en-GB" w:eastAsia="en-GB"/>
        </w:rPr>
        <w:t>"</w:t>
      </w:r>
      <w:r w:rsidRPr="00C97F29">
        <w:rPr>
          <w:rFonts w:eastAsia="Times New Roman" w:cstheme="minorHAnsi"/>
          <w:color w:val="CCCCCC"/>
          <w:sz w:val="21"/>
          <w:szCs w:val="21"/>
          <w:lang w:val="en-GB" w:eastAsia="en-GB"/>
        </w:rPr>
        <w:t>)</w:t>
      </w:r>
    </w:p>
    <w:p w14:paraId="7886268C"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else</w:t>
      </w:r>
      <w:r w:rsidRPr="00C97F29">
        <w:rPr>
          <w:rFonts w:eastAsia="Times New Roman" w:cstheme="minorHAnsi"/>
          <w:color w:val="CCCCCC"/>
          <w:sz w:val="21"/>
          <w:szCs w:val="21"/>
          <w:lang w:val="en-GB" w:eastAsia="en-GB"/>
        </w:rPr>
        <w:t>:</w:t>
      </w:r>
    </w:p>
    <w:p w14:paraId="4D81B08F"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DCDCAA"/>
          <w:sz w:val="21"/>
          <w:szCs w:val="21"/>
          <w:lang w:val="en-GB" w:eastAsia="en-GB"/>
        </w:rPr>
        <w:t>print</w:t>
      </w:r>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"No matching contacts found."</w:t>
      </w:r>
      <w:r w:rsidRPr="00C97F29">
        <w:rPr>
          <w:rFonts w:eastAsia="Times New Roman" w:cstheme="minorHAnsi"/>
          <w:color w:val="CCCCCC"/>
          <w:sz w:val="21"/>
          <w:szCs w:val="21"/>
          <w:lang w:val="en-GB" w:eastAsia="en-GB"/>
        </w:rPr>
        <w:t>)</w:t>
      </w:r>
    </w:p>
    <w:p w14:paraId="035F46C7"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p>
    <w:p w14:paraId="792AF830"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contact_name</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DCDCAA"/>
          <w:sz w:val="21"/>
          <w:szCs w:val="21"/>
          <w:lang w:val="en-GB" w:eastAsia="en-GB"/>
        </w:rPr>
        <w:t>input</w:t>
      </w:r>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"Enter the name of the contact to delete: "</w:t>
      </w:r>
      <w:r w:rsidRPr="00C97F29">
        <w:rPr>
          <w:rFonts w:eastAsia="Times New Roman" w:cstheme="minorHAnsi"/>
          <w:color w:val="CCCCCC"/>
          <w:sz w:val="21"/>
          <w:szCs w:val="21"/>
          <w:lang w:val="en-GB" w:eastAsia="en-GB"/>
        </w:rPr>
        <w:t>)</w:t>
      </w:r>
    </w:p>
    <w:p w14:paraId="0080369D"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delete_contact</w:t>
      </w:r>
      <w:proofErr w:type="spellEnd"/>
      <w:r w:rsidRPr="00C97F29">
        <w:rPr>
          <w:rFonts w:eastAsia="Times New Roman" w:cstheme="minorHAnsi"/>
          <w:color w:val="CCCCCC"/>
          <w:sz w:val="21"/>
          <w:szCs w:val="21"/>
          <w:lang w:val="en-GB" w:eastAsia="en-GB"/>
        </w:rPr>
        <w:t>(</w:t>
      </w:r>
      <w:proofErr w:type="spellStart"/>
      <w:r w:rsidRPr="00C97F29">
        <w:rPr>
          <w:rFonts w:eastAsia="Times New Roman" w:cstheme="minorHAnsi"/>
          <w:color w:val="9CDCFE"/>
          <w:sz w:val="21"/>
          <w:szCs w:val="21"/>
          <w:lang w:val="en-GB" w:eastAsia="en-GB"/>
        </w:rPr>
        <w:t>contact_name</w:t>
      </w:r>
      <w:proofErr w:type="spellEnd"/>
      <w:r w:rsidRPr="00C97F29">
        <w:rPr>
          <w:rFonts w:eastAsia="Times New Roman" w:cstheme="minorHAnsi"/>
          <w:color w:val="CCCCCC"/>
          <w:sz w:val="21"/>
          <w:szCs w:val="21"/>
          <w:lang w:val="en-GB" w:eastAsia="en-GB"/>
        </w:rPr>
        <w:t>)</w:t>
      </w:r>
    </w:p>
    <w:p w14:paraId="51BBCB2C"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DCDCAA"/>
          <w:sz w:val="21"/>
          <w:szCs w:val="21"/>
          <w:lang w:val="en-GB" w:eastAsia="en-GB"/>
        </w:rPr>
        <w:t>print</w:t>
      </w:r>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"Contact deleted successfully."</w:t>
      </w:r>
      <w:r w:rsidRPr="00C97F29">
        <w:rPr>
          <w:rFonts w:eastAsia="Times New Roman" w:cstheme="minorHAnsi"/>
          <w:color w:val="CCCCCC"/>
          <w:sz w:val="21"/>
          <w:szCs w:val="21"/>
          <w:lang w:val="en-GB" w:eastAsia="en-GB"/>
        </w:rPr>
        <w:t>)</w:t>
      </w:r>
    </w:p>
    <w:p w14:paraId="2C6E4249"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p>
    <w:p w14:paraId="1CF1ADA8"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update_name</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DCDCAA"/>
          <w:sz w:val="21"/>
          <w:szCs w:val="21"/>
          <w:lang w:val="en-GB" w:eastAsia="en-GB"/>
        </w:rPr>
        <w:t>input</w:t>
      </w:r>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"Enter the name of the contact to update: "</w:t>
      </w:r>
      <w:r w:rsidRPr="00C97F29">
        <w:rPr>
          <w:rFonts w:eastAsia="Times New Roman" w:cstheme="minorHAnsi"/>
          <w:color w:val="CCCCCC"/>
          <w:sz w:val="21"/>
          <w:szCs w:val="21"/>
          <w:lang w:val="en-GB" w:eastAsia="en-GB"/>
        </w:rPr>
        <w:t>)</w:t>
      </w:r>
    </w:p>
    <w:p w14:paraId="7E9FD647"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update_phone_numbers</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DCDCAA"/>
          <w:sz w:val="21"/>
          <w:szCs w:val="21"/>
          <w:lang w:val="en-GB" w:eastAsia="en-GB"/>
        </w:rPr>
        <w:t>input</w:t>
      </w:r>
      <w:r w:rsidRPr="00C97F29">
        <w:rPr>
          <w:rFonts w:eastAsia="Times New Roman" w:cstheme="minorHAnsi"/>
          <w:color w:val="CCCCCC"/>
          <w:sz w:val="21"/>
          <w:szCs w:val="21"/>
          <w:lang w:val="en-GB" w:eastAsia="en-GB"/>
        </w:rPr>
        <w:t>(</w:t>
      </w:r>
      <w:proofErr w:type="gramEnd"/>
    </w:p>
    <w:p w14:paraId="54EC503D"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"Enter the new phone numbers (separated by commas): "</w:t>
      </w:r>
      <w:proofErr w:type="gramStart"/>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split</w:t>
      </w:r>
      <w:proofErr w:type="gramEnd"/>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w:t>
      </w:r>
      <w:r w:rsidRPr="00C97F29">
        <w:rPr>
          <w:rFonts w:eastAsia="Times New Roman" w:cstheme="minorHAnsi"/>
          <w:color w:val="CCCCCC"/>
          <w:sz w:val="21"/>
          <w:szCs w:val="21"/>
          <w:lang w:val="en-GB" w:eastAsia="en-GB"/>
        </w:rPr>
        <w:t>)</w:t>
      </w:r>
    </w:p>
    <w:p w14:paraId="08CF041D"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update_email</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DCDCAA"/>
          <w:sz w:val="21"/>
          <w:szCs w:val="21"/>
          <w:lang w:val="en-GB" w:eastAsia="en-GB"/>
        </w:rPr>
        <w:t>input</w:t>
      </w:r>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"Enter the new email address: "</w:t>
      </w:r>
      <w:r w:rsidRPr="00C97F29">
        <w:rPr>
          <w:rFonts w:eastAsia="Times New Roman" w:cstheme="minorHAnsi"/>
          <w:color w:val="CCCCCC"/>
          <w:sz w:val="21"/>
          <w:szCs w:val="21"/>
          <w:lang w:val="en-GB" w:eastAsia="en-GB"/>
        </w:rPr>
        <w:t>)</w:t>
      </w:r>
    </w:p>
    <w:p w14:paraId="08DD78BF"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update_</w:t>
      </w:r>
      <w:proofErr w:type="gramStart"/>
      <w:r w:rsidRPr="00C97F29">
        <w:rPr>
          <w:rFonts w:eastAsia="Times New Roman" w:cstheme="minorHAnsi"/>
          <w:color w:val="DCDCAA"/>
          <w:sz w:val="21"/>
          <w:szCs w:val="21"/>
          <w:lang w:val="en-GB" w:eastAsia="en-GB"/>
        </w:rPr>
        <w:t>contact</w:t>
      </w:r>
      <w:proofErr w:type="spellEnd"/>
      <w:r w:rsidRPr="00C97F29">
        <w:rPr>
          <w:rFonts w:eastAsia="Times New Roman" w:cstheme="minorHAnsi"/>
          <w:color w:val="CCCCCC"/>
          <w:sz w:val="21"/>
          <w:szCs w:val="21"/>
          <w:lang w:val="en-GB" w:eastAsia="en-GB"/>
        </w:rPr>
        <w:t>(</w:t>
      </w:r>
      <w:proofErr w:type="spellStart"/>
      <w:proofErr w:type="gramEnd"/>
      <w:r w:rsidRPr="00C97F29">
        <w:rPr>
          <w:rFonts w:eastAsia="Times New Roman" w:cstheme="minorHAnsi"/>
          <w:color w:val="9CDCFE"/>
          <w:sz w:val="21"/>
          <w:szCs w:val="21"/>
          <w:lang w:val="en-GB" w:eastAsia="en-GB"/>
        </w:rPr>
        <w:t>update_name</w:t>
      </w:r>
      <w:proofErr w:type="spellEnd"/>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update_phone_numbers</w:t>
      </w:r>
      <w:proofErr w:type="spellEnd"/>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update_email</w:t>
      </w:r>
      <w:proofErr w:type="spellEnd"/>
      <w:r w:rsidRPr="00C97F29">
        <w:rPr>
          <w:rFonts w:eastAsia="Times New Roman" w:cstheme="minorHAnsi"/>
          <w:color w:val="CCCCCC"/>
          <w:sz w:val="21"/>
          <w:szCs w:val="21"/>
          <w:lang w:val="en-GB" w:eastAsia="en-GB"/>
        </w:rPr>
        <w:t>)</w:t>
      </w:r>
    </w:p>
    <w:p w14:paraId="336DF14F"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DCDCAA"/>
          <w:sz w:val="21"/>
          <w:szCs w:val="21"/>
          <w:lang w:val="en-GB" w:eastAsia="en-GB"/>
        </w:rPr>
        <w:t>print</w:t>
      </w:r>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"Contact updated successfully."</w:t>
      </w:r>
      <w:r w:rsidRPr="00C97F29">
        <w:rPr>
          <w:rFonts w:eastAsia="Times New Roman" w:cstheme="minorHAnsi"/>
          <w:color w:val="CCCCCC"/>
          <w:sz w:val="21"/>
          <w:szCs w:val="21"/>
          <w:lang w:val="en-GB" w:eastAsia="en-GB"/>
        </w:rPr>
        <w:t>)</w:t>
      </w:r>
    </w:p>
    <w:p w14:paraId="1BCF26D6"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p>
    <w:p w14:paraId="7511AFFD"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586C0"/>
          <w:sz w:val="21"/>
          <w:szCs w:val="21"/>
          <w:lang w:val="en-GB" w:eastAsia="en-GB"/>
        </w:rPr>
        <w:t>if</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__name__</w:t>
      </w:r>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"__main__"</w:t>
      </w:r>
      <w:r w:rsidRPr="00C97F29">
        <w:rPr>
          <w:rFonts w:eastAsia="Times New Roman" w:cstheme="minorHAnsi"/>
          <w:color w:val="CCCCCC"/>
          <w:sz w:val="21"/>
          <w:szCs w:val="21"/>
          <w:lang w:val="en-GB" w:eastAsia="en-GB"/>
        </w:rPr>
        <w:t>:</w:t>
      </w:r>
    </w:p>
    <w:p w14:paraId="42996B5B"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DCDCAA"/>
          <w:sz w:val="21"/>
          <w:szCs w:val="21"/>
          <w:lang w:val="en-GB" w:eastAsia="en-GB"/>
        </w:rPr>
        <w:t>main</w:t>
      </w:r>
      <w:r w:rsidRPr="00C97F29">
        <w:rPr>
          <w:rFonts w:eastAsia="Times New Roman" w:cstheme="minorHAnsi"/>
          <w:color w:val="CCCCCC"/>
          <w:sz w:val="21"/>
          <w:szCs w:val="21"/>
          <w:lang w:val="en-GB" w:eastAsia="en-GB"/>
        </w:rPr>
        <w:t>(</w:t>
      </w:r>
      <w:proofErr w:type="gramEnd"/>
      <w:r w:rsidRPr="00C97F29">
        <w:rPr>
          <w:rFonts w:eastAsia="Times New Roman" w:cstheme="minorHAnsi"/>
          <w:color w:val="CCCCCC"/>
          <w:sz w:val="21"/>
          <w:szCs w:val="21"/>
          <w:lang w:val="en-GB" w:eastAsia="en-GB"/>
        </w:rPr>
        <w:t>)</w:t>
      </w:r>
    </w:p>
    <w:p w14:paraId="12B85203"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p>
    <w:p w14:paraId="6529A111" w14:textId="77777777" w:rsidR="006E4D89" w:rsidRPr="00C97F29" w:rsidRDefault="006E4D89" w:rsidP="0070688F">
      <w:pPr>
        <w:rPr>
          <w:rFonts w:cstheme="minorHAnsi"/>
        </w:rPr>
      </w:pPr>
    </w:p>
    <w:p w14:paraId="14E422F1" w14:textId="194DBDCB" w:rsidR="00874901" w:rsidRPr="00C97F29" w:rsidRDefault="00874901" w:rsidP="0070688F">
      <w:pPr>
        <w:rPr>
          <w:rFonts w:cstheme="minorHAnsi"/>
        </w:rPr>
      </w:pPr>
    </w:p>
    <w:p w14:paraId="756DEE65" w14:textId="57E206C6" w:rsidR="00671B4A" w:rsidRPr="00C97F29" w:rsidRDefault="00671B4A" w:rsidP="0070688F">
      <w:pPr>
        <w:rPr>
          <w:rFonts w:cstheme="minorHAnsi"/>
        </w:rPr>
      </w:pPr>
      <w:r w:rsidRPr="00C97F29">
        <w:rPr>
          <w:rFonts w:cstheme="minorHAnsi"/>
        </w:rPr>
        <w:t xml:space="preserve">Bijlage 2.3 </w:t>
      </w:r>
      <w:proofErr w:type="spellStart"/>
      <w:r w:rsidRPr="00C97F29">
        <w:rPr>
          <w:rFonts w:cstheme="minorHAnsi"/>
        </w:rPr>
        <w:t>Supporting</w:t>
      </w:r>
      <w:proofErr w:type="spellEnd"/>
      <w:r w:rsidRPr="00C97F29">
        <w:rPr>
          <w:rFonts w:cstheme="minorHAnsi"/>
        </w:rPr>
        <w:t xml:space="preserve"> topic week 7 – Unit testen</w:t>
      </w:r>
    </w:p>
    <w:p w14:paraId="4F7DA9F1"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586C0"/>
          <w:sz w:val="21"/>
          <w:szCs w:val="21"/>
          <w:lang w:val="en-GB" w:eastAsia="en-GB"/>
        </w:rPr>
        <w:t>from</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4EC9B0"/>
          <w:sz w:val="21"/>
          <w:szCs w:val="21"/>
          <w:lang w:val="en-GB" w:eastAsia="en-GB"/>
        </w:rPr>
        <w:t>unittest</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import</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4EC9B0"/>
          <w:sz w:val="21"/>
          <w:szCs w:val="21"/>
          <w:lang w:val="en-GB" w:eastAsia="en-GB"/>
        </w:rPr>
        <w:t>TestCase</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main</w:t>
      </w:r>
    </w:p>
    <w:p w14:paraId="22ED5234"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586C0"/>
          <w:sz w:val="21"/>
          <w:szCs w:val="21"/>
          <w:lang w:val="en-GB" w:eastAsia="en-GB"/>
        </w:rPr>
        <w:t>from</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4EC9B0"/>
          <w:sz w:val="21"/>
          <w:szCs w:val="21"/>
          <w:lang w:val="en-GB" w:eastAsia="en-GB"/>
        </w:rPr>
        <w:t>unit_testing</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import</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add_contact</w:t>
      </w:r>
      <w:proofErr w:type="spellEnd"/>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search_by_name</w:t>
      </w:r>
      <w:proofErr w:type="spellEnd"/>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delete_contact</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contacts</w:t>
      </w:r>
    </w:p>
    <w:p w14:paraId="05774B98"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p>
    <w:p w14:paraId="4C9BAA42"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569CD6"/>
          <w:sz w:val="21"/>
          <w:szCs w:val="21"/>
          <w:lang w:val="en-GB" w:eastAsia="en-GB"/>
        </w:rPr>
        <w:t>class</w:t>
      </w:r>
      <w:r w:rsidRPr="00C97F29">
        <w:rPr>
          <w:rFonts w:eastAsia="Times New Roman" w:cstheme="minorHAnsi"/>
          <w:color w:val="CCCCCC"/>
          <w:sz w:val="21"/>
          <w:szCs w:val="21"/>
          <w:lang w:val="en-GB" w:eastAsia="en-GB"/>
        </w:rPr>
        <w:t xml:space="preserve"> </w:t>
      </w:r>
      <w:proofErr w:type="spellStart"/>
      <w:proofErr w:type="gramStart"/>
      <w:r w:rsidRPr="00C97F29">
        <w:rPr>
          <w:rFonts w:eastAsia="Times New Roman" w:cstheme="minorHAnsi"/>
          <w:color w:val="4EC9B0"/>
          <w:sz w:val="21"/>
          <w:szCs w:val="21"/>
          <w:lang w:val="en-GB" w:eastAsia="en-GB"/>
        </w:rPr>
        <w:t>TestContactMethods</w:t>
      </w:r>
      <w:proofErr w:type="spellEnd"/>
      <w:r w:rsidRPr="00C97F29">
        <w:rPr>
          <w:rFonts w:eastAsia="Times New Roman" w:cstheme="minorHAnsi"/>
          <w:color w:val="CCCCCC"/>
          <w:sz w:val="21"/>
          <w:szCs w:val="21"/>
          <w:lang w:val="en-GB" w:eastAsia="en-GB"/>
        </w:rPr>
        <w:t>(</w:t>
      </w:r>
      <w:proofErr w:type="spellStart"/>
      <w:proofErr w:type="gramEnd"/>
      <w:r w:rsidRPr="00C97F29">
        <w:rPr>
          <w:rFonts w:eastAsia="Times New Roman" w:cstheme="minorHAnsi"/>
          <w:color w:val="4EC9B0"/>
          <w:sz w:val="21"/>
          <w:szCs w:val="21"/>
          <w:lang w:val="en-GB" w:eastAsia="en-GB"/>
        </w:rPr>
        <w:t>TestCase</w:t>
      </w:r>
      <w:proofErr w:type="spellEnd"/>
      <w:r w:rsidRPr="00C97F29">
        <w:rPr>
          <w:rFonts w:eastAsia="Times New Roman" w:cstheme="minorHAnsi"/>
          <w:color w:val="CCCCCC"/>
          <w:sz w:val="21"/>
          <w:szCs w:val="21"/>
          <w:lang w:val="en-GB" w:eastAsia="en-GB"/>
        </w:rPr>
        <w:t>):</w:t>
      </w:r>
    </w:p>
    <w:p w14:paraId="0ADF8DFB"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p>
    <w:p w14:paraId="3D568E28"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569CD6"/>
          <w:sz w:val="21"/>
          <w:szCs w:val="21"/>
          <w:lang w:val="en-GB" w:eastAsia="en-GB"/>
        </w:rPr>
        <w:t>def</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setUp</w:t>
      </w:r>
      <w:proofErr w:type="spellEnd"/>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p>
    <w:p w14:paraId="3C98624F"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proofErr w:type="gramStart"/>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clear</w:t>
      </w:r>
      <w:proofErr w:type="spellEnd"/>
      <w:proofErr w:type="gramEnd"/>
      <w:r w:rsidRPr="00C97F29">
        <w:rPr>
          <w:rFonts w:eastAsia="Times New Roman" w:cstheme="minorHAnsi"/>
          <w:color w:val="CCCCCC"/>
          <w:sz w:val="21"/>
          <w:szCs w:val="21"/>
          <w:lang w:val="en-GB" w:eastAsia="en-GB"/>
        </w:rPr>
        <w:t>()</w:t>
      </w:r>
    </w:p>
    <w:p w14:paraId="3D003901"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p>
    <w:p w14:paraId="4C97C011"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569CD6"/>
          <w:sz w:val="21"/>
          <w:szCs w:val="21"/>
          <w:lang w:val="en-GB" w:eastAsia="en-GB"/>
        </w:rPr>
        <w:t>def</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test_add_contact</w:t>
      </w:r>
      <w:proofErr w:type="spellEnd"/>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p>
    <w:p w14:paraId="74B02ACF"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add_</w:t>
      </w:r>
      <w:proofErr w:type="gramStart"/>
      <w:r w:rsidRPr="00C97F29">
        <w:rPr>
          <w:rFonts w:eastAsia="Times New Roman" w:cstheme="minorHAnsi"/>
          <w:color w:val="DCDCAA"/>
          <w:sz w:val="21"/>
          <w:szCs w:val="21"/>
          <w:lang w:val="en-GB" w:eastAsia="en-GB"/>
        </w:rPr>
        <w:t>contact</w:t>
      </w:r>
      <w:proofErr w:type="spellEnd"/>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'John Doe'</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'06123456790'</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'john.doe@email.com'</w:t>
      </w:r>
      <w:r w:rsidRPr="00C97F29">
        <w:rPr>
          <w:rFonts w:eastAsia="Times New Roman" w:cstheme="minorHAnsi"/>
          <w:color w:val="CCCCCC"/>
          <w:sz w:val="21"/>
          <w:szCs w:val="21"/>
          <w:lang w:val="en-GB" w:eastAsia="en-GB"/>
        </w:rPr>
        <w:t>)</w:t>
      </w:r>
    </w:p>
    <w:p w14:paraId="256730DA"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proofErr w:type="gramStart"/>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assertEqual</w:t>
      </w:r>
      <w:proofErr w:type="spellEnd"/>
      <w:proofErr w:type="gramEnd"/>
      <w:r w:rsidRPr="00C97F29">
        <w:rPr>
          <w:rFonts w:eastAsia="Times New Roman" w:cstheme="minorHAnsi"/>
          <w:color w:val="CCCCCC"/>
          <w:sz w:val="21"/>
          <w:szCs w:val="21"/>
          <w:lang w:val="en-GB" w:eastAsia="en-GB"/>
        </w:rPr>
        <w:t>(</w:t>
      </w:r>
      <w:proofErr w:type="spellStart"/>
      <w:r w:rsidRPr="00C97F29">
        <w:rPr>
          <w:rFonts w:eastAsia="Times New Roman" w:cstheme="minorHAnsi"/>
          <w:color w:val="DCDCAA"/>
          <w:sz w:val="21"/>
          <w:szCs w:val="21"/>
          <w:lang w:val="en-GB" w:eastAsia="en-GB"/>
        </w:rPr>
        <w:t>len</w:t>
      </w:r>
      <w:proofErr w:type="spellEnd"/>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 xml:space="preserve">), </w:t>
      </w:r>
      <w:r w:rsidRPr="00C97F29">
        <w:rPr>
          <w:rFonts w:eastAsia="Times New Roman" w:cstheme="minorHAnsi"/>
          <w:color w:val="B5CEA8"/>
          <w:sz w:val="21"/>
          <w:szCs w:val="21"/>
          <w:lang w:val="en-GB" w:eastAsia="en-GB"/>
        </w:rPr>
        <w:t>1</w:t>
      </w:r>
      <w:r w:rsidRPr="00C97F29">
        <w:rPr>
          <w:rFonts w:eastAsia="Times New Roman" w:cstheme="minorHAnsi"/>
          <w:color w:val="CCCCCC"/>
          <w:sz w:val="21"/>
          <w:szCs w:val="21"/>
          <w:lang w:val="en-GB" w:eastAsia="en-GB"/>
        </w:rPr>
        <w:t>)</w:t>
      </w:r>
    </w:p>
    <w:p w14:paraId="02C9D32C"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proofErr w:type="gramStart"/>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assertEqual</w:t>
      </w:r>
      <w:proofErr w:type="spellEnd"/>
      <w:proofErr w:type="gramEnd"/>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w:t>
      </w:r>
      <w:r w:rsidRPr="00C97F29">
        <w:rPr>
          <w:rFonts w:eastAsia="Times New Roman" w:cstheme="minorHAnsi"/>
          <w:color w:val="B5CEA8"/>
          <w:sz w:val="21"/>
          <w:szCs w:val="21"/>
          <w:lang w:val="en-GB" w:eastAsia="en-GB"/>
        </w:rPr>
        <w:t>0</w:t>
      </w:r>
      <w:r w:rsidRPr="00C97F29">
        <w:rPr>
          <w:rFonts w:eastAsia="Times New Roman" w:cstheme="minorHAnsi"/>
          <w:color w:val="CCCCCC"/>
          <w:sz w:val="21"/>
          <w:szCs w:val="21"/>
          <w:lang w:val="en-GB" w:eastAsia="en-GB"/>
        </w:rPr>
        <w:t>].get(</w:t>
      </w:r>
      <w:r w:rsidRPr="00C97F29">
        <w:rPr>
          <w:rFonts w:eastAsia="Times New Roman" w:cstheme="minorHAnsi"/>
          <w:color w:val="CE9178"/>
          <w:sz w:val="21"/>
          <w:szCs w:val="21"/>
          <w:lang w:val="en-GB" w:eastAsia="en-GB"/>
        </w:rPr>
        <w:t>'name'</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'John Doe'</w:t>
      </w:r>
      <w:r w:rsidRPr="00C97F29">
        <w:rPr>
          <w:rFonts w:eastAsia="Times New Roman" w:cstheme="minorHAnsi"/>
          <w:color w:val="CCCCCC"/>
          <w:sz w:val="21"/>
          <w:szCs w:val="21"/>
          <w:lang w:val="en-GB" w:eastAsia="en-GB"/>
        </w:rPr>
        <w:t>)</w:t>
      </w:r>
    </w:p>
    <w:p w14:paraId="13B6E666"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proofErr w:type="gramStart"/>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assertEqual</w:t>
      </w:r>
      <w:proofErr w:type="spellEnd"/>
      <w:proofErr w:type="gramEnd"/>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w:t>
      </w:r>
      <w:r w:rsidRPr="00C97F29">
        <w:rPr>
          <w:rFonts w:eastAsia="Times New Roman" w:cstheme="minorHAnsi"/>
          <w:color w:val="B5CEA8"/>
          <w:sz w:val="21"/>
          <w:szCs w:val="21"/>
          <w:lang w:val="en-GB" w:eastAsia="en-GB"/>
        </w:rPr>
        <w:t>0</w:t>
      </w:r>
      <w:r w:rsidRPr="00C97F29">
        <w:rPr>
          <w:rFonts w:eastAsia="Times New Roman" w:cstheme="minorHAnsi"/>
          <w:color w:val="CCCCCC"/>
          <w:sz w:val="21"/>
          <w:szCs w:val="21"/>
          <w:lang w:val="en-GB" w:eastAsia="en-GB"/>
        </w:rPr>
        <w:t>].get(</w:t>
      </w:r>
      <w:r w:rsidRPr="00C97F29">
        <w:rPr>
          <w:rFonts w:eastAsia="Times New Roman" w:cstheme="minorHAnsi"/>
          <w:color w:val="CE9178"/>
          <w:sz w:val="21"/>
          <w:szCs w:val="21"/>
          <w:lang w:val="en-GB" w:eastAsia="en-GB"/>
        </w:rPr>
        <w:t>'</w:t>
      </w:r>
      <w:proofErr w:type="spellStart"/>
      <w:r w:rsidRPr="00C97F29">
        <w:rPr>
          <w:rFonts w:eastAsia="Times New Roman" w:cstheme="minorHAnsi"/>
          <w:color w:val="CE9178"/>
          <w:sz w:val="21"/>
          <w:szCs w:val="21"/>
          <w:lang w:val="en-GB" w:eastAsia="en-GB"/>
        </w:rPr>
        <w:t>phone_number</w:t>
      </w:r>
      <w:proofErr w:type="spellEnd"/>
      <w:r w:rsidRPr="00C97F29">
        <w:rPr>
          <w:rFonts w:eastAsia="Times New Roman" w:cstheme="minorHAnsi"/>
          <w:color w:val="CE9178"/>
          <w:sz w:val="21"/>
          <w:szCs w:val="21"/>
          <w:lang w:val="en-GB" w:eastAsia="en-GB"/>
        </w:rPr>
        <w:t>'</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'06123456790'</w:t>
      </w:r>
      <w:r w:rsidRPr="00C97F29">
        <w:rPr>
          <w:rFonts w:eastAsia="Times New Roman" w:cstheme="minorHAnsi"/>
          <w:color w:val="CCCCCC"/>
          <w:sz w:val="21"/>
          <w:szCs w:val="21"/>
          <w:lang w:val="en-GB" w:eastAsia="en-GB"/>
        </w:rPr>
        <w:t>)</w:t>
      </w:r>
    </w:p>
    <w:p w14:paraId="6AB19F5C"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proofErr w:type="gramStart"/>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assertEqual</w:t>
      </w:r>
      <w:proofErr w:type="spellEnd"/>
      <w:proofErr w:type="gramEnd"/>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w:t>
      </w:r>
      <w:r w:rsidRPr="00C97F29">
        <w:rPr>
          <w:rFonts w:eastAsia="Times New Roman" w:cstheme="minorHAnsi"/>
          <w:color w:val="B5CEA8"/>
          <w:sz w:val="21"/>
          <w:szCs w:val="21"/>
          <w:lang w:val="en-GB" w:eastAsia="en-GB"/>
        </w:rPr>
        <w:t>0</w:t>
      </w:r>
      <w:r w:rsidRPr="00C97F29">
        <w:rPr>
          <w:rFonts w:eastAsia="Times New Roman" w:cstheme="minorHAnsi"/>
          <w:color w:val="CCCCCC"/>
          <w:sz w:val="21"/>
          <w:szCs w:val="21"/>
          <w:lang w:val="en-GB" w:eastAsia="en-GB"/>
        </w:rPr>
        <w:t>].get(</w:t>
      </w:r>
      <w:r w:rsidRPr="00C97F29">
        <w:rPr>
          <w:rFonts w:eastAsia="Times New Roman" w:cstheme="minorHAnsi"/>
          <w:color w:val="CE9178"/>
          <w:sz w:val="21"/>
          <w:szCs w:val="21"/>
          <w:lang w:val="en-GB" w:eastAsia="en-GB"/>
        </w:rPr>
        <w:t>'email'</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'john.doe@email.com'</w:t>
      </w:r>
      <w:r w:rsidRPr="00C97F29">
        <w:rPr>
          <w:rFonts w:eastAsia="Times New Roman" w:cstheme="minorHAnsi"/>
          <w:color w:val="CCCCCC"/>
          <w:sz w:val="21"/>
          <w:szCs w:val="21"/>
          <w:lang w:val="en-GB" w:eastAsia="en-GB"/>
        </w:rPr>
        <w:t>)</w:t>
      </w:r>
    </w:p>
    <w:p w14:paraId="3B3B8821"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p>
    <w:p w14:paraId="75E22F8E"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569CD6"/>
          <w:sz w:val="21"/>
          <w:szCs w:val="21"/>
          <w:lang w:val="en-GB" w:eastAsia="en-GB"/>
        </w:rPr>
        <w:t>def</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test_search_by_name</w:t>
      </w:r>
      <w:proofErr w:type="spellEnd"/>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p>
    <w:p w14:paraId="01474510"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add_</w:t>
      </w:r>
      <w:proofErr w:type="gramStart"/>
      <w:r w:rsidRPr="00C97F29">
        <w:rPr>
          <w:rFonts w:eastAsia="Times New Roman" w:cstheme="minorHAnsi"/>
          <w:color w:val="DCDCAA"/>
          <w:sz w:val="21"/>
          <w:szCs w:val="21"/>
          <w:lang w:val="en-GB" w:eastAsia="en-GB"/>
        </w:rPr>
        <w:t>contact</w:t>
      </w:r>
      <w:proofErr w:type="spellEnd"/>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'Jane Doe'</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'06123456790'</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'john.doe@email.com'</w:t>
      </w:r>
      <w:r w:rsidRPr="00C97F29">
        <w:rPr>
          <w:rFonts w:eastAsia="Times New Roman" w:cstheme="minorHAnsi"/>
          <w:color w:val="CCCCCC"/>
          <w:sz w:val="21"/>
          <w:szCs w:val="21"/>
          <w:lang w:val="en-GB" w:eastAsia="en-GB"/>
        </w:rPr>
        <w:t>)</w:t>
      </w:r>
    </w:p>
    <w:p w14:paraId="26312EA3"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search_results</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search_by_name</w:t>
      </w:r>
      <w:proofErr w:type="spellEnd"/>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'Jane'</w:t>
      </w:r>
      <w:r w:rsidRPr="00C97F29">
        <w:rPr>
          <w:rFonts w:eastAsia="Times New Roman" w:cstheme="minorHAnsi"/>
          <w:color w:val="CCCCCC"/>
          <w:sz w:val="21"/>
          <w:szCs w:val="21"/>
          <w:lang w:val="en-GB" w:eastAsia="en-GB"/>
        </w:rPr>
        <w:t>)</w:t>
      </w:r>
    </w:p>
    <w:p w14:paraId="47D6E30E"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proofErr w:type="gramStart"/>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assertEqual</w:t>
      </w:r>
      <w:proofErr w:type="spellEnd"/>
      <w:proofErr w:type="gramEnd"/>
      <w:r w:rsidRPr="00C97F29">
        <w:rPr>
          <w:rFonts w:eastAsia="Times New Roman" w:cstheme="minorHAnsi"/>
          <w:color w:val="CCCCCC"/>
          <w:sz w:val="21"/>
          <w:szCs w:val="21"/>
          <w:lang w:val="en-GB" w:eastAsia="en-GB"/>
        </w:rPr>
        <w:t>(</w:t>
      </w:r>
      <w:proofErr w:type="spellStart"/>
      <w:r w:rsidRPr="00C97F29">
        <w:rPr>
          <w:rFonts w:eastAsia="Times New Roman" w:cstheme="minorHAnsi"/>
          <w:color w:val="DCDCAA"/>
          <w:sz w:val="21"/>
          <w:szCs w:val="21"/>
          <w:lang w:val="en-GB" w:eastAsia="en-GB"/>
        </w:rPr>
        <w:t>len</w:t>
      </w:r>
      <w:proofErr w:type="spellEnd"/>
      <w:r w:rsidRPr="00C97F29">
        <w:rPr>
          <w:rFonts w:eastAsia="Times New Roman" w:cstheme="minorHAnsi"/>
          <w:color w:val="CCCCCC"/>
          <w:sz w:val="21"/>
          <w:szCs w:val="21"/>
          <w:lang w:val="en-GB" w:eastAsia="en-GB"/>
        </w:rPr>
        <w:t>(</w:t>
      </w:r>
      <w:proofErr w:type="spellStart"/>
      <w:r w:rsidRPr="00C97F29">
        <w:rPr>
          <w:rFonts w:eastAsia="Times New Roman" w:cstheme="minorHAnsi"/>
          <w:color w:val="9CDCFE"/>
          <w:sz w:val="21"/>
          <w:szCs w:val="21"/>
          <w:lang w:val="en-GB" w:eastAsia="en-GB"/>
        </w:rPr>
        <w:t>search_results</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B5CEA8"/>
          <w:sz w:val="21"/>
          <w:szCs w:val="21"/>
          <w:lang w:val="en-GB" w:eastAsia="en-GB"/>
        </w:rPr>
        <w:t>1</w:t>
      </w:r>
      <w:r w:rsidRPr="00C97F29">
        <w:rPr>
          <w:rFonts w:eastAsia="Times New Roman" w:cstheme="minorHAnsi"/>
          <w:color w:val="CCCCCC"/>
          <w:sz w:val="21"/>
          <w:szCs w:val="21"/>
          <w:lang w:val="en-GB" w:eastAsia="en-GB"/>
        </w:rPr>
        <w:t>)</w:t>
      </w:r>
    </w:p>
    <w:p w14:paraId="19D16C23"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proofErr w:type="gramStart"/>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assertEqual</w:t>
      </w:r>
      <w:proofErr w:type="spellEnd"/>
      <w:proofErr w:type="gramEnd"/>
      <w:r w:rsidRPr="00C97F29">
        <w:rPr>
          <w:rFonts w:eastAsia="Times New Roman" w:cstheme="minorHAnsi"/>
          <w:color w:val="CCCCCC"/>
          <w:sz w:val="21"/>
          <w:szCs w:val="21"/>
          <w:lang w:val="en-GB" w:eastAsia="en-GB"/>
        </w:rPr>
        <w:t>(</w:t>
      </w:r>
      <w:proofErr w:type="spellStart"/>
      <w:r w:rsidRPr="00C97F29">
        <w:rPr>
          <w:rFonts w:eastAsia="Times New Roman" w:cstheme="minorHAnsi"/>
          <w:color w:val="9CDCFE"/>
          <w:sz w:val="21"/>
          <w:szCs w:val="21"/>
          <w:lang w:val="en-GB" w:eastAsia="en-GB"/>
        </w:rPr>
        <w:t>search_results</w:t>
      </w:r>
      <w:proofErr w:type="spellEnd"/>
      <w:r w:rsidRPr="00C97F29">
        <w:rPr>
          <w:rFonts w:eastAsia="Times New Roman" w:cstheme="minorHAnsi"/>
          <w:color w:val="CCCCCC"/>
          <w:sz w:val="21"/>
          <w:szCs w:val="21"/>
          <w:lang w:val="en-GB" w:eastAsia="en-GB"/>
        </w:rPr>
        <w:t>[</w:t>
      </w:r>
      <w:r w:rsidRPr="00C97F29">
        <w:rPr>
          <w:rFonts w:eastAsia="Times New Roman" w:cstheme="minorHAnsi"/>
          <w:color w:val="B5CEA8"/>
          <w:sz w:val="21"/>
          <w:szCs w:val="21"/>
          <w:lang w:val="en-GB" w:eastAsia="en-GB"/>
        </w:rPr>
        <w:t>0</w:t>
      </w:r>
      <w:r w:rsidRPr="00C97F29">
        <w:rPr>
          <w:rFonts w:eastAsia="Times New Roman" w:cstheme="minorHAnsi"/>
          <w:color w:val="CCCCCC"/>
          <w:sz w:val="21"/>
          <w:szCs w:val="21"/>
          <w:lang w:val="en-GB" w:eastAsia="en-GB"/>
        </w:rPr>
        <w:t>].get(</w:t>
      </w:r>
      <w:r w:rsidRPr="00C97F29">
        <w:rPr>
          <w:rFonts w:eastAsia="Times New Roman" w:cstheme="minorHAnsi"/>
          <w:color w:val="CE9178"/>
          <w:sz w:val="21"/>
          <w:szCs w:val="21"/>
          <w:lang w:val="en-GB" w:eastAsia="en-GB"/>
        </w:rPr>
        <w:t>'name'</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'Jane Doe'</w:t>
      </w:r>
      <w:r w:rsidRPr="00C97F29">
        <w:rPr>
          <w:rFonts w:eastAsia="Times New Roman" w:cstheme="minorHAnsi"/>
          <w:color w:val="CCCCCC"/>
          <w:sz w:val="21"/>
          <w:szCs w:val="21"/>
          <w:lang w:val="en-GB" w:eastAsia="en-GB"/>
        </w:rPr>
        <w:t>)</w:t>
      </w:r>
    </w:p>
    <w:p w14:paraId="122E46FF"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p>
    <w:p w14:paraId="146654AB"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569CD6"/>
          <w:sz w:val="21"/>
          <w:szCs w:val="21"/>
          <w:lang w:val="en-GB" w:eastAsia="en-GB"/>
        </w:rPr>
        <w:t>def</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test_delete_contact</w:t>
      </w:r>
      <w:proofErr w:type="spellEnd"/>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p>
    <w:p w14:paraId="34CAE828"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add_</w:t>
      </w:r>
      <w:proofErr w:type="gramStart"/>
      <w:r w:rsidRPr="00C97F29">
        <w:rPr>
          <w:rFonts w:eastAsia="Times New Roman" w:cstheme="minorHAnsi"/>
          <w:color w:val="DCDCAA"/>
          <w:sz w:val="21"/>
          <w:szCs w:val="21"/>
          <w:lang w:val="en-GB" w:eastAsia="en-GB"/>
        </w:rPr>
        <w:t>contact</w:t>
      </w:r>
      <w:proofErr w:type="spellEnd"/>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'John Doe'</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'06123456790'</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'john.doe@email.com'</w:t>
      </w:r>
      <w:r w:rsidRPr="00C97F29">
        <w:rPr>
          <w:rFonts w:eastAsia="Times New Roman" w:cstheme="minorHAnsi"/>
          <w:color w:val="CCCCCC"/>
          <w:sz w:val="21"/>
          <w:szCs w:val="21"/>
          <w:lang w:val="en-GB" w:eastAsia="en-GB"/>
        </w:rPr>
        <w:t>)</w:t>
      </w:r>
    </w:p>
    <w:p w14:paraId="67391DAC"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delete_</w:t>
      </w:r>
      <w:proofErr w:type="gramStart"/>
      <w:r w:rsidRPr="00C97F29">
        <w:rPr>
          <w:rFonts w:eastAsia="Times New Roman" w:cstheme="minorHAnsi"/>
          <w:color w:val="DCDCAA"/>
          <w:sz w:val="21"/>
          <w:szCs w:val="21"/>
          <w:lang w:val="en-GB" w:eastAsia="en-GB"/>
        </w:rPr>
        <w:t>contact</w:t>
      </w:r>
      <w:proofErr w:type="spellEnd"/>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'John Doe'</w:t>
      </w:r>
      <w:r w:rsidRPr="00C97F29">
        <w:rPr>
          <w:rFonts w:eastAsia="Times New Roman" w:cstheme="minorHAnsi"/>
          <w:color w:val="CCCCCC"/>
          <w:sz w:val="21"/>
          <w:szCs w:val="21"/>
          <w:lang w:val="en-GB" w:eastAsia="en-GB"/>
        </w:rPr>
        <w:t>)</w:t>
      </w:r>
    </w:p>
    <w:p w14:paraId="153432D8"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proofErr w:type="gramStart"/>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assertEqual</w:t>
      </w:r>
      <w:proofErr w:type="spellEnd"/>
      <w:proofErr w:type="gramEnd"/>
      <w:r w:rsidRPr="00C97F29">
        <w:rPr>
          <w:rFonts w:eastAsia="Times New Roman" w:cstheme="minorHAnsi"/>
          <w:color w:val="CCCCCC"/>
          <w:sz w:val="21"/>
          <w:szCs w:val="21"/>
          <w:lang w:val="en-GB" w:eastAsia="en-GB"/>
        </w:rPr>
        <w:t>(</w:t>
      </w:r>
      <w:proofErr w:type="spellStart"/>
      <w:r w:rsidRPr="00C97F29">
        <w:rPr>
          <w:rFonts w:eastAsia="Times New Roman" w:cstheme="minorHAnsi"/>
          <w:color w:val="DCDCAA"/>
          <w:sz w:val="21"/>
          <w:szCs w:val="21"/>
          <w:lang w:val="en-GB" w:eastAsia="en-GB"/>
        </w:rPr>
        <w:t>len</w:t>
      </w:r>
      <w:proofErr w:type="spellEnd"/>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 xml:space="preserve">), </w:t>
      </w:r>
      <w:r w:rsidRPr="00C97F29">
        <w:rPr>
          <w:rFonts w:eastAsia="Times New Roman" w:cstheme="minorHAnsi"/>
          <w:color w:val="B5CEA8"/>
          <w:sz w:val="21"/>
          <w:szCs w:val="21"/>
          <w:lang w:val="en-GB" w:eastAsia="en-GB"/>
        </w:rPr>
        <w:t>0</w:t>
      </w:r>
      <w:r w:rsidRPr="00C97F29">
        <w:rPr>
          <w:rFonts w:eastAsia="Times New Roman" w:cstheme="minorHAnsi"/>
          <w:color w:val="CCCCCC"/>
          <w:sz w:val="21"/>
          <w:szCs w:val="21"/>
          <w:lang w:val="en-GB" w:eastAsia="en-GB"/>
        </w:rPr>
        <w:t>)</w:t>
      </w:r>
    </w:p>
    <w:p w14:paraId="0E8F3667"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search_results</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search_by_name</w:t>
      </w:r>
      <w:proofErr w:type="spellEnd"/>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'John'</w:t>
      </w:r>
      <w:r w:rsidRPr="00C97F29">
        <w:rPr>
          <w:rFonts w:eastAsia="Times New Roman" w:cstheme="minorHAnsi"/>
          <w:color w:val="CCCCCC"/>
          <w:sz w:val="21"/>
          <w:szCs w:val="21"/>
          <w:lang w:val="en-GB" w:eastAsia="en-GB"/>
        </w:rPr>
        <w:t>)</w:t>
      </w:r>
    </w:p>
    <w:p w14:paraId="2726CE28"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proofErr w:type="gramStart"/>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assertEqual</w:t>
      </w:r>
      <w:proofErr w:type="spellEnd"/>
      <w:proofErr w:type="gramEnd"/>
      <w:r w:rsidRPr="00C97F29">
        <w:rPr>
          <w:rFonts w:eastAsia="Times New Roman" w:cstheme="minorHAnsi"/>
          <w:color w:val="CCCCCC"/>
          <w:sz w:val="21"/>
          <w:szCs w:val="21"/>
          <w:lang w:val="en-GB" w:eastAsia="en-GB"/>
        </w:rPr>
        <w:t>(</w:t>
      </w:r>
      <w:proofErr w:type="spellStart"/>
      <w:r w:rsidRPr="00C97F29">
        <w:rPr>
          <w:rFonts w:eastAsia="Times New Roman" w:cstheme="minorHAnsi"/>
          <w:color w:val="DCDCAA"/>
          <w:sz w:val="21"/>
          <w:szCs w:val="21"/>
          <w:lang w:val="en-GB" w:eastAsia="en-GB"/>
        </w:rPr>
        <w:t>len</w:t>
      </w:r>
      <w:proofErr w:type="spellEnd"/>
      <w:r w:rsidRPr="00C97F29">
        <w:rPr>
          <w:rFonts w:eastAsia="Times New Roman" w:cstheme="minorHAnsi"/>
          <w:color w:val="CCCCCC"/>
          <w:sz w:val="21"/>
          <w:szCs w:val="21"/>
          <w:lang w:val="en-GB" w:eastAsia="en-GB"/>
        </w:rPr>
        <w:t>(</w:t>
      </w:r>
      <w:proofErr w:type="spellStart"/>
      <w:r w:rsidRPr="00C97F29">
        <w:rPr>
          <w:rFonts w:eastAsia="Times New Roman" w:cstheme="minorHAnsi"/>
          <w:color w:val="9CDCFE"/>
          <w:sz w:val="21"/>
          <w:szCs w:val="21"/>
          <w:lang w:val="en-GB" w:eastAsia="en-GB"/>
        </w:rPr>
        <w:t>search_results</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B5CEA8"/>
          <w:sz w:val="21"/>
          <w:szCs w:val="21"/>
          <w:lang w:val="en-GB" w:eastAsia="en-GB"/>
        </w:rPr>
        <w:t>0</w:t>
      </w:r>
      <w:r w:rsidRPr="00C97F29">
        <w:rPr>
          <w:rFonts w:eastAsia="Times New Roman" w:cstheme="minorHAnsi"/>
          <w:color w:val="CCCCCC"/>
          <w:sz w:val="21"/>
          <w:szCs w:val="21"/>
          <w:lang w:val="en-GB" w:eastAsia="en-GB"/>
        </w:rPr>
        <w:t>)</w:t>
      </w:r>
    </w:p>
    <w:p w14:paraId="16BFABFA"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p>
    <w:p w14:paraId="52354852"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586C0"/>
          <w:sz w:val="21"/>
          <w:szCs w:val="21"/>
          <w:lang w:val="en-GB" w:eastAsia="en-GB"/>
        </w:rPr>
        <w:t>if</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__name__</w:t>
      </w:r>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'__main__'</w:t>
      </w:r>
      <w:r w:rsidRPr="00C97F29">
        <w:rPr>
          <w:rFonts w:eastAsia="Times New Roman" w:cstheme="minorHAnsi"/>
          <w:color w:val="CCCCCC"/>
          <w:sz w:val="21"/>
          <w:szCs w:val="21"/>
          <w:lang w:val="en-GB" w:eastAsia="en-GB"/>
        </w:rPr>
        <w:t>:</w:t>
      </w:r>
    </w:p>
    <w:p w14:paraId="61245BF6"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9CDCFE"/>
          <w:sz w:val="21"/>
          <w:szCs w:val="21"/>
          <w:lang w:val="en-GB" w:eastAsia="en-GB"/>
        </w:rPr>
        <w:t>main</w:t>
      </w:r>
      <w:r w:rsidRPr="00C97F29">
        <w:rPr>
          <w:rFonts w:eastAsia="Times New Roman" w:cstheme="minorHAnsi"/>
          <w:color w:val="CCCCCC"/>
          <w:sz w:val="21"/>
          <w:szCs w:val="21"/>
          <w:lang w:val="en-GB" w:eastAsia="en-GB"/>
        </w:rPr>
        <w:t>(</w:t>
      </w:r>
      <w:proofErr w:type="gramEnd"/>
      <w:r w:rsidRPr="00C97F29">
        <w:rPr>
          <w:rFonts w:eastAsia="Times New Roman" w:cstheme="minorHAnsi"/>
          <w:color w:val="CCCCCC"/>
          <w:sz w:val="21"/>
          <w:szCs w:val="21"/>
          <w:lang w:val="en-GB" w:eastAsia="en-GB"/>
        </w:rPr>
        <w:t>)</w:t>
      </w:r>
    </w:p>
    <w:p w14:paraId="24EA3CC8" w14:textId="57AF3068" w:rsidR="00852D69" w:rsidRDefault="00852D69">
      <w:pPr>
        <w:spacing w:after="160" w:line="259" w:lineRule="auto"/>
        <w:rPr>
          <w:rFonts w:cstheme="minorHAnsi"/>
        </w:rPr>
      </w:pPr>
      <w:r>
        <w:rPr>
          <w:rFonts w:cstheme="minorHAnsi"/>
        </w:rPr>
        <w:br w:type="page"/>
      </w:r>
    </w:p>
    <w:p w14:paraId="75992DA2" w14:textId="2DB01443" w:rsidR="00007C1F" w:rsidRPr="00C97F29" w:rsidRDefault="00007C1F" w:rsidP="00007C1F">
      <w:pPr>
        <w:rPr>
          <w:rFonts w:cstheme="minorHAnsi"/>
        </w:rPr>
      </w:pPr>
      <w:r>
        <w:rPr>
          <w:rFonts w:cstheme="minorHAnsi"/>
        </w:rPr>
        <w:lastRenderedPageBreak/>
        <w:t xml:space="preserve">Bijlage 2.4 </w:t>
      </w:r>
      <w:proofErr w:type="spellStart"/>
      <w:r w:rsidRPr="00007C1F">
        <w:rPr>
          <w:rFonts w:cstheme="minorHAnsi"/>
        </w:rPr>
        <w:t>Supporting</w:t>
      </w:r>
      <w:proofErr w:type="spellEnd"/>
      <w:r w:rsidRPr="00007C1F">
        <w:rPr>
          <w:rFonts w:cstheme="minorHAnsi"/>
        </w:rPr>
        <w:t xml:space="preserve"> topic week 10 – </w:t>
      </w:r>
      <w:proofErr w:type="spellStart"/>
      <w:r w:rsidRPr="00007C1F">
        <w:rPr>
          <w:rFonts w:cstheme="minorHAnsi"/>
        </w:rPr>
        <w:t>Exception</w:t>
      </w:r>
      <w:proofErr w:type="spellEnd"/>
      <w:r w:rsidRPr="00007C1F">
        <w:rPr>
          <w:rFonts w:cstheme="minorHAnsi"/>
        </w:rPr>
        <w:t xml:space="preserve"> handling</w:t>
      </w:r>
    </w:p>
    <w:p w14:paraId="1078A168" w14:textId="77777777" w:rsidR="00007C1F" w:rsidRPr="00C97F29" w:rsidRDefault="00007C1F" w:rsidP="00007C1F">
      <w:pPr>
        <w:shd w:val="clear" w:color="auto" w:fill="1F1F1F"/>
        <w:spacing w:line="285" w:lineRule="atLeast"/>
        <w:rPr>
          <w:rFonts w:eastAsia="Times New Roman" w:cstheme="minorHAnsi"/>
          <w:color w:val="CCCCCC"/>
          <w:sz w:val="21"/>
          <w:szCs w:val="21"/>
        </w:rPr>
      </w:pPr>
      <w:proofErr w:type="gramStart"/>
      <w:r w:rsidRPr="00C97F29">
        <w:rPr>
          <w:rFonts w:eastAsia="Times New Roman" w:cstheme="minorHAnsi"/>
          <w:color w:val="569CD6"/>
          <w:sz w:val="21"/>
          <w:szCs w:val="21"/>
        </w:rPr>
        <w:t>class</w:t>
      </w:r>
      <w:proofErr w:type="gramEnd"/>
      <w:r w:rsidRPr="00C97F29">
        <w:rPr>
          <w:rFonts w:eastAsia="Times New Roman" w:cstheme="minorHAnsi"/>
          <w:color w:val="CCCCCC"/>
          <w:sz w:val="21"/>
          <w:szCs w:val="21"/>
        </w:rPr>
        <w:t xml:space="preserve"> </w:t>
      </w:r>
      <w:proofErr w:type="spellStart"/>
      <w:r w:rsidRPr="00C97F29">
        <w:rPr>
          <w:rFonts w:eastAsia="Times New Roman" w:cstheme="minorHAnsi"/>
          <w:color w:val="4EC9B0"/>
          <w:sz w:val="21"/>
          <w:szCs w:val="21"/>
        </w:rPr>
        <w:t>TemperatureDataAnalyzer</w:t>
      </w:r>
      <w:proofErr w:type="spellEnd"/>
      <w:r w:rsidRPr="00C97F29">
        <w:rPr>
          <w:rFonts w:eastAsia="Times New Roman" w:cstheme="minorHAnsi"/>
          <w:color w:val="CCCCCC"/>
          <w:sz w:val="21"/>
          <w:szCs w:val="21"/>
        </w:rPr>
        <w:t>:</w:t>
      </w:r>
    </w:p>
    <w:p w14:paraId="7ED4C880"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569CD6"/>
          <w:sz w:val="21"/>
          <w:szCs w:val="21"/>
        </w:rPr>
        <w:t>def</w:t>
      </w:r>
      <w:proofErr w:type="spellEnd"/>
      <w:proofErr w:type="gramEnd"/>
      <w:r w:rsidRPr="00C97F29">
        <w:rPr>
          <w:rFonts w:eastAsia="Times New Roman" w:cstheme="minorHAnsi"/>
          <w:color w:val="CCCCCC"/>
          <w:sz w:val="21"/>
          <w:szCs w:val="21"/>
        </w:rPr>
        <w:t xml:space="preserve"> </w:t>
      </w:r>
      <w:r w:rsidRPr="00C97F29">
        <w:rPr>
          <w:rFonts w:eastAsia="Times New Roman" w:cstheme="minorHAnsi"/>
          <w:color w:val="DCDCAA"/>
          <w:sz w:val="21"/>
          <w:szCs w:val="21"/>
        </w:rPr>
        <w:t>__</w:t>
      </w:r>
      <w:proofErr w:type="spellStart"/>
      <w:r w:rsidRPr="00C97F29">
        <w:rPr>
          <w:rFonts w:eastAsia="Times New Roman" w:cstheme="minorHAnsi"/>
          <w:color w:val="DCDCAA"/>
          <w:sz w:val="21"/>
          <w:szCs w:val="21"/>
        </w:rPr>
        <w:t>init</w:t>
      </w:r>
      <w:proofErr w:type="spellEnd"/>
      <w:r w:rsidRPr="00C97F29">
        <w:rPr>
          <w:rFonts w:eastAsia="Times New Roman" w:cstheme="minorHAnsi"/>
          <w:color w:val="DCDCAA"/>
          <w:sz w:val="21"/>
          <w:szCs w:val="21"/>
        </w:rPr>
        <w:t>__</w:t>
      </w:r>
      <w:r w:rsidRPr="00C97F29">
        <w:rPr>
          <w:rFonts w:eastAsia="Times New Roman" w:cstheme="minorHAnsi"/>
          <w:color w:val="CCCCCC"/>
          <w:sz w:val="21"/>
          <w:szCs w:val="21"/>
        </w:rPr>
        <w:t>(</w:t>
      </w:r>
      <w:proofErr w:type="spellStart"/>
      <w:r w:rsidRPr="00C97F29">
        <w:rPr>
          <w:rFonts w:eastAsia="Times New Roman" w:cstheme="minorHAnsi"/>
          <w:color w:val="9CDCFE"/>
          <w:sz w:val="21"/>
          <w:szCs w:val="21"/>
        </w:rPr>
        <w:t>self</w:t>
      </w:r>
      <w:proofErr w:type="spellEnd"/>
      <w:r w:rsidRPr="00C97F29">
        <w:rPr>
          <w:rFonts w:eastAsia="Times New Roman" w:cstheme="minorHAnsi"/>
          <w:color w:val="CCCCCC"/>
          <w:sz w:val="21"/>
          <w:szCs w:val="21"/>
        </w:rPr>
        <w:t xml:space="preserve">, </w:t>
      </w:r>
      <w:proofErr w:type="spellStart"/>
      <w:r w:rsidRPr="00C97F29">
        <w:rPr>
          <w:rFonts w:eastAsia="Times New Roman" w:cstheme="minorHAnsi"/>
          <w:color w:val="9CDCFE"/>
          <w:sz w:val="21"/>
          <w:szCs w:val="21"/>
        </w:rPr>
        <w:t>file_path</w:t>
      </w:r>
      <w:proofErr w:type="spellEnd"/>
      <w:r w:rsidRPr="00C97F29">
        <w:rPr>
          <w:rFonts w:eastAsia="Times New Roman" w:cstheme="minorHAnsi"/>
          <w:color w:val="CCCCCC"/>
          <w:sz w:val="21"/>
          <w:szCs w:val="21"/>
        </w:rPr>
        <w:t>):</w:t>
      </w:r>
    </w:p>
    <w:p w14:paraId="441CDFC5"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9CDCFE"/>
          <w:sz w:val="21"/>
          <w:szCs w:val="21"/>
        </w:rPr>
        <w:t>self</w:t>
      </w:r>
      <w:r w:rsidRPr="00C97F29">
        <w:rPr>
          <w:rFonts w:eastAsia="Times New Roman" w:cstheme="minorHAnsi"/>
          <w:color w:val="CCCCCC"/>
          <w:sz w:val="21"/>
          <w:szCs w:val="21"/>
        </w:rPr>
        <w:t>.</w:t>
      </w:r>
      <w:r w:rsidRPr="00C97F29">
        <w:rPr>
          <w:rFonts w:eastAsia="Times New Roman" w:cstheme="minorHAnsi"/>
          <w:color w:val="9CDCFE"/>
          <w:sz w:val="21"/>
          <w:szCs w:val="21"/>
        </w:rPr>
        <w:t>file</w:t>
      </w:r>
      <w:proofErr w:type="gramEnd"/>
      <w:r w:rsidRPr="00C97F29">
        <w:rPr>
          <w:rFonts w:eastAsia="Times New Roman" w:cstheme="minorHAnsi"/>
          <w:color w:val="9CDCFE"/>
          <w:sz w:val="21"/>
          <w:szCs w:val="21"/>
        </w:rPr>
        <w:t>_path</w:t>
      </w:r>
      <w:proofErr w:type="spellEnd"/>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proofErr w:type="spellStart"/>
      <w:r w:rsidRPr="00C97F29">
        <w:rPr>
          <w:rFonts w:eastAsia="Times New Roman" w:cstheme="minorHAnsi"/>
          <w:color w:val="9CDCFE"/>
          <w:sz w:val="21"/>
          <w:szCs w:val="21"/>
        </w:rPr>
        <w:t>file_path</w:t>
      </w:r>
      <w:proofErr w:type="spellEnd"/>
    </w:p>
    <w:p w14:paraId="22C1596B"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9CDCFE"/>
          <w:sz w:val="21"/>
          <w:szCs w:val="21"/>
        </w:rPr>
        <w:t>self</w:t>
      </w:r>
      <w:r w:rsidRPr="00C97F29">
        <w:rPr>
          <w:rFonts w:eastAsia="Times New Roman" w:cstheme="minorHAnsi"/>
          <w:color w:val="CCCCCC"/>
          <w:sz w:val="21"/>
          <w:szCs w:val="21"/>
        </w:rPr>
        <w:t>.</w:t>
      </w:r>
      <w:r w:rsidRPr="00C97F29">
        <w:rPr>
          <w:rFonts w:eastAsia="Times New Roman" w:cstheme="minorHAnsi"/>
          <w:color w:val="9CDCFE"/>
          <w:sz w:val="21"/>
          <w:szCs w:val="21"/>
        </w:rPr>
        <w:t>temperature</w:t>
      </w:r>
      <w:proofErr w:type="gramEnd"/>
      <w:r w:rsidRPr="00C97F29">
        <w:rPr>
          <w:rFonts w:eastAsia="Times New Roman" w:cstheme="minorHAnsi"/>
          <w:color w:val="9CDCFE"/>
          <w:sz w:val="21"/>
          <w:szCs w:val="21"/>
        </w:rPr>
        <w:t>_data</w:t>
      </w:r>
      <w:proofErr w:type="spellEnd"/>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p>
    <w:p w14:paraId="6E9010F8" w14:textId="77777777" w:rsidR="00007C1F" w:rsidRPr="00C97F29" w:rsidRDefault="00007C1F" w:rsidP="00007C1F">
      <w:pPr>
        <w:shd w:val="clear" w:color="auto" w:fill="1F1F1F"/>
        <w:spacing w:line="285" w:lineRule="atLeast"/>
        <w:rPr>
          <w:rFonts w:eastAsia="Times New Roman" w:cstheme="minorHAnsi"/>
          <w:color w:val="CCCCCC"/>
          <w:sz w:val="21"/>
          <w:szCs w:val="21"/>
        </w:rPr>
      </w:pPr>
    </w:p>
    <w:p w14:paraId="27E7F5A7"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6A9955"/>
          <w:sz w:val="21"/>
          <w:szCs w:val="21"/>
        </w:rPr>
        <w:t xml:space="preserve"># Method </w:t>
      </w:r>
      <w:proofErr w:type="spellStart"/>
      <w:r w:rsidRPr="00C97F29">
        <w:rPr>
          <w:rFonts w:eastAsia="Times New Roman" w:cstheme="minorHAnsi"/>
          <w:color w:val="6A9955"/>
          <w:sz w:val="21"/>
          <w:szCs w:val="21"/>
        </w:rPr>
        <w:t>to</w:t>
      </w:r>
      <w:proofErr w:type="spellEnd"/>
      <w:r w:rsidRPr="00C97F29">
        <w:rPr>
          <w:rFonts w:eastAsia="Times New Roman" w:cstheme="minorHAnsi"/>
          <w:color w:val="6A9955"/>
          <w:sz w:val="21"/>
          <w:szCs w:val="21"/>
        </w:rPr>
        <w:t xml:space="preserve"> open </w:t>
      </w:r>
      <w:proofErr w:type="spellStart"/>
      <w:r w:rsidRPr="00C97F29">
        <w:rPr>
          <w:rFonts w:eastAsia="Times New Roman" w:cstheme="minorHAnsi"/>
          <w:color w:val="6A9955"/>
          <w:sz w:val="21"/>
          <w:szCs w:val="21"/>
        </w:rPr>
        <w:t>the</w:t>
      </w:r>
      <w:proofErr w:type="spellEnd"/>
      <w:r w:rsidRPr="00C97F29">
        <w:rPr>
          <w:rFonts w:eastAsia="Times New Roman" w:cstheme="minorHAnsi"/>
          <w:color w:val="6A9955"/>
          <w:sz w:val="21"/>
          <w:szCs w:val="21"/>
        </w:rPr>
        <w:t xml:space="preserve"> file </w:t>
      </w:r>
      <w:proofErr w:type="spellStart"/>
      <w:r w:rsidRPr="00C97F29">
        <w:rPr>
          <w:rFonts w:eastAsia="Times New Roman" w:cstheme="minorHAnsi"/>
          <w:color w:val="6A9955"/>
          <w:sz w:val="21"/>
          <w:szCs w:val="21"/>
        </w:rPr>
        <w:t>and</w:t>
      </w:r>
      <w:proofErr w:type="spellEnd"/>
      <w:r w:rsidRPr="00C97F29">
        <w:rPr>
          <w:rFonts w:eastAsia="Times New Roman" w:cstheme="minorHAnsi"/>
          <w:color w:val="6A9955"/>
          <w:sz w:val="21"/>
          <w:szCs w:val="21"/>
        </w:rPr>
        <w:t xml:space="preserve"> load </w:t>
      </w:r>
      <w:proofErr w:type="spellStart"/>
      <w:r w:rsidRPr="00C97F29">
        <w:rPr>
          <w:rFonts w:eastAsia="Times New Roman" w:cstheme="minorHAnsi"/>
          <w:color w:val="6A9955"/>
          <w:sz w:val="21"/>
          <w:szCs w:val="21"/>
        </w:rPr>
        <w:t>lines</w:t>
      </w:r>
      <w:proofErr w:type="spellEnd"/>
      <w:r w:rsidRPr="00C97F29">
        <w:rPr>
          <w:rFonts w:eastAsia="Times New Roman" w:cstheme="minorHAnsi"/>
          <w:color w:val="6A9955"/>
          <w:sz w:val="21"/>
          <w:szCs w:val="21"/>
        </w:rPr>
        <w:t xml:space="preserve"> as </w:t>
      </w:r>
      <w:proofErr w:type="spellStart"/>
      <w:r w:rsidRPr="00C97F29">
        <w:rPr>
          <w:rFonts w:eastAsia="Times New Roman" w:cstheme="minorHAnsi"/>
          <w:color w:val="6A9955"/>
          <w:sz w:val="21"/>
          <w:szCs w:val="21"/>
        </w:rPr>
        <w:t>an</w:t>
      </w:r>
      <w:proofErr w:type="spellEnd"/>
      <w:r w:rsidRPr="00C97F29">
        <w:rPr>
          <w:rFonts w:eastAsia="Times New Roman" w:cstheme="minorHAnsi"/>
          <w:color w:val="6A9955"/>
          <w:sz w:val="21"/>
          <w:szCs w:val="21"/>
        </w:rPr>
        <w:t xml:space="preserve"> </w:t>
      </w:r>
      <w:proofErr w:type="spellStart"/>
      <w:r w:rsidRPr="00C97F29">
        <w:rPr>
          <w:rFonts w:eastAsia="Times New Roman" w:cstheme="minorHAnsi"/>
          <w:color w:val="6A9955"/>
          <w:sz w:val="21"/>
          <w:szCs w:val="21"/>
        </w:rPr>
        <w:t>attribute</w:t>
      </w:r>
      <w:proofErr w:type="spellEnd"/>
    </w:p>
    <w:p w14:paraId="08C7CF61"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569CD6"/>
          <w:sz w:val="21"/>
          <w:szCs w:val="21"/>
        </w:rPr>
        <w:t>def</w:t>
      </w:r>
      <w:proofErr w:type="spellEnd"/>
      <w:proofErr w:type="gramEnd"/>
      <w:r w:rsidRPr="00C97F29">
        <w:rPr>
          <w:rFonts w:eastAsia="Times New Roman" w:cstheme="minorHAnsi"/>
          <w:color w:val="CCCCCC"/>
          <w:sz w:val="21"/>
          <w:szCs w:val="21"/>
        </w:rPr>
        <w:t xml:space="preserve"> </w:t>
      </w:r>
      <w:proofErr w:type="spellStart"/>
      <w:r w:rsidRPr="00C97F29">
        <w:rPr>
          <w:rFonts w:eastAsia="Times New Roman" w:cstheme="minorHAnsi"/>
          <w:color w:val="DCDCAA"/>
          <w:sz w:val="21"/>
          <w:szCs w:val="21"/>
        </w:rPr>
        <w:t>load_data</w:t>
      </w:r>
      <w:proofErr w:type="spellEnd"/>
      <w:r w:rsidRPr="00C97F29">
        <w:rPr>
          <w:rFonts w:eastAsia="Times New Roman" w:cstheme="minorHAnsi"/>
          <w:color w:val="CCCCCC"/>
          <w:sz w:val="21"/>
          <w:szCs w:val="21"/>
        </w:rPr>
        <w:t>(</w:t>
      </w:r>
      <w:proofErr w:type="spellStart"/>
      <w:r w:rsidRPr="00C97F29">
        <w:rPr>
          <w:rFonts w:eastAsia="Times New Roman" w:cstheme="minorHAnsi"/>
          <w:color w:val="9CDCFE"/>
          <w:sz w:val="21"/>
          <w:szCs w:val="21"/>
        </w:rPr>
        <w:t>self</w:t>
      </w:r>
      <w:proofErr w:type="spellEnd"/>
      <w:r w:rsidRPr="00C97F29">
        <w:rPr>
          <w:rFonts w:eastAsia="Times New Roman" w:cstheme="minorHAnsi"/>
          <w:color w:val="CCCCCC"/>
          <w:sz w:val="21"/>
          <w:szCs w:val="21"/>
        </w:rPr>
        <w:t>):</w:t>
      </w:r>
    </w:p>
    <w:p w14:paraId="746B6931"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C586C0"/>
          <w:sz w:val="21"/>
          <w:szCs w:val="21"/>
        </w:rPr>
        <w:t>try</w:t>
      </w:r>
      <w:proofErr w:type="spellEnd"/>
      <w:proofErr w:type="gramEnd"/>
      <w:r w:rsidRPr="00C97F29">
        <w:rPr>
          <w:rFonts w:eastAsia="Times New Roman" w:cstheme="minorHAnsi"/>
          <w:color w:val="CCCCCC"/>
          <w:sz w:val="21"/>
          <w:szCs w:val="21"/>
        </w:rPr>
        <w:t>:</w:t>
      </w:r>
    </w:p>
    <w:p w14:paraId="57AF7C67"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C586C0"/>
          <w:sz w:val="21"/>
          <w:szCs w:val="21"/>
        </w:rPr>
        <w:t>with</w:t>
      </w:r>
      <w:proofErr w:type="spellEnd"/>
      <w:proofErr w:type="gramEnd"/>
      <w:r w:rsidRPr="00C97F29">
        <w:rPr>
          <w:rFonts w:eastAsia="Times New Roman" w:cstheme="minorHAnsi"/>
          <w:color w:val="CCCCCC"/>
          <w:sz w:val="21"/>
          <w:szCs w:val="21"/>
        </w:rPr>
        <w:t xml:space="preserve"> </w:t>
      </w:r>
      <w:r w:rsidRPr="00C97F29">
        <w:rPr>
          <w:rFonts w:eastAsia="Times New Roman" w:cstheme="minorHAnsi"/>
          <w:color w:val="DCDCAA"/>
          <w:sz w:val="21"/>
          <w:szCs w:val="21"/>
        </w:rPr>
        <w:t>open</w:t>
      </w:r>
      <w:r w:rsidRPr="00C97F29">
        <w:rPr>
          <w:rFonts w:eastAsia="Times New Roman" w:cstheme="minorHAnsi"/>
          <w:color w:val="CCCCCC"/>
          <w:sz w:val="21"/>
          <w:szCs w:val="21"/>
        </w:rPr>
        <w:t>(</w:t>
      </w:r>
      <w:proofErr w:type="spellStart"/>
      <w:r w:rsidRPr="00C97F29">
        <w:rPr>
          <w:rFonts w:eastAsia="Times New Roman" w:cstheme="minorHAnsi"/>
          <w:color w:val="9CDCFE"/>
          <w:sz w:val="21"/>
          <w:szCs w:val="21"/>
        </w:rPr>
        <w:t>self</w:t>
      </w:r>
      <w:r w:rsidRPr="00C97F29">
        <w:rPr>
          <w:rFonts w:eastAsia="Times New Roman" w:cstheme="minorHAnsi"/>
          <w:color w:val="CCCCCC"/>
          <w:sz w:val="21"/>
          <w:szCs w:val="21"/>
        </w:rPr>
        <w:t>.</w:t>
      </w:r>
      <w:r w:rsidRPr="00C97F29">
        <w:rPr>
          <w:rFonts w:eastAsia="Times New Roman" w:cstheme="minorHAnsi"/>
          <w:color w:val="9CDCFE"/>
          <w:sz w:val="21"/>
          <w:szCs w:val="21"/>
        </w:rPr>
        <w:t>file_path</w:t>
      </w:r>
      <w:proofErr w:type="spellEnd"/>
      <w:r w:rsidRPr="00C97F29">
        <w:rPr>
          <w:rFonts w:eastAsia="Times New Roman" w:cstheme="minorHAnsi"/>
          <w:color w:val="CCCCCC"/>
          <w:sz w:val="21"/>
          <w:szCs w:val="21"/>
        </w:rPr>
        <w:t xml:space="preserve">, </w:t>
      </w:r>
      <w:r w:rsidRPr="00C97F29">
        <w:rPr>
          <w:rFonts w:eastAsia="Times New Roman" w:cstheme="minorHAnsi"/>
          <w:color w:val="CE9178"/>
          <w:sz w:val="21"/>
          <w:szCs w:val="21"/>
        </w:rPr>
        <w:t>'r'</w:t>
      </w:r>
      <w:r w:rsidRPr="00C97F29">
        <w:rPr>
          <w:rFonts w:eastAsia="Times New Roman" w:cstheme="minorHAnsi"/>
          <w:color w:val="CCCCCC"/>
          <w:sz w:val="21"/>
          <w:szCs w:val="21"/>
        </w:rPr>
        <w:t xml:space="preserve">) </w:t>
      </w:r>
      <w:r w:rsidRPr="00C97F29">
        <w:rPr>
          <w:rFonts w:eastAsia="Times New Roman" w:cstheme="minorHAnsi"/>
          <w:color w:val="C586C0"/>
          <w:sz w:val="21"/>
          <w:szCs w:val="21"/>
        </w:rPr>
        <w:t>as</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file</w:t>
      </w:r>
      <w:r w:rsidRPr="00C97F29">
        <w:rPr>
          <w:rFonts w:eastAsia="Times New Roman" w:cstheme="minorHAnsi"/>
          <w:color w:val="CCCCCC"/>
          <w:sz w:val="21"/>
          <w:szCs w:val="21"/>
        </w:rPr>
        <w:t>:</w:t>
      </w:r>
    </w:p>
    <w:p w14:paraId="02446226"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gramStart"/>
      <w:r w:rsidRPr="00C97F29">
        <w:rPr>
          <w:rFonts w:eastAsia="Times New Roman" w:cstheme="minorHAnsi"/>
          <w:color w:val="9CDCFE"/>
          <w:sz w:val="21"/>
          <w:szCs w:val="21"/>
        </w:rPr>
        <w:t>data</w:t>
      </w:r>
      <w:proofErr w:type="gramEnd"/>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proofErr w:type="spellStart"/>
      <w:r w:rsidRPr="00C97F29">
        <w:rPr>
          <w:rFonts w:eastAsia="Times New Roman" w:cstheme="minorHAnsi"/>
          <w:color w:val="9CDCFE"/>
          <w:sz w:val="21"/>
          <w:szCs w:val="21"/>
        </w:rPr>
        <w:t>line</w:t>
      </w:r>
      <w:r w:rsidRPr="00C97F29">
        <w:rPr>
          <w:rFonts w:eastAsia="Times New Roman" w:cstheme="minorHAnsi"/>
          <w:color w:val="CCCCCC"/>
          <w:sz w:val="21"/>
          <w:szCs w:val="21"/>
        </w:rPr>
        <w:t>.</w:t>
      </w:r>
      <w:r w:rsidRPr="00C97F29">
        <w:rPr>
          <w:rFonts w:eastAsia="Times New Roman" w:cstheme="minorHAnsi"/>
          <w:color w:val="DCDCAA"/>
          <w:sz w:val="21"/>
          <w:szCs w:val="21"/>
        </w:rPr>
        <w:t>strip</w:t>
      </w:r>
      <w:proofErr w:type="spellEnd"/>
      <w:r w:rsidRPr="00C97F29">
        <w:rPr>
          <w:rFonts w:eastAsia="Times New Roman" w:cstheme="minorHAnsi"/>
          <w:color w:val="CCCCCC"/>
          <w:sz w:val="21"/>
          <w:szCs w:val="21"/>
        </w:rPr>
        <w:t>().</w:t>
      </w:r>
      <w:r w:rsidRPr="00C97F29">
        <w:rPr>
          <w:rFonts w:eastAsia="Times New Roman" w:cstheme="minorHAnsi"/>
          <w:color w:val="DCDCAA"/>
          <w:sz w:val="21"/>
          <w:szCs w:val="21"/>
        </w:rPr>
        <w:t>split</w:t>
      </w:r>
      <w:r w:rsidRPr="00C97F29">
        <w:rPr>
          <w:rFonts w:eastAsia="Times New Roman" w:cstheme="minorHAnsi"/>
          <w:color w:val="CCCCCC"/>
          <w:sz w:val="21"/>
          <w:szCs w:val="21"/>
        </w:rPr>
        <w:t xml:space="preserve">() </w:t>
      </w:r>
      <w:proofErr w:type="spellStart"/>
      <w:r w:rsidRPr="00C97F29">
        <w:rPr>
          <w:rFonts w:eastAsia="Times New Roman" w:cstheme="minorHAnsi"/>
          <w:color w:val="C586C0"/>
          <w:sz w:val="21"/>
          <w:szCs w:val="21"/>
        </w:rPr>
        <w:t>for</w:t>
      </w:r>
      <w:proofErr w:type="spellEnd"/>
      <w:r w:rsidRPr="00C97F29">
        <w:rPr>
          <w:rFonts w:eastAsia="Times New Roman" w:cstheme="minorHAnsi"/>
          <w:color w:val="CCCCCC"/>
          <w:sz w:val="21"/>
          <w:szCs w:val="21"/>
        </w:rPr>
        <w:t xml:space="preserve"> </w:t>
      </w:r>
      <w:r w:rsidRPr="00C97F29">
        <w:rPr>
          <w:rFonts w:eastAsia="Times New Roman" w:cstheme="minorHAnsi"/>
          <w:color w:val="9CDCFE"/>
          <w:sz w:val="21"/>
          <w:szCs w:val="21"/>
        </w:rPr>
        <w:t>line</w:t>
      </w:r>
      <w:r w:rsidRPr="00C97F29">
        <w:rPr>
          <w:rFonts w:eastAsia="Times New Roman" w:cstheme="minorHAnsi"/>
          <w:color w:val="CCCCCC"/>
          <w:sz w:val="21"/>
          <w:szCs w:val="21"/>
        </w:rPr>
        <w:t xml:space="preserve"> </w:t>
      </w:r>
      <w:r w:rsidRPr="00C97F29">
        <w:rPr>
          <w:rFonts w:eastAsia="Times New Roman" w:cstheme="minorHAnsi"/>
          <w:color w:val="C586C0"/>
          <w:sz w:val="21"/>
          <w:szCs w:val="21"/>
        </w:rPr>
        <w:t>in</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file</w:t>
      </w:r>
      <w:r w:rsidRPr="00C97F29">
        <w:rPr>
          <w:rFonts w:eastAsia="Times New Roman" w:cstheme="minorHAnsi"/>
          <w:color w:val="CCCCCC"/>
          <w:sz w:val="21"/>
          <w:szCs w:val="21"/>
        </w:rPr>
        <w:t>]</w:t>
      </w:r>
    </w:p>
    <w:p w14:paraId="14760068"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9CDCFE"/>
          <w:sz w:val="21"/>
          <w:szCs w:val="21"/>
        </w:rPr>
        <w:t>self</w:t>
      </w:r>
      <w:r w:rsidRPr="00C97F29">
        <w:rPr>
          <w:rFonts w:eastAsia="Times New Roman" w:cstheme="minorHAnsi"/>
          <w:color w:val="CCCCCC"/>
          <w:sz w:val="21"/>
          <w:szCs w:val="21"/>
        </w:rPr>
        <w:t>.</w:t>
      </w:r>
      <w:r w:rsidRPr="00C97F29">
        <w:rPr>
          <w:rFonts w:eastAsia="Times New Roman" w:cstheme="minorHAnsi"/>
          <w:color w:val="9CDCFE"/>
          <w:sz w:val="21"/>
          <w:szCs w:val="21"/>
        </w:rPr>
        <w:t>temperature</w:t>
      </w:r>
      <w:proofErr w:type="gramEnd"/>
      <w:r w:rsidRPr="00C97F29">
        <w:rPr>
          <w:rFonts w:eastAsia="Times New Roman" w:cstheme="minorHAnsi"/>
          <w:color w:val="9CDCFE"/>
          <w:sz w:val="21"/>
          <w:szCs w:val="21"/>
        </w:rPr>
        <w:t>_data</w:t>
      </w:r>
      <w:proofErr w:type="spellEnd"/>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p>
    <w:p w14:paraId="0DFA5CE5"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gramStart"/>
      <w:r w:rsidRPr="00C97F29">
        <w:rPr>
          <w:rFonts w:eastAsia="Times New Roman" w:cstheme="minorHAnsi"/>
          <w:color w:val="4EC9B0"/>
          <w:sz w:val="21"/>
          <w:szCs w:val="21"/>
        </w:rPr>
        <w:t>list</w:t>
      </w:r>
      <w:r w:rsidRPr="00C97F29">
        <w:rPr>
          <w:rFonts w:eastAsia="Times New Roman" w:cstheme="minorHAnsi"/>
          <w:color w:val="CCCCCC"/>
          <w:sz w:val="21"/>
          <w:szCs w:val="21"/>
        </w:rPr>
        <w:t>(</w:t>
      </w:r>
      <w:proofErr w:type="gramEnd"/>
      <w:r w:rsidRPr="00C97F29">
        <w:rPr>
          <w:rFonts w:eastAsia="Times New Roman" w:cstheme="minorHAnsi"/>
          <w:color w:val="4EC9B0"/>
          <w:sz w:val="21"/>
          <w:szCs w:val="21"/>
        </w:rPr>
        <w:t>map</w:t>
      </w:r>
      <w:r w:rsidRPr="00C97F29">
        <w:rPr>
          <w:rFonts w:eastAsia="Times New Roman" w:cstheme="minorHAnsi"/>
          <w:color w:val="CCCCCC"/>
          <w:sz w:val="21"/>
          <w:szCs w:val="21"/>
        </w:rPr>
        <w:t>(</w:t>
      </w:r>
      <w:r w:rsidRPr="00C97F29">
        <w:rPr>
          <w:rFonts w:eastAsia="Times New Roman" w:cstheme="minorHAnsi"/>
          <w:color w:val="4EC9B0"/>
          <w:sz w:val="21"/>
          <w:szCs w:val="21"/>
        </w:rPr>
        <w:t>int</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d</w:t>
      </w:r>
      <w:r w:rsidRPr="00C97F29">
        <w:rPr>
          <w:rFonts w:eastAsia="Times New Roman" w:cstheme="minorHAnsi"/>
          <w:color w:val="CCCCCC"/>
          <w:sz w:val="21"/>
          <w:szCs w:val="21"/>
        </w:rPr>
        <w:t>[:</w:t>
      </w:r>
      <w:r w:rsidRPr="00C97F29">
        <w:rPr>
          <w:rFonts w:eastAsia="Times New Roman" w:cstheme="minorHAnsi"/>
          <w:color w:val="D4D4D4"/>
          <w:sz w:val="21"/>
          <w:szCs w:val="21"/>
        </w:rPr>
        <w:t>-</w:t>
      </w:r>
      <w:r w:rsidRPr="00C97F29">
        <w:rPr>
          <w:rFonts w:eastAsia="Times New Roman" w:cstheme="minorHAnsi"/>
          <w:color w:val="B5CEA8"/>
          <w:sz w:val="21"/>
          <w:szCs w:val="21"/>
        </w:rPr>
        <w:t>1</w:t>
      </w:r>
      <w:r w:rsidRPr="00C97F29">
        <w:rPr>
          <w:rFonts w:eastAsia="Times New Roman" w:cstheme="minorHAnsi"/>
          <w:color w:val="CCCCCC"/>
          <w:sz w:val="21"/>
          <w:szCs w:val="21"/>
        </w:rPr>
        <w:t>]))</w:t>
      </w:r>
      <w:r w:rsidRPr="00C97F29">
        <w:rPr>
          <w:rFonts w:eastAsia="Times New Roman" w:cstheme="minorHAnsi"/>
          <w:color w:val="D4D4D4"/>
          <w:sz w:val="21"/>
          <w:szCs w:val="21"/>
        </w:rPr>
        <w:t>+</w:t>
      </w:r>
      <w:r w:rsidRPr="00C97F29">
        <w:rPr>
          <w:rFonts w:eastAsia="Times New Roman" w:cstheme="minorHAnsi"/>
          <w:color w:val="CCCCCC"/>
          <w:sz w:val="21"/>
          <w:szCs w:val="21"/>
        </w:rPr>
        <w:t>[</w:t>
      </w:r>
      <w:proofErr w:type="spellStart"/>
      <w:r w:rsidRPr="00C97F29">
        <w:rPr>
          <w:rFonts w:eastAsia="Times New Roman" w:cstheme="minorHAnsi"/>
          <w:color w:val="4EC9B0"/>
          <w:sz w:val="21"/>
          <w:szCs w:val="21"/>
        </w:rPr>
        <w:t>float</w:t>
      </w:r>
      <w:proofErr w:type="spellEnd"/>
      <w:r w:rsidRPr="00C97F29">
        <w:rPr>
          <w:rFonts w:eastAsia="Times New Roman" w:cstheme="minorHAnsi"/>
          <w:color w:val="CCCCCC"/>
          <w:sz w:val="21"/>
          <w:szCs w:val="21"/>
        </w:rPr>
        <w:t>(</w:t>
      </w:r>
      <w:r w:rsidRPr="00C97F29">
        <w:rPr>
          <w:rFonts w:eastAsia="Times New Roman" w:cstheme="minorHAnsi"/>
          <w:color w:val="9CDCFE"/>
          <w:sz w:val="21"/>
          <w:szCs w:val="21"/>
        </w:rPr>
        <w:t>d</w:t>
      </w:r>
      <w:r w:rsidRPr="00C97F29">
        <w:rPr>
          <w:rFonts w:eastAsia="Times New Roman" w:cstheme="minorHAnsi"/>
          <w:color w:val="CCCCCC"/>
          <w:sz w:val="21"/>
          <w:szCs w:val="21"/>
        </w:rPr>
        <w:t>[</w:t>
      </w:r>
      <w:proofErr w:type="spellStart"/>
      <w:r w:rsidRPr="00C97F29">
        <w:rPr>
          <w:rFonts w:eastAsia="Times New Roman" w:cstheme="minorHAnsi"/>
          <w:color w:val="DCDCAA"/>
          <w:sz w:val="21"/>
          <w:szCs w:val="21"/>
        </w:rPr>
        <w:t>len</w:t>
      </w:r>
      <w:proofErr w:type="spellEnd"/>
      <w:r w:rsidRPr="00C97F29">
        <w:rPr>
          <w:rFonts w:eastAsia="Times New Roman" w:cstheme="minorHAnsi"/>
          <w:color w:val="CCCCCC"/>
          <w:sz w:val="21"/>
          <w:szCs w:val="21"/>
        </w:rPr>
        <w:t>(</w:t>
      </w:r>
      <w:r w:rsidRPr="00C97F29">
        <w:rPr>
          <w:rFonts w:eastAsia="Times New Roman" w:cstheme="minorHAnsi"/>
          <w:color w:val="9CDCFE"/>
          <w:sz w:val="21"/>
          <w:szCs w:val="21"/>
        </w:rPr>
        <w:t>d</w:t>
      </w:r>
      <w:r w:rsidRPr="00C97F29">
        <w:rPr>
          <w:rFonts w:eastAsia="Times New Roman" w:cstheme="minorHAnsi"/>
          <w:color w:val="CCCCCC"/>
          <w:sz w:val="21"/>
          <w:szCs w:val="21"/>
        </w:rPr>
        <w:t>)</w:t>
      </w:r>
      <w:r w:rsidRPr="00C97F29">
        <w:rPr>
          <w:rFonts w:eastAsia="Times New Roman" w:cstheme="minorHAnsi"/>
          <w:color w:val="D4D4D4"/>
          <w:sz w:val="21"/>
          <w:szCs w:val="21"/>
        </w:rPr>
        <w:t>-</w:t>
      </w:r>
      <w:r w:rsidRPr="00C97F29">
        <w:rPr>
          <w:rFonts w:eastAsia="Times New Roman" w:cstheme="minorHAnsi"/>
          <w:color w:val="B5CEA8"/>
          <w:sz w:val="21"/>
          <w:szCs w:val="21"/>
        </w:rPr>
        <w:t>1</w:t>
      </w:r>
      <w:r w:rsidRPr="00C97F29">
        <w:rPr>
          <w:rFonts w:eastAsia="Times New Roman" w:cstheme="minorHAnsi"/>
          <w:color w:val="CCCCCC"/>
          <w:sz w:val="21"/>
          <w:szCs w:val="21"/>
        </w:rPr>
        <w:t xml:space="preserve">])] </w:t>
      </w:r>
      <w:proofErr w:type="spellStart"/>
      <w:r w:rsidRPr="00C97F29">
        <w:rPr>
          <w:rFonts w:eastAsia="Times New Roman" w:cstheme="minorHAnsi"/>
          <w:color w:val="C586C0"/>
          <w:sz w:val="21"/>
          <w:szCs w:val="21"/>
        </w:rPr>
        <w:t>for</w:t>
      </w:r>
      <w:proofErr w:type="spellEnd"/>
      <w:r w:rsidRPr="00C97F29">
        <w:rPr>
          <w:rFonts w:eastAsia="Times New Roman" w:cstheme="minorHAnsi"/>
          <w:color w:val="CCCCCC"/>
          <w:sz w:val="21"/>
          <w:szCs w:val="21"/>
        </w:rPr>
        <w:t xml:space="preserve"> </w:t>
      </w:r>
      <w:r w:rsidRPr="00C97F29">
        <w:rPr>
          <w:rFonts w:eastAsia="Times New Roman" w:cstheme="minorHAnsi"/>
          <w:color w:val="9CDCFE"/>
          <w:sz w:val="21"/>
          <w:szCs w:val="21"/>
        </w:rPr>
        <w:t>d</w:t>
      </w:r>
      <w:r w:rsidRPr="00C97F29">
        <w:rPr>
          <w:rFonts w:eastAsia="Times New Roman" w:cstheme="minorHAnsi"/>
          <w:color w:val="CCCCCC"/>
          <w:sz w:val="21"/>
          <w:szCs w:val="21"/>
        </w:rPr>
        <w:t xml:space="preserve"> </w:t>
      </w:r>
      <w:r w:rsidRPr="00C97F29">
        <w:rPr>
          <w:rFonts w:eastAsia="Times New Roman" w:cstheme="minorHAnsi"/>
          <w:color w:val="C586C0"/>
          <w:sz w:val="21"/>
          <w:szCs w:val="21"/>
        </w:rPr>
        <w:t>in</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data</w:t>
      </w:r>
      <w:r w:rsidRPr="00C97F29">
        <w:rPr>
          <w:rFonts w:eastAsia="Times New Roman" w:cstheme="minorHAnsi"/>
          <w:color w:val="CCCCCC"/>
          <w:sz w:val="21"/>
          <w:szCs w:val="21"/>
        </w:rPr>
        <w:t>]</w:t>
      </w:r>
    </w:p>
    <w:p w14:paraId="58CA6FC4"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C586C0"/>
          <w:sz w:val="21"/>
          <w:szCs w:val="21"/>
        </w:rPr>
        <w:t>except</w:t>
      </w:r>
      <w:proofErr w:type="spellEnd"/>
      <w:proofErr w:type="gramEnd"/>
      <w:r w:rsidRPr="00C97F29">
        <w:rPr>
          <w:rFonts w:eastAsia="Times New Roman" w:cstheme="minorHAnsi"/>
          <w:color w:val="CCCCCC"/>
          <w:sz w:val="21"/>
          <w:szCs w:val="21"/>
        </w:rPr>
        <w:t xml:space="preserve"> </w:t>
      </w:r>
      <w:proofErr w:type="spellStart"/>
      <w:r w:rsidRPr="00C97F29">
        <w:rPr>
          <w:rFonts w:eastAsia="Times New Roman" w:cstheme="minorHAnsi"/>
          <w:color w:val="4EC9B0"/>
          <w:sz w:val="21"/>
          <w:szCs w:val="21"/>
        </w:rPr>
        <w:t>FileNotFoundError</w:t>
      </w:r>
      <w:proofErr w:type="spellEnd"/>
      <w:r w:rsidRPr="00C97F29">
        <w:rPr>
          <w:rFonts w:eastAsia="Times New Roman" w:cstheme="minorHAnsi"/>
          <w:color w:val="CCCCCC"/>
          <w:sz w:val="21"/>
          <w:szCs w:val="21"/>
        </w:rPr>
        <w:t>:</w:t>
      </w:r>
    </w:p>
    <w:p w14:paraId="692EA358"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gramStart"/>
      <w:r w:rsidRPr="00C97F29">
        <w:rPr>
          <w:rFonts w:eastAsia="Times New Roman" w:cstheme="minorHAnsi"/>
          <w:color w:val="DCDCAA"/>
          <w:sz w:val="21"/>
          <w:szCs w:val="21"/>
        </w:rPr>
        <w:t>print</w:t>
      </w:r>
      <w:r w:rsidRPr="00C97F29">
        <w:rPr>
          <w:rFonts w:eastAsia="Times New Roman" w:cstheme="minorHAnsi"/>
          <w:color w:val="CCCCCC"/>
          <w:sz w:val="21"/>
          <w:szCs w:val="21"/>
        </w:rPr>
        <w:t>(</w:t>
      </w:r>
      <w:proofErr w:type="gramEnd"/>
      <w:r w:rsidRPr="00C97F29">
        <w:rPr>
          <w:rFonts w:eastAsia="Times New Roman" w:cstheme="minorHAnsi"/>
          <w:color w:val="CE9178"/>
          <w:sz w:val="21"/>
          <w:szCs w:val="21"/>
        </w:rPr>
        <w:t xml:space="preserve">'File </w:t>
      </w:r>
      <w:proofErr w:type="spellStart"/>
      <w:r w:rsidRPr="00C97F29">
        <w:rPr>
          <w:rFonts w:eastAsia="Times New Roman" w:cstheme="minorHAnsi"/>
          <w:color w:val="CE9178"/>
          <w:sz w:val="21"/>
          <w:szCs w:val="21"/>
        </w:rPr>
        <w:t>not</w:t>
      </w:r>
      <w:proofErr w:type="spellEnd"/>
      <w:r w:rsidRPr="00C97F29">
        <w:rPr>
          <w:rFonts w:eastAsia="Times New Roman" w:cstheme="minorHAnsi"/>
          <w:color w:val="CE9178"/>
          <w:sz w:val="21"/>
          <w:szCs w:val="21"/>
        </w:rPr>
        <w:t xml:space="preserve"> found'</w:t>
      </w:r>
      <w:r w:rsidRPr="00C97F29">
        <w:rPr>
          <w:rFonts w:eastAsia="Times New Roman" w:cstheme="minorHAnsi"/>
          <w:color w:val="CCCCCC"/>
          <w:sz w:val="21"/>
          <w:szCs w:val="21"/>
        </w:rPr>
        <w:t>)</w:t>
      </w:r>
    </w:p>
    <w:p w14:paraId="3D3D4B73"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C586C0"/>
          <w:sz w:val="21"/>
          <w:szCs w:val="21"/>
        </w:rPr>
        <w:t>except</w:t>
      </w:r>
      <w:proofErr w:type="spellEnd"/>
      <w:proofErr w:type="gramEnd"/>
      <w:r w:rsidRPr="00C97F29">
        <w:rPr>
          <w:rFonts w:eastAsia="Times New Roman" w:cstheme="minorHAnsi"/>
          <w:color w:val="CCCCCC"/>
          <w:sz w:val="21"/>
          <w:szCs w:val="21"/>
        </w:rPr>
        <w:t xml:space="preserve"> </w:t>
      </w:r>
      <w:proofErr w:type="spellStart"/>
      <w:r w:rsidRPr="00C97F29">
        <w:rPr>
          <w:rFonts w:eastAsia="Times New Roman" w:cstheme="minorHAnsi"/>
          <w:color w:val="4EC9B0"/>
          <w:sz w:val="21"/>
          <w:szCs w:val="21"/>
        </w:rPr>
        <w:t>ValueError</w:t>
      </w:r>
      <w:proofErr w:type="spellEnd"/>
      <w:r w:rsidRPr="00C97F29">
        <w:rPr>
          <w:rFonts w:eastAsia="Times New Roman" w:cstheme="minorHAnsi"/>
          <w:color w:val="CCCCCC"/>
          <w:sz w:val="21"/>
          <w:szCs w:val="21"/>
        </w:rPr>
        <w:t>:</w:t>
      </w:r>
    </w:p>
    <w:p w14:paraId="73844481"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gramStart"/>
      <w:r w:rsidRPr="00C97F29">
        <w:rPr>
          <w:rFonts w:eastAsia="Times New Roman" w:cstheme="minorHAnsi"/>
          <w:color w:val="DCDCAA"/>
          <w:sz w:val="21"/>
          <w:szCs w:val="21"/>
        </w:rPr>
        <w:t>print</w:t>
      </w:r>
      <w:r w:rsidRPr="00C97F29">
        <w:rPr>
          <w:rFonts w:eastAsia="Times New Roman" w:cstheme="minorHAnsi"/>
          <w:color w:val="CCCCCC"/>
          <w:sz w:val="21"/>
          <w:szCs w:val="21"/>
        </w:rPr>
        <w:t>(</w:t>
      </w:r>
      <w:proofErr w:type="gramEnd"/>
      <w:r w:rsidRPr="00C97F29">
        <w:rPr>
          <w:rFonts w:eastAsia="Times New Roman" w:cstheme="minorHAnsi"/>
          <w:color w:val="CE9178"/>
          <w:sz w:val="21"/>
          <w:szCs w:val="21"/>
        </w:rPr>
        <w:t>'</w:t>
      </w:r>
      <w:proofErr w:type="spellStart"/>
      <w:r w:rsidRPr="00C97F29">
        <w:rPr>
          <w:rFonts w:eastAsia="Times New Roman" w:cstheme="minorHAnsi"/>
          <w:color w:val="CE9178"/>
          <w:sz w:val="21"/>
          <w:szCs w:val="21"/>
        </w:rPr>
        <w:t>Invalid</w:t>
      </w:r>
      <w:proofErr w:type="spellEnd"/>
      <w:r w:rsidRPr="00C97F29">
        <w:rPr>
          <w:rFonts w:eastAsia="Times New Roman" w:cstheme="minorHAnsi"/>
          <w:color w:val="CE9178"/>
          <w:sz w:val="21"/>
          <w:szCs w:val="21"/>
        </w:rPr>
        <w:t xml:space="preserve"> data in </w:t>
      </w:r>
      <w:proofErr w:type="spellStart"/>
      <w:r w:rsidRPr="00C97F29">
        <w:rPr>
          <w:rFonts w:eastAsia="Times New Roman" w:cstheme="minorHAnsi"/>
          <w:color w:val="CE9178"/>
          <w:sz w:val="21"/>
          <w:szCs w:val="21"/>
        </w:rPr>
        <w:t>the</w:t>
      </w:r>
      <w:proofErr w:type="spellEnd"/>
      <w:r w:rsidRPr="00C97F29">
        <w:rPr>
          <w:rFonts w:eastAsia="Times New Roman" w:cstheme="minorHAnsi"/>
          <w:color w:val="CE9178"/>
          <w:sz w:val="21"/>
          <w:szCs w:val="21"/>
        </w:rPr>
        <w:t xml:space="preserve"> file'</w:t>
      </w:r>
      <w:r w:rsidRPr="00C97F29">
        <w:rPr>
          <w:rFonts w:eastAsia="Times New Roman" w:cstheme="minorHAnsi"/>
          <w:color w:val="CCCCCC"/>
          <w:sz w:val="21"/>
          <w:szCs w:val="21"/>
        </w:rPr>
        <w:t>)</w:t>
      </w:r>
    </w:p>
    <w:p w14:paraId="3444FEE0" w14:textId="77777777" w:rsidR="00007C1F" w:rsidRPr="00C97F29" w:rsidRDefault="00007C1F" w:rsidP="00007C1F">
      <w:pPr>
        <w:shd w:val="clear" w:color="auto" w:fill="1F1F1F"/>
        <w:spacing w:line="285" w:lineRule="atLeast"/>
        <w:rPr>
          <w:rFonts w:eastAsia="Times New Roman" w:cstheme="minorHAnsi"/>
          <w:color w:val="CCCCCC"/>
          <w:sz w:val="21"/>
          <w:szCs w:val="21"/>
        </w:rPr>
      </w:pPr>
    </w:p>
    <w:p w14:paraId="55F2B483"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6A9955"/>
          <w:sz w:val="21"/>
          <w:szCs w:val="21"/>
        </w:rPr>
        <w:t xml:space="preserve"># Method </w:t>
      </w:r>
      <w:proofErr w:type="spellStart"/>
      <w:r w:rsidRPr="00C97F29">
        <w:rPr>
          <w:rFonts w:eastAsia="Times New Roman" w:cstheme="minorHAnsi"/>
          <w:color w:val="6A9955"/>
          <w:sz w:val="21"/>
          <w:szCs w:val="21"/>
        </w:rPr>
        <w:t>to</w:t>
      </w:r>
      <w:proofErr w:type="spellEnd"/>
      <w:r w:rsidRPr="00C97F29">
        <w:rPr>
          <w:rFonts w:eastAsia="Times New Roman" w:cstheme="minorHAnsi"/>
          <w:color w:val="6A9955"/>
          <w:sz w:val="21"/>
          <w:szCs w:val="21"/>
        </w:rPr>
        <w:t xml:space="preserve"> </w:t>
      </w:r>
      <w:proofErr w:type="spellStart"/>
      <w:r w:rsidRPr="00C97F29">
        <w:rPr>
          <w:rFonts w:eastAsia="Times New Roman" w:cstheme="minorHAnsi"/>
          <w:color w:val="6A9955"/>
          <w:sz w:val="21"/>
          <w:szCs w:val="21"/>
        </w:rPr>
        <w:t>perform</w:t>
      </w:r>
      <w:proofErr w:type="spellEnd"/>
      <w:r w:rsidRPr="00C97F29">
        <w:rPr>
          <w:rFonts w:eastAsia="Times New Roman" w:cstheme="minorHAnsi"/>
          <w:color w:val="6A9955"/>
          <w:sz w:val="21"/>
          <w:szCs w:val="21"/>
        </w:rPr>
        <w:t xml:space="preserve"> </w:t>
      </w:r>
      <w:proofErr w:type="spellStart"/>
      <w:r w:rsidRPr="00C97F29">
        <w:rPr>
          <w:rFonts w:eastAsia="Times New Roman" w:cstheme="minorHAnsi"/>
          <w:color w:val="6A9955"/>
          <w:sz w:val="21"/>
          <w:szCs w:val="21"/>
        </w:rPr>
        <w:t>the</w:t>
      </w:r>
      <w:proofErr w:type="spellEnd"/>
      <w:r w:rsidRPr="00C97F29">
        <w:rPr>
          <w:rFonts w:eastAsia="Times New Roman" w:cstheme="minorHAnsi"/>
          <w:color w:val="6A9955"/>
          <w:sz w:val="21"/>
          <w:szCs w:val="21"/>
        </w:rPr>
        <w:t xml:space="preserve"> analysis </w:t>
      </w:r>
      <w:proofErr w:type="spellStart"/>
      <w:r w:rsidRPr="00C97F29">
        <w:rPr>
          <w:rFonts w:eastAsia="Times New Roman" w:cstheme="minorHAnsi"/>
          <w:color w:val="6A9955"/>
          <w:sz w:val="21"/>
          <w:szCs w:val="21"/>
        </w:rPr>
        <w:t>and</w:t>
      </w:r>
      <w:proofErr w:type="spellEnd"/>
      <w:r w:rsidRPr="00C97F29">
        <w:rPr>
          <w:rFonts w:eastAsia="Times New Roman" w:cstheme="minorHAnsi"/>
          <w:color w:val="6A9955"/>
          <w:sz w:val="21"/>
          <w:szCs w:val="21"/>
        </w:rPr>
        <w:t xml:space="preserve"> construct </w:t>
      </w:r>
      <w:proofErr w:type="spellStart"/>
      <w:r w:rsidRPr="00C97F29">
        <w:rPr>
          <w:rFonts w:eastAsia="Times New Roman" w:cstheme="minorHAnsi"/>
          <w:color w:val="6A9955"/>
          <w:sz w:val="21"/>
          <w:szCs w:val="21"/>
        </w:rPr>
        <w:t>the</w:t>
      </w:r>
      <w:proofErr w:type="spellEnd"/>
      <w:r w:rsidRPr="00C97F29">
        <w:rPr>
          <w:rFonts w:eastAsia="Times New Roman" w:cstheme="minorHAnsi"/>
          <w:color w:val="6A9955"/>
          <w:sz w:val="21"/>
          <w:szCs w:val="21"/>
        </w:rPr>
        <w:t xml:space="preserve"> list</w:t>
      </w:r>
    </w:p>
    <w:p w14:paraId="5B03D6F6"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569CD6"/>
          <w:sz w:val="21"/>
          <w:szCs w:val="21"/>
        </w:rPr>
        <w:t>def</w:t>
      </w:r>
      <w:proofErr w:type="spellEnd"/>
      <w:proofErr w:type="gramEnd"/>
      <w:r w:rsidRPr="00C97F29">
        <w:rPr>
          <w:rFonts w:eastAsia="Times New Roman" w:cstheme="minorHAnsi"/>
          <w:color w:val="CCCCCC"/>
          <w:sz w:val="21"/>
          <w:szCs w:val="21"/>
        </w:rPr>
        <w:t xml:space="preserve"> </w:t>
      </w:r>
      <w:proofErr w:type="spellStart"/>
      <w:r w:rsidRPr="00C97F29">
        <w:rPr>
          <w:rFonts w:eastAsia="Times New Roman" w:cstheme="minorHAnsi"/>
          <w:color w:val="DCDCAA"/>
          <w:sz w:val="21"/>
          <w:szCs w:val="21"/>
        </w:rPr>
        <w:t>construct_temperature_list</w:t>
      </w:r>
      <w:proofErr w:type="spellEnd"/>
      <w:r w:rsidRPr="00C97F29">
        <w:rPr>
          <w:rFonts w:eastAsia="Times New Roman" w:cstheme="minorHAnsi"/>
          <w:color w:val="CCCCCC"/>
          <w:sz w:val="21"/>
          <w:szCs w:val="21"/>
        </w:rPr>
        <w:t>(</w:t>
      </w:r>
      <w:proofErr w:type="spellStart"/>
      <w:r w:rsidRPr="00C97F29">
        <w:rPr>
          <w:rFonts w:eastAsia="Times New Roman" w:cstheme="minorHAnsi"/>
          <w:color w:val="9CDCFE"/>
          <w:sz w:val="21"/>
          <w:szCs w:val="21"/>
        </w:rPr>
        <w:t>self</w:t>
      </w:r>
      <w:proofErr w:type="spellEnd"/>
      <w:r w:rsidRPr="00C97F29">
        <w:rPr>
          <w:rFonts w:eastAsia="Times New Roman" w:cstheme="minorHAnsi"/>
          <w:color w:val="CCCCCC"/>
          <w:sz w:val="21"/>
          <w:szCs w:val="21"/>
        </w:rPr>
        <w:t>):</w:t>
      </w:r>
    </w:p>
    <w:p w14:paraId="3D5A7F3F"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9CDCFE"/>
          <w:sz w:val="21"/>
          <w:szCs w:val="21"/>
        </w:rPr>
        <w:t>temperature</w:t>
      </w:r>
      <w:proofErr w:type="gramEnd"/>
      <w:r w:rsidRPr="00C97F29">
        <w:rPr>
          <w:rFonts w:eastAsia="Times New Roman" w:cstheme="minorHAnsi"/>
          <w:color w:val="9CDCFE"/>
          <w:sz w:val="21"/>
          <w:szCs w:val="21"/>
        </w:rPr>
        <w:t>_list</w:t>
      </w:r>
      <w:proofErr w:type="spellEnd"/>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p>
    <w:p w14:paraId="53D07298"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C586C0"/>
          <w:sz w:val="21"/>
          <w:szCs w:val="21"/>
        </w:rPr>
        <w:t>for</w:t>
      </w:r>
      <w:proofErr w:type="spellEnd"/>
      <w:proofErr w:type="gramEnd"/>
      <w:r w:rsidRPr="00C97F29">
        <w:rPr>
          <w:rFonts w:eastAsia="Times New Roman" w:cstheme="minorHAnsi"/>
          <w:color w:val="CCCCCC"/>
          <w:sz w:val="21"/>
          <w:szCs w:val="21"/>
        </w:rPr>
        <w:t xml:space="preserve"> </w:t>
      </w:r>
      <w:r w:rsidRPr="00C97F29">
        <w:rPr>
          <w:rFonts w:eastAsia="Times New Roman" w:cstheme="minorHAnsi"/>
          <w:color w:val="9CDCFE"/>
          <w:sz w:val="21"/>
          <w:szCs w:val="21"/>
        </w:rPr>
        <w:t>data</w:t>
      </w:r>
      <w:r w:rsidRPr="00C97F29">
        <w:rPr>
          <w:rFonts w:eastAsia="Times New Roman" w:cstheme="minorHAnsi"/>
          <w:color w:val="CCCCCC"/>
          <w:sz w:val="21"/>
          <w:szCs w:val="21"/>
        </w:rPr>
        <w:t xml:space="preserve"> </w:t>
      </w:r>
      <w:r w:rsidRPr="00C97F29">
        <w:rPr>
          <w:rFonts w:eastAsia="Times New Roman" w:cstheme="minorHAnsi"/>
          <w:color w:val="C586C0"/>
          <w:sz w:val="21"/>
          <w:szCs w:val="21"/>
        </w:rPr>
        <w:t>in</w:t>
      </w:r>
      <w:r w:rsidRPr="00C97F29">
        <w:rPr>
          <w:rFonts w:eastAsia="Times New Roman" w:cstheme="minorHAnsi"/>
          <w:color w:val="CCCCCC"/>
          <w:sz w:val="21"/>
          <w:szCs w:val="21"/>
        </w:rPr>
        <w:t xml:space="preserve"> </w:t>
      </w:r>
      <w:proofErr w:type="spellStart"/>
      <w:r w:rsidRPr="00C97F29">
        <w:rPr>
          <w:rFonts w:eastAsia="Times New Roman" w:cstheme="minorHAnsi"/>
          <w:color w:val="9CDCFE"/>
          <w:sz w:val="21"/>
          <w:szCs w:val="21"/>
        </w:rPr>
        <w:t>self</w:t>
      </w:r>
      <w:r w:rsidRPr="00C97F29">
        <w:rPr>
          <w:rFonts w:eastAsia="Times New Roman" w:cstheme="minorHAnsi"/>
          <w:color w:val="CCCCCC"/>
          <w:sz w:val="21"/>
          <w:szCs w:val="21"/>
        </w:rPr>
        <w:t>.</w:t>
      </w:r>
      <w:r w:rsidRPr="00C97F29">
        <w:rPr>
          <w:rFonts w:eastAsia="Times New Roman" w:cstheme="minorHAnsi"/>
          <w:color w:val="9CDCFE"/>
          <w:sz w:val="21"/>
          <w:szCs w:val="21"/>
        </w:rPr>
        <w:t>temperature_data</w:t>
      </w:r>
      <w:proofErr w:type="spellEnd"/>
      <w:r w:rsidRPr="00C97F29">
        <w:rPr>
          <w:rFonts w:eastAsia="Times New Roman" w:cstheme="minorHAnsi"/>
          <w:color w:val="CCCCCC"/>
          <w:sz w:val="21"/>
          <w:szCs w:val="21"/>
        </w:rPr>
        <w:t>:</w:t>
      </w:r>
    </w:p>
    <w:p w14:paraId="7EC921D5"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C586C0"/>
          <w:sz w:val="21"/>
          <w:szCs w:val="21"/>
        </w:rPr>
        <w:t>try</w:t>
      </w:r>
      <w:proofErr w:type="spellEnd"/>
      <w:proofErr w:type="gramEnd"/>
      <w:r w:rsidRPr="00C97F29">
        <w:rPr>
          <w:rFonts w:eastAsia="Times New Roman" w:cstheme="minorHAnsi"/>
          <w:color w:val="CCCCCC"/>
          <w:sz w:val="21"/>
          <w:szCs w:val="21"/>
        </w:rPr>
        <w:t>:</w:t>
      </w:r>
    </w:p>
    <w:p w14:paraId="0523E8CF"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9CDCFE"/>
          <w:sz w:val="21"/>
          <w:szCs w:val="21"/>
        </w:rPr>
        <w:t>month</w:t>
      </w:r>
      <w:proofErr w:type="spellEnd"/>
      <w:proofErr w:type="gramEnd"/>
      <w:r w:rsidRPr="00C97F29">
        <w:rPr>
          <w:rFonts w:eastAsia="Times New Roman" w:cstheme="minorHAnsi"/>
          <w:color w:val="CCCCCC"/>
          <w:sz w:val="21"/>
          <w:szCs w:val="21"/>
        </w:rPr>
        <w:t xml:space="preserve">, </w:t>
      </w:r>
      <w:proofErr w:type="spellStart"/>
      <w:r w:rsidRPr="00C97F29">
        <w:rPr>
          <w:rFonts w:eastAsia="Times New Roman" w:cstheme="minorHAnsi"/>
          <w:color w:val="9CDCFE"/>
          <w:sz w:val="21"/>
          <w:szCs w:val="21"/>
        </w:rPr>
        <w:t>day</w:t>
      </w:r>
      <w:proofErr w:type="spellEnd"/>
      <w:r w:rsidRPr="00C97F29">
        <w:rPr>
          <w:rFonts w:eastAsia="Times New Roman" w:cstheme="minorHAnsi"/>
          <w:color w:val="CCCCCC"/>
          <w:sz w:val="21"/>
          <w:szCs w:val="21"/>
        </w:rPr>
        <w:t xml:space="preserve">, </w:t>
      </w:r>
      <w:proofErr w:type="spellStart"/>
      <w:r w:rsidRPr="00C97F29">
        <w:rPr>
          <w:rFonts w:eastAsia="Times New Roman" w:cstheme="minorHAnsi"/>
          <w:color w:val="9CDCFE"/>
          <w:sz w:val="21"/>
          <w:szCs w:val="21"/>
        </w:rPr>
        <w:t>year</w:t>
      </w:r>
      <w:proofErr w:type="spellEnd"/>
      <w:r w:rsidRPr="00C97F29">
        <w:rPr>
          <w:rFonts w:eastAsia="Times New Roman" w:cstheme="minorHAnsi"/>
          <w:color w:val="CCCCCC"/>
          <w:sz w:val="21"/>
          <w:szCs w:val="21"/>
        </w:rPr>
        <w:t xml:space="preserve">, </w:t>
      </w:r>
      <w:proofErr w:type="spellStart"/>
      <w:r w:rsidRPr="00C97F29">
        <w:rPr>
          <w:rFonts w:eastAsia="Times New Roman" w:cstheme="minorHAnsi"/>
          <w:color w:val="9CDCFE"/>
          <w:sz w:val="21"/>
          <w:szCs w:val="21"/>
        </w:rPr>
        <w:t>temperature</w:t>
      </w:r>
      <w:proofErr w:type="spellEnd"/>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data</w:t>
      </w:r>
      <w:r w:rsidRPr="00C97F29">
        <w:rPr>
          <w:rFonts w:eastAsia="Times New Roman" w:cstheme="minorHAnsi"/>
          <w:color w:val="CCCCCC"/>
          <w:sz w:val="21"/>
          <w:szCs w:val="21"/>
        </w:rPr>
        <w:t>[:]</w:t>
      </w:r>
    </w:p>
    <w:p w14:paraId="4DA70D90"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C586C0"/>
          <w:sz w:val="21"/>
          <w:szCs w:val="21"/>
        </w:rPr>
        <w:t>if</w:t>
      </w:r>
      <w:proofErr w:type="spellEnd"/>
      <w:proofErr w:type="gramEnd"/>
      <w:r w:rsidRPr="00C97F29">
        <w:rPr>
          <w:rFonts w:eastAsia="Times New Roman" w:cstheme="minorHAnsi"/>
          <w:color w:val="CCCCCC"/>
          <w:sz w:val="21"/>
          <w:szCs w:val="21"/>
        </w:rPr>
        <w:t xml:space="preserve"> </w:t>
      </w:r>
      <w:proofErr w:type="spellStart"/>
      <w:r w:rsidRPr="00C97F29">
        <w:rPr>
          <w:rFonts w:eastAsia="Times New Roman" w:cstheme="minorHAnsi"/>
          <w:color w:val="9CDCFE"/>
          <w:sz w:val="21"/>
          <w:szCs w:val="21"/>
        </w:rPr>
        <w:t>year</w:t>
      </w:r>
      <w:proofErr w:type="spellEnd"/>
      <w:r w:rsidRPr="00C97F29">
        <w:rPr>
          <w:rFonts w:eastAsia="Times New Roman" w:cstheme="minorHAnsi"/>
          <w:color w:val="CCCCCC"/>
          <w:sz w:val="21"/>
          <w:szCs w:val="21"/>
        </w:rPr>
        <w:t xml:space="preserve"> </w:t>
      </w:r>
      <w:proofErr w:type="spellStart"/>
      <w:r w:rsidRPr="00C97F29">
        <w:rPr>
          <w:rFonts w:eastAsia="Times New Roman" w:cstheme="minorHAnsi"/>
          <w:color w:val="569CD6"/>
          <w:sz w:val="21"/>
          <w:szCs w:val="21"/>
        </w:rPr>
        <w:t>not</w:t>
      </w:r>
      <w:proofErr w:type="spellEnd"/>
      <w:r w:rsidRPr="00C97F29">
        <w:rPr>
          <w:rFonts w:eastAsia="Times New Roman" w:cstheme="minorHAnsi"/>
          <w:color w:val="CCCCCC"/>
          <w:sz w:val="21"/>
          <w:szCs w:val="21"/>
        </w:rPr>
        <w:t xml:space="preserve"> </w:t>
      </w:r>
      <w:r w:rsidRPr="00C97F29">
        <w:rPr>
          <w:rFonts w:eastAsia="Times New Roman" w:cstheme="minorHAnsi"/>
          <w:color w:val="569CD6"/>
          <w:sz w:val="21"/>
          <w:szCs w:val="21"/>
        </w:rPr>
        <w:t>in</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item</w:t>
      </w:r>
      <w:r w:rsidRPr="00C97F29">
        <w:rPr>
          <w:rFonts w:eastAsia="Times New Roman" w:cstheme="minorHAnsi"/>
          <w:color w:val="CCCCCC"/>
          <w:sz w:val="21"/>
          <w:szCs w:val="21"/>
        </w:rPr>
        <w:t>[</w:t>
      </w:r>
      <w:r w:rsidRPr="00C97F29">
        <w:rPr>
          <w:rFonts w:eastAsia="Times New Roman" w:cstheme="minorHAnsi"/>
          <w:color w:val="B5CEA8"/>
          <w:sz w:val="21"/>
          <w:szCs w:val="21"/>
        </w:rPr>
        <w:t>0</w:t>
      </w:r>
      <w:r w:rsidRPr="00C97F29">
        <w:rPr>
          <w:rFonts w:eastAsia="Times New Roman" w:cstheme="minorHAnsi"/>
          <w:color w:val="CCCCCC"/>
          <w:sz w:val="21"/>
          <w:szCs w:val="21"/>
        </w:rPr>
        <w:t xml:space="preserve">] </w:t>
      </w:r>
      <w:proofErr w:type="spellStart"/>
      <w:r w:rsidRPr="00C97F29">
        <w:rPr>
          <w:rFonts w:eastAsia="Times New Roman" w:cstheme="minorHAnsi"/>
          <w:color w:val="C586C0"/>
          <w:sz w:val="21"/>
          <w:szCs w:val="21"/>
        </w:rPr>
        <w:t>for</w:t>
      </w:r>
      <w:proofErr w:type="spellEnd"/>
      <w:r w:rsidRPr="00C97F29">
        <w:rPr>
          <w:rFonts w:eastAsia="Times New Roman" w:cstheme="minorHAnsi"/>
          <w:color w:val="CCCCCC"/>
          <w:sz w:val="21"/>
          <w:szCs w:val="21"/>
        </w:rPr>
        <w:t xml:space="preserve"> </w:t>
      </w:r>
      <w:r w:rsidRPr="00C97F29">
        <w:rPr>
          <w:rFonts w:eastAsia="Times New Roman" w:cstheme="minorHAnsi"/>
          <w:color w:val="9CDCFE"/>
          <w:sz w:val="21"/>
          <w:szCs w:val="21"/>
        </w:rPr>
        <w:t>item</w:t>
      </w:r>
      <w:r w:rsidRPr="00C97F29">
        <w:rPr>
          <w:rFonts w:eastAsia="Times New Roman" w:cstheme="minorHAnsi"/>
          <w:color w:val="CCCCCC"/>
          <w:sz w:val="21"/>
          <w:szCs w:val="21"/>
        </w:rPr>
        <w:t xml:space="preserve"> </w:t>
      </w:r>
      <w:r w:rsidRPr="00C97F29">
        <w:rPr>
          <w:rFonts w:eastAsia="Times New Roman" w:cstheme="minorHAnsi"/>
          <w:color w:val="C586C0"/>
          <w:sz w:val="21"/>
          <w:szCs w:val="21"/>
        </w:rPr>
        <w:t>in</w:t>
      </w:r>
      <w:r w:rsidRPr="00C97F29">
        <w:rPr>
          <w:rFonts w:eastAsia="Times New Roman" w:cstheme="minorHAnsi"/>
          <w:color w:val="CCCCCC"/>
          <w:sz w:val="21"/>
          <w:szCs w:val="21"/>
        </w:rPr>
        <w:t xml:space="preserve"> </w:t>
      </w:r>
      <w:proofErr w:type="spellStart"/>
      <w:r w:rsidRPr="00C97F29">
        <w:rPr>
          <w:rFonts w:eastAsia="Times New Roman" w:cstheme="minorHAnsi"/>
          <w:color w:val="9CDCFE"/>
          <w:sz w:val="21"/>
          <w:szCs w:val="21"/>
        </w:rPr>
        <w:t>temperature_list</w:t>
      </w:r>
      <w:proofErr w:type="spellEnd"/>
      <w:r w:rsidRPr="00C97F29">
        <w:rPr>
          <w:rFonts w:eastAsia="Times New Roman" w:cstheme="minorHAnsi"/>
          <w:color w:val="CCCCCC"/>
          <w:sz w:val="21"/>
          <w:szCs w:val="21"/>
        </w:rPr>
        <w:t>]:</w:t>
      </w:r>
    </w:p>
    <w:p w14:paraId="1CC02847"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9CDCFE"/>
          <w:sz w:val="21"/>
          <w:szCs w:val="21"/>
        </w:rPr>
        <w:t>temperature</w:t>
      </w:r>
      <w:proofErr w:type="gramEnd"/>
      <w:r w:rsidRPr="00C97F29">
        <w:rPr>
          <w:rFonts w:eastAsia="Times New Roman" w:cstheme="minorHAnsi"/>
          <w:color w:val="9CDCFE"/>
          <w:sz w:val="21"/>
          <w:szCs w:val="21"/>
        </w:rPr>
        <w:t>_list</w:t>
      </w:r>
      <w:r w:rsidRPr="00C97F29">
        <w:rPr>
          <w:rFonts w:eastAsia="Times New Roman" w:cstheme="minorHAnsi"/>
          <w:color w:val="CCCCCC"/>
          <w:sz w:val="21"/>
          <w:szCs w:val="21"/>
        </w:rPr>
        <w:t>.</w:t>
      </w:r>
      <w:r w:rsidRPr="00C97F29">
        <w:rPr>
          <w:rFonts w:eastAsia="Times New Roman" w:cstheme="minorHAnsi"/>
          <w:color w:val="DCDCAA"/>
          <w:sz w:val="21"/>
          <w:szCs w:val="21"/>
        </w:rPr>
        <w:t>append</w:t>
      </w:r>
      <w:proofErr w:type="spellEnd"/>
      <w:r w:rsidRPr="00C97F29">
        <w:rPr>
          <w:rFonts w:eastAsia="Times New Roman" w:cstheme="minorHAnsi"/>
          <w:color w:val="CCCCCC"/>
          <w:sz w:val="21"/>
          <w:szCs w:val="21"/>
        </w:rPr>
        <w:t>((</w:t>
      </w:r>
      <w:proofErr w:type="spellStart"/>
      <w:r w:rsidRPr="00C97F29">
        <w:rPr>
          <w:rFonts w:eastAsia="Times New Roman" w:cstheme="minorHAnsi"/>
          <w:color w:val="9CDCFE"/>
          <w:sz w:val="21"/>
          <w:szCs w:val="21"/>
        </w:rPr>
        <w:t>year</w:t>
      </w:r>
      <w:proofErr w:type="spellEnd"/>
      <w:r w:rsidRPr="00C97F29">
        <w:rPr>
          <w:rFonts w:eastAsia="Times New Roman" w:cstheme="minorHAnsi"/>
          <w:color w:val="CCCCCC"/>
          <w:sz w:val="21"/>
          <w:szCs w:val="21"/>
        </w:rPr>
        <w:t>, {}))</w:t>
      </w:r>
    </w:p>
    <w:p w14:paraId="12D5F2E7"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C586C0"/>
          <w:sz w:val="21"/>
          <w:szCs w:val="21"/>
        </w:rPr>
        <w:t>if</w:t>
      </w:r>
      <w:proofErr w:type="spellEnd"/>
      <w:proofErr w:type="gramEnd"/>
      <w:r w:rsidRPr="00C97F29">
        <w:rPr>
          <w:rFonts w:eastAsia="Times New Roman" w:cstheme="minorHAnsi"/>
          <w:color w:val="CCCCCC"/>
          <w:sz w:val="21"/>
          <w:szCs w:val="21"/>
        </w:rPr>
        <w:t xml:space="preserve"> </w:t>
      </w:r>
      <w:proofErr w:type="spellStart"/>
      <w:r w:rsidRPr="00C97F29">
        <w:rPr>
          <w:rFonts w:eastAsia="Times New Roman" w:cstheme="minorHAnsi"/>
          <w:color w:val="9CDCFE"/>
          <w:sz w:val="21"/>
          <w:szCs w:val="21"/>
        </w:rPr>
        <w:t>month</w:t>
      </w:r>
      <w:proofErr w:type="spellEnd"/>
      <w:r w:rsidRPr="00C97F29">
        <w:rPr>
          <w:rFonts w:eastAsia="Times New Roman" w:cstheme="minorHAnsi"/>
          <w:color w:val="CCCCCC"/>
          <w:sz w:val="21"/>
          <w:szCs w:val="21"/>
        </w:rPr>
        <w:t xml:space="preserve"> </w:t>
      </w:r>
      <w:proofErr w:type="spellStart"/>
      <w:r w:rsidRPr="00C97F29">
        <w:rPr>
          <w:rFonts w:eastAsia="Times New Roman" w:cstheme="minorHAnsi"/>
          <w:color w:val="569CD6"/>
          <w:sz w:val="21"/>
          <w:szCs w:val="21"/>
        </w:rPr>
        <w:t>not</w:t>
      </w:r>
      <w:proofErr w:type="spellEnd"/>
      <w:r w:rsidRPr="00C97F29">
        <w:rPr>
          <w:rFonts w:eastAsia="Times New Roman" w:cstheme="minorHAnsi"/>
          <w:color w:val="CCCCCC"/>
          <w:sz w:val="21"/>
          <w:szCs w:val="21"/>
        </w:rPr>
        <w:t xml:space="preserve"> </w:t>
      </w:r>
      <w:r w:rsidRPr="00C97F29">
        <w:rPr>
          <w:rFonts w:eastAsia="Times New Roman" w:cstheme="minorHAnsi"/>
          <w:color w:val="569CD6"/>
          <w:sz w:val="21"/>
          <w:szCs w:val="21"/>
        </w:rPr>
        <w:t>in</w:t>
      </w:r>
      <w:r w:rsidRPr="00C97F29">
        <w:rPr>
          <w:rFonts w:eastAsia="Times New Roman" w:cstheme="minorHAnsi"/>
          <w:color w:val="CCCCCC"/>
          <w:sz w:val="21"/>
          <w:szCs w:val="21"/>
        </w:rPr>
        <w:t xml:space="preserve"> </w:t>
      </w:r>
      <w:proofErr w:type="spellStart"/>
      <w:r w:rsidRPr="00C97F29">
        <w:rPr>
          <w:rFonts w:eastAsia="Times New Roman" w:cstheme="minorHAnsi"/>
          <w:color w:val="9CDCFE"/>
          <w:sz w:val="21"/>
          <w:szCs w:val="21"/>
        </w:rPr>
        <w:t>temperature_list</w:t>
      </w:r>
      <w:proofErr w:type="spellEnd"/>
      <w:r w:rsidRPr="00C97F29">
        <w:rPr>
          <w:rFonts w:eastAsia="Times New Roman" w:cstheme="minorHAnsi"/>
          <w:color w:val="CCCCCC"/>
          <w:sz w:val="21"/>
          <w:szCs w:val="21"/>
        </w:rPr>
        <w:t>[</w:t>
      </w:r>
      <w:r w:rsidRPr="00C97F29">
        <w:rPr>
          <w:rFonts w:eastAsia="Times New Roman" w:cstheme="minorHAnsi"/>
          <w:color w:val="D4D4D4"/>
          <w:sz w:val="21"/>
          <w:szCs w:val="21"/>
        </w:rPr>
        <w:t>-</w:t>
      </w:r>
      <w:r w:rsidRPr="00C97F29">
        <w:rPr>
          <w:rFonts w:eastAsia="Times New Roman" w:cstheme="minorHAnsi"/>
          <w:color w:val="B5CEA8"/>
          <w:sz w:val="21"/>
          <w:szCs w:val="21"/>
        </w:rPr>
        <w:t>1</w:t>
      </w:r>
      <w:r w:rsidRPr="00C97F29">
        <w:rPr>
          <w:rFonts w:eastAsia="Times New Roman" w:cstheme="minorHAnsi"/>
          <w:color w:val="CCCCCC"/>
          <w:sz w:val="21"/>
          <w:szCs w:val="21"/>
        </w:rPr>
        <w:t>][</w:t>
      </w:r>
      <w:r w:rsidRPr="00C97F29">
        <w:rPr>
          <w:rFonts w:eastAsia="Times New Roman" w:cstheme="minorHAnsi"/>
          <w:color w:val="B5CEA8"/>
          <w:sz w:val="21"/>
          <w:szCs w:val="21"/>
        </w:rPr>
        <w:t>1</w:t>
      </w:r>
      <w:r w:rsidRPr="00C97F29">
        <w:rPr>
          <w:rFonts w:eastAsia="Times New Roman" w:cstheme="minorHAnsi"/>
          <w:color w:val="CCCCCC"/>
          <w:sz w:val="21"/>
          <w:szCs w:val="21"/>
        </w:rPr>
        <w:t>]:</w:t>
      </w:r>
    </w:p>
    <w:p w14:paraId="34D449DB"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9CDCFE"/>
          <w:sz w:val="21"/>
          <w:szCs w:val="21"/>
        </w:rPr>
        <w:t>temperature</w:t>
      </w:r>
      <w:proofErr w:type="gramEnd"/>
      <w:r w:rsidRPr="00C97F29">
        <w:rPr>
          <w:rFonts w:eastAsia="Times New Roman" w:cstheme="minorHAnsi"/>
          <w:color w:val="9CDCFE"/>
          <w:sz w:val="21"/>
          <w:szCs w:val="21"/>
        </w:rPr>
        <w:t>_list</w:t>
      </w:r>
      <w:proofErr w:type="spellEnd"/>
      <w:r w:rsidRPr="00C97F29">
        <w:rPr>
          <w:rFonts w:eastAsia="Times New Roman" w:cstheme="minorHAnsi"/>
          <w:color w:val="CCCCCC"/>
          <w:sz w:val="21"/>
          <w:szCs w:val="21"/>
        </w:rPr>
        <w:t>[</w:t>
      </w:r>
      <w:r w:rsidRPr="00C97F29">
        <w:rPr>
          <w:rFonts w:eastAsia="Times New Roman" w:cstheme="minorHAnsi"/>
          <w:color w:val="D4D4D4"/>
          <w:sz w:val="21"/>
          <w:szCs w:val="21"/>
        </w:rPr>
        <w:t>-</w:t>
      </w:r>
      <w:r w:rsidRPr="00C97F29">
        <w:rPr>
          <w:rFonts w:eastAsia="Times New Roman" w:cstheme="minorHAnsi"/>
          <w:color w:val="B5CEA8"/>
          <w:sz w:val="21"/>
          <w:szCs w:val="21"/>
        </w:rPr>
        <w:t>1</w:t>
      </w:r>
      <w:r w:rsidRPr="00C97F29">
        <w:rPr>
          <w:rFonts w:eastAsia="Times New Roman" w:cstheme="minorHAnsi"/>
          <w:color w:val="CCCCCC"/>
          <w:sz w:val="21"/>
          <w:szCs w:val="21"/>
        </w:rPr>
        <w:t>][</w:t>
      </w:r>
      <w:r w:rsidRPr="00C97F29">
        <w:rPr>
          <w:rFonts w:eastAsia="Times New Roman" w:cstheme="minorHAnsi"/>
          <w:color w:val="B5CEA8"/>
          <w:sz w:val="21"/>
          <w:szCs w:val="21"/>
        </w:rPr>
        <w:t>1</w:t>
      </w:r>
      <w:r w:rsidRPr="00C97F29">
        <w:rPr>
          <w:rFonts w:eastAsia="Times New Roman" w:cstheme="minorHAnsi"/>
          <w:color w:val="CCCCCC"/>
          <w:sz w:val="21"/>
          <w:szCs w:val="21"/>
        </w:rPr>
        <w:t>][</w:t>
      </w:r>
      <w:proofErr w:type="spellStart"/>
      <w:r w:rsidRPr="00C97F29">
        <w:rPr>
          <w:rFonts w:eastAsia="Times New Roman" w:cstheme="minorHAnsi"/>
          <w:color w:val="9CDCFE"/>
          <w:sz w:val="21"/>
          <w:szCs w:val="21"/>
        </w:rPr>
        <w:t>month</w:t>
      </w:r>
      <w:proofErr w:type="spellEnd"/>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r w:rsidRPr="00C97F29">
        <w:rPr>
          <w:rFonts w:eastAsia="Times New Roman" w:cstheme="minorHAnsi"/>
          <w:color w:val="B5CEA8"/>
          <w:sz w:val="21"/>
          <w:szCs w:val="21"/>
        </w:rPr>
        <w:t>0.0</w:t>
      </w:r>
    </w:p>
    <w:p w14:paraId="4F222A67"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9CDCFE"/>
          <w:sz w:val="21"/>
          <w:szCs w:val="21"/>
        </w:rPr>
        <w:t>temperature</w:t>
      </w:r>
      <w:proofErr w:type="gramEnd"/>
      <w:r w:rsidRPr="00C97F29">
        <w:rPr>
          <w:rFonts w:eastAsia="Times New Roman" w:cstheme="minorHAnsi"/>
          <w:color w:val="9CDCFE"/>
          <w:sz w:val="21"/>
          <w:szCs w:val="21"/>
        </w:rPr>
        <w:t>_list</w:t>
      </w:r>
      <w:proofErr w:type="spellEnd"/>
      <w:r w:rsidRPr="00C97F29">
        <w:rPr>
          <w:rFonts w:eastAsia="Times New Roman" w:cstheme="minorHAnsi"/>
          <w:color w:val="CCCCCC"/>
          <w:sz w:val="21"/>
          <w:szCs w:val="21"/>
        </w:rPr>
        <w:t>[</w:t>
      </w:r>
      <w:r w:rsidRPr="00C97F29">
        <w:rPr>
          <w:rFonts w:eastAsia="Times New Roman" w:cstheme="minorHAnsi"/>
          <w:color w:val="D4D4D4"/>
          <w:sz w:val="21"/>
          <w:szCs w:val="21"/>
        </w:rPr>
        <w:t>-</w:t>
      </w:r>
      <w:r w:rsidRPr="00C97F29">
        <w:rPr>
          <w:rFonts w:eastAsia="Times New Roman" w:cstheme="minorHAnsi"/>
          <w:color w:val="B5CEA8"/>
          <w:sz w:val="21"/>
          <w:szCs w:val="21"/>
        </w:rPr>
        <w:t>1</w:t>
      </w:r>
      <w:r w:rsidRPr="00C97F29">
        <w:rPr>
          <w:rFonts w:eastAsia="Times New Roman" w:cstheme="minorHAnsi"/>
          <w:color w:val="CCCCCC"/>
          <w:sz w:val="21"/>
          <w:szCs w:val="21"/>
        </w:rPr>
        <w:t>][</w:t>
      </w:r>
      <w:r w:rsidRPr="00C97F29">
        <w:rPr>
          <w:rFonts w:eastAsia="Times New Roman" w:cstheme="minorHAnsi"/>
          <w:color w:val="B5CEA8"/>
          <w:sz w:val="21"/>
          <w:szCs w:val="21"/>
        </w:rPr>
        <w:t>1</w:t>
      </w:r>
      <w:r w:rsidRPr="00C97F29">
        <w:rPr>
          <w:rFonts w:eastAsia="Times New Roman" w:cstheme="minorHAnsi"/>
          <w:color w:val="CCCCCC"/>
          <w:sz w:val="21"/>
          <w:szCs w:val="21"/>
        </w:rPr>
        <w:t>][</w:t>
      </w:r>
      <w:proofErr w:type="spellStart"/>
      <w:r w:rsidRPr="00C97F29">
        <w:rPr>
          <w:rFonts w:eastAsia="Times New Roman" w:cstheme="minorHAnsi"/>
          <w:color w:val="9CDCFE"/>
          <w:sz w:val="21"/>
          <w:szCs w:val="21"/>
        </w:rPr>
        <w:t>month</w:t>
      </w:r>
      <w:proofErr w:type="spellEnd"/>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r w:rsidRPr="00C97F29">
        <w:rPr>
          <w:rFonts w:eastAsia="Times New Roman" w:cstheme="minorHAnsi"/>
          <w:color w:val="DCDCAA"/>
          <w:sz w:val="21"/>
          <w:szCs w:val="21"/>
        </w:rPr>
        <w:t>max</w:t>
      </w:r>
      <w:r w:rsidRPr="00C97F29">
        <w:rPr>
          <w:rFonts w:eastAsia="Times New Roman" w:cstheme="minorHAnsi"/>
          <w:color w:val="CCCCCC"/>
          <w:sz w:val="21"/>
          <w:szCs w:val="21"/>
        </w:rPr>
        <w:t>(</w:t>
      </w:r>
    </w:p>
    <w:p w14:paraId="6CC19512"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9CDCFE"/>
          <w:sz w:val="21"/>
          <w:szCs w:val="21"/>
        </w:rPr>
        <w:t>temperature</w:t>
      </w:r>
      <w:proofErr w:type="spellEnd"/>
      <w:proofErr w:type="gramEnd"/>
      <w:r w:rsidRPr="00C97F29">
        <w:rPr>
          <w:rFonts w:eastAsia="Times New Roman" w:cstheme="minorHAnsi"/>
          <w:color w:val="CCCCCC"/>
          <w:sz w:val="21"/>
          <w:szCs w:val="21"/>
        </w:rPr>
        <w:t xml:space="preserve">, </w:t>
      </w:r>
      <w:proofErr w:type="spellStart"/>
      <w:r w:rsidRPr="00C97F29">
        <w:rPr>
          <w:rFonts w:eastAsia="Times New Roman" w:cstheme="minorHAnsi"/>
          <w:color w:val="9CDCFE"/>
          <w:sz w:val="21"/>
          <w:szCs w:val="21"/>
        </w:rPr>
        <w:t>temperature_list</w:t>
      </w:r>
      <w:proofErr w:type="spellEnd"/>
      <w:r w:rsidRPr="00C97F29">
        <w:rPr>
          <w:rFonts w:eastAsia="Times New Roman" w:cstheme="minorHAnsi"/>
          <w:color w:val="CCCCCC"/>
          <w:sz w:val="21"/>
          <w:szCs w:val="21"/>
        </w:rPr>
        <w:t>[</w:t>
      </w:r>
      <w:r w:rsidRPr="00C97F29">
        <w:rPr>
          <w:rFonts w:eastAsia="Times New Roman" w:cstheme="minorHAnsi"/>
          <w:color w:val="D4D4D4"/>
          <w:sz w:val="21"/>
          <w:szCs w:val="21"/>
        </w:rPr>
        <w:t>-</w:t>
      </w:r>
      <w:r w:rsidRPr="00C97F29">
        <w:rPr>
          <w:rFonts w:eastAsia="Times New Roman" w:cstheme="minorHAnsi"/>
          <w:color w:val="B5CEA8"/>
          <w:sz w:val="21"/>
          <w:szCs w:val="21"/>
        </w:rPr>
        <w:t>1</w:t>
      </w:r>
      <w:r w:rsidRPr="00C97F29">
        <w:rPr>
          <w:rFonts w:eastAsia="Times New Roman" w:cstheme="minorHAnsi"/>
          <w:color w:val="CCCCCC"/>
          <w:sz w:val="21"/>
          <w:szCs w:val="21"/>
        </w:rPr>
        <w:t>][</w:t>
      </w:r>
      <w:r w:rsidRPr="00C97F29">
        <w:rPr>
          <w:rFonts w:eastAsia="Times New Roman" w:cstheme="minorHAnsi"/>
          <w:color w:val="B5CEA8"/>
          <w:sz w:val="21"/>
          <w:szCs w:val="21"/>
        </w:rPr>
        <w:t>1</w:t>
      </w:r>
      <w:r w:rsidRPr="00C97F29">
        <w:rPr>
          <w:rFonts w:eastAsia="Times New Roman" w:cstheme="minorHAnsi"/>
          <w:color w:val="CCCCCC"/>
          <w:sz w:val="21"/>
          <w:szCs w:val="21"/>
        </w:rPr>
        <w:t>][</w:t>
      </w:r>
      <w:proofErr w:type="spellStart"/>
      <w:r w:rsidRPr="00C97F29">
        <w:rPr>
          <w:rFonts w:eastAsia="Times New Roman" w:cstheme="minorHAnsi"/>
          <w:color w:val="9CDCFE"/>
          <w:sz w:val="21"/>
          <w:szCs w:val="21"/>
        </w:rPr>
        <w:t>month</w:t>
      </w:r>
      <w:proofErr w:type="spellEnd"/>
      <w:r w:rsidRPr="00C97F29">
        <w:rPr>
          <w:rFonts w:eastAsia="Times New Roman" w:cstheme="minorHAnsi"/>
          <w:color w:val="CCCCCC"/>
          <w:sz w:val="21"/>
          <w:szCs w:val="21"/>
        </w:rPr>
        <w:t>])</w:t>
      </w:r>
    </w:p>
    <w:p w14:paraId="5980C3B5"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C586C0"/>
          <w:sz w:val="21"/>
          <w:szCs w:val="21"/>
        </w:rPr>
        <w:t>except</w:t>
      </w:r>
      <w:proofErr w:type="spellEnd"/>
      <w:proofErr w:type="gramEnd"/>
      <w:r w:rsidRPr="00C97F29">
        <w:rPr>
          <w:rFonts w:eastAsia="Times New Roman" w:cstheme="minorHAnsi"/>
          <w:color w:val="CCCCCC"/>
          <w:sz w:val="21"/>
          <w:szCs w:val="21"/>
        </w:rPr>
        <w:t xml:space="preserve"> </w:t>
      </w:r>
      <w:proofErr w:type="spellStart"/>
      <w:r w:rsidRPr="00C97F29">
        <w:rPr>
          <w:rFonts w:eastAsia="Times New Roman" w:cstheme="minorHAnsi"/>
          <w:color w:val="4EC9B0"/>
          <w:sz w:val="21"/>
          <w:szCs w:val="21"/>
        </w:rPr>
        <w:t>ValueError</w:t>
      </w:r>
      <w:proofErr w:type="spellEnd"/>
      <w:r w:rsidRPr="00C97F29">
        <w:rPr>
          <w:rFonts w:eastAsia="Times New Roman" w:cstheme="minorHAnsi"/>
          <w:color w:val="CCCCCC"/>
          <w:sz w:val="21"/>
          <w:szCs w:val="21"/>
        </w:rPr>
        <w:t xml:space="preserve"> </w:t>
      </w:r>
      <w:r w:rsidRPr="00C97F29">
        <w:rPr>
          <w:rFonts w:eastAsia="Times New Roman" w:cstheme="minorHAnsi"/>
          <w:color w:val="C586C0"/>
          <w:sz w:val="21"/>
          <w:szCs w:val="21"/>
        </w:rPr>
        <w:t>as</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error</w:t>
      </w:r>
      <w:r w:rsidRPr="00C97F29">
        <w:rPr>
          <w:rFonts w:eastAsia="Times New Roman" w:cstheme="minorHAnsi"/>
          <w:color w:val="CCCCCC"/>
          <w:sz w:val="21"/>
          <w:szCs w:val="21"/>
        </w:rPr>
        <w:t>:</w:t>
      </w:r>
    </w:p>
    <w:p w14:paraId="3BE0CD72"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gramStart"/>
      <w:r w:rsidRPr="00C97F29">
        <w:rPr>
          <w:rFonts w:eastAsia="Times New Roman" w:cstheme="minorHAnsi"/>
          <w:color w:val="DCDCAA"/>
          <w:sz w:val="21"/>
          <w:szCs w:val="21"/>
        </w:rPr>
        <w:t>print</w:t>
      </w:r>
      <w:r w:rsidRPr="00C97F29">
        <w:rPr>
          <w:rFonts w:eastAsia="Times New Roman" w:cstheme="minorHAnsi"/>
          <w:color w:val="CCCCCC"/>
          <w:sz w:val="21"/>
          <w:szCs w:val="21"/>
        </w:rPr>
        <w:t>(</w:t>
      </w:r>
      <w:proofErr w:type="gramEnd"/>
      <w:r w:rsidRPr="00C97F29">
        <w:rPr>
          <w:rFonts w:eastAsia="Times New Roman" w:cstheme="minorHAnsi"/>
          <w:color w:val="CE9178"/>
          <w:sz w:val="21"/>
          <w:szCs w:val="21"/>
        </w:rPr>
        <w:t>'</w:t>
      </w:r>
      <w:proofErr w:type="spellStart"/>
      <w:r w:rsidRPr="00C97F29">
        <w:rPr>
          <w:rFonts w:eastAsia="Times New Roman" w:cstheme="minorHAnsi"/>
          <w:color w:val="CE9178"/>
          <w:sz w:val="21"/>
          <w:szCs w:val="21"/>
        </w:rPr>
        <w:t>Invalid</w:t>
      </w:r>
      <w:proofErr w:type="spellEnd"/>
      <w:r w:rsidRPr="00C97F29">
        <w:rPr>
          <w:rFonts w:eastAsia="Times New Roman" w:cstheme="minorHAnsi"/>
          <w:color w:val="CE9178"/>
          <w:sz w:val="21"/>
          <w:szCs w:val="21"/>
        </w:rPr>
        <w:t xml:space="preserve"> data in </w:t>
      </w:r>
      <w:proofErr w:type="spellStart"/>
      <w:r w:rsidRPr="00C97F29">
        <w:rPr>
          <w:rFonts w:eastAsia="Times New Roman" w:cstheme="minorHAnsi"/>
          <w:color w:val="CE9178"/>
          <w:sz w:val="21"/>
          <w:szCs w:val="21"/>
        </w:rPr>
        <w:t>the</w:t>
      </w:r>
      <w:proofErr w:type="spellEnd"/>
      <w:r w:rsidRPr="00C97F29">
        <w:rPr>
          <w:rFonts w:eastAsia="Times New Roman" w:cstheme="minorHAnsi"/>
          <w:color w:val="CE9178"/>
          <w:sz w:val="21"/>
          <w:szCs w:val="21"/>
        </w:rPr>
        <w:t xml:space="preserve"> file'</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error</w:t>
      </w:r>
      <w:r w:rsidRPr="00C97F29">
        <w:rPr>
          <w:rFonts w:eastAsia="Times New Roman" w:cstheme="minorHAnsi"/>
          <w:color w:val="CCCCCC"/>
          <w:sz w:val="21"/>
          <w:szCs w:val="21"/>
        </w:rPr>
        <w:t>)</w:t>
      </w:r>
    </w:p>
    <w:p w14:paraId="3A366E53"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C586C0"/>
          <w:sz w:val="21"/>
          <w:szCs w:val="21"/>
        </w:rPr>
        <w:t>except</w:t>
      </w:r>
      <w:proofErr w:type="spellEnd"/>
      <w:proofErr w:type="gramEnd"/>
      <w:r w:rsidRPr="00C97F29">
        <w:rPr>
          <w:rFonts w:eastAsia="Times New Roman" w:cstheme="minorHAnsi"/>
          <w:color w:val="CCCCCC"/>
          <w:sz w:val="21"/>
          <w:szCs w:val="21"/>
        </w:rPr>
        <w:t xml:space="preserve"> </w:t>
      </w:r>
      <w:proofErr w:type="spellStart"/>
      <w:r w:rsidRPr="00C97F29">
        <w:rPr>
          <w:rFonts w:eastAsia="Times New Roman" w:cstheme="minorHAnsi"/>
          <w:color w:val="4EC9B0"/>
          <w:sz w:val="21"/>
          <w:szCs w:val="21"/>
        </w:rPr>
        <w:t>IndexError</w:t>
      </w:r>
      <w:proofErr w:type="spellEnd"/>
      <w:r w:rsidRPr="00C97F29">
        <w:rPr>
          <w:rFonts w:eastAsia="Times New Roman" w:cstheme="minorHAnsi"/>
          <w:color w:val="CCCCCC"/>
          <w:sz w:val="21"/>
          <w:szCs w:val="21"/>
        </w:rPr>
        <w:t xml:space="preserve"> </w:t>
      </w:r>
      <w:r w:rsidRPr="00C97F29">
        <w:rPr>
          <w:rFonts w:eastAsia="Times New Roman" w:cstheme="minorHAnsi"/>
          <w:color w:val="C586C0"/>
          <w:sz w:val="21"/>
          <w:szCs w:val="21"/>
        </w:rPr>
        <w:t>as</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error</w:t>
      </w:r>
      <w:r w:rsidRPr="00C97F29">
        <w:rPr>
          <w:rFonts w:eastAsia="Times New Roman" w:cstheme="minorHAnsi"/>
          <w:color w:val="CCCCCC"/>
          <w:sz w:val="21"/>
          <w:szCs w:val="21"/>
        </w:rPr>
        <w:t>:</w:t>
      </w:r>
    </w:p>
    <w:p w14:paraId="55332CCF"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gramStart"/>
      <w:r w:rsidRPr="00C97F29">
        <w:rPr>
          <w:rFonts w:eastAsia="Times New Roman" w:cstheme="minorHAnsi"/>
          <w:color w:val="DCDCAA"/>
          <w:sz w:val="21"/>
          <w:szCs w:val="21"/>
        </w:rPr>
        <w:t>print</w:t>
      </w:r>
      <w:r w:rsidRPr="00C97F29">
        <w:rPr>
          <w:rFonts w:eastAsia="Times New Roman" w:cstheme="minorHAnsi"/>
          <w:color w:val="CCCCCC"/>
          <w:sz w:val="21"/>
          <w:szCs w:val="21"/>
        </w:rPr>
        <w:t>(</w:t>
      </w:r>
      <w:proofErr w:type="gramEnd"/>
      <w:r w:rsidRPr="00C97F29">
        <w:rPr>
          <w:rFonts w:eastAsia="Times New Roman" w:cstheme="minorHAnsi"/>
          <w:color w:val="CE9178"/>
          <w:sz w:val="21"/>
          <w:szCs w:val="21"/>
        </w:rPr>
        <w:t>'</w:t>
      </w:r>
      <w:proofErr w:type="spellStart"/>
      <w:r w:rsidRPr="00C97F29">
        <w:rPr>
          <w:rFonts w:eastAsia="Times New Roman" w:cstheme="minorHAnsi"/>
          <w:color w:val="CE9178"/>
          <w:sz w:val="21"/>
          <w:szCs w:val="21"/>
        </w:rPr>
        <w:t>Invalid</w:t>
      </w:r>
      <w:proofErr w:type="spellEnd"/>
      <w:r w:rsidRPr="00C97F29">
        <w:rPr>
          <w:rFonts w:eastAsia="Times New Roman" w:cstheme="minorHAnsi"/>
          <w:color w:val="CE9178"/>
          <w:sz w:val="21"/>
          <w:szCs w:val="21"/>
        </w:rPr>
        <w:t xml:space="preserve"> data in </w:t>
      </w:r>
      <w:proofErr w:type="spellStart"/>
      <w:r w:rsidRPr="00C97F29">
        <w:rPr>
          <w:rFonts w:eastAsia="Times New Roman" w:cstheme="minorHAnsi"/>
          <w:color w:val="CE9178"/>
          <w:sz w:val="21"/>
          <w:szCs w:val="21"/>
        </w:rPr>
        <w:t>temperature</w:t>
      </w:r>
      <w:proofErr w:type="spellEnd"/>
      <w:r w:rsidRPr="00C97F29">
        <w:rPr>
          <w:rFonts w:eastAsia="Times New Roman" w:cstheme="minorHAnsi"/>
          <w:color w:val="CE9178"/>
          <w:sz w:val="21"/>
          <w:szCs w:val="21"/>
        </w:rPr>
        <w:t xml:space="preserve"> data'</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error</w:t>
      </w:r>
      <w:r w:rsidRPr="00C97F29">
        <w:rPr>
          <w:rFonts w:eastAsia="Times New Roman" w:cstheme="minorHAnsi"/>
          <w:color w:val="CCCCCC"/>
          <w:sz w:val="21"/>
          <w:szCs w:val="21"/>
        </w:rPr>
        <w:t>)</w:t>
      </w:r>
    </w:p>
    <w:p w14:paraId="274AE60E" w14:textId="77777777" w:rsidR="00007C1F" w:rsidRPr="00C97F29" w:rsidRDefault="00007C1F" w:rsidP="00007C1F">
      <w:pPr>
        <w:shd w:val="clear" w:color="auto" w:fill="1F1F1F"/>
        <w:spacing w:line="285" w:lineRule="atLeast"/>
        <w:rPr>
          <w:rFonts w:eastAsia="Times New Roman" w:cstheme="minorHAnsi"/>
          <w:color w:val="CCCCCC"/>
          <w:sz w:val="21"/>
          <w:szCs w:val="21"/>
        </w:rPr>
      </w:pPr>
    </w:p>
    <w:p w14:paraId="7F686D4A"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gramStart"/>
      <w:r w:rsidRPr="00C97F29">
        <w:rPr>
          <w:rFonts w:eastAsia="Times New Roman" w:cstheme="minorHAnsi"/>
          <w:color w:val="C586C0"/>
          <w:sz w:val="21"/>
          <w:szCs w:val="21"/>
        </w:rPr>
        <w:t>return</w:t>
      </w:r>
      <w:proofErr w:type="gramEnd"/>
      <w:r w:rsidRPr="00C97F29">
        <w:rPr>
          <w:rFonts w:eastAsia="Times New Roman" w:cstheme="minorHAnsi"/>
          <w:color w:val="CCCCCC"/>
          <w:sz w:val="21"/>
          <w:szCs w:val="21"/>
        </w:rPr>
        <w:t xml:space="preserve"> </w:t>
      </w:r>
      <w:proofErr w:type="spellStart"/>
      <w:r w:rsidRPr="00C97F29">
        <w:rPr>
          <w:rFonts w:eastAsia="Times New Roman" w:cstheme="minorHAnsi"/>
          <w:color w:val="9CDCFE"/>
          <w:sz w:val="21"/>
          <w:szCs w:val="21"/>
        </w:rPr>
        <w:t>temperature_list</w:t>
      </w:r>
      <w:proofErr w:type="spellEnd"/>
    </w:p>
    <w:p w14:paraId="7BD36099" w14:textId="77777777" w:rsidR="00007C1F" w:rsidRPr="00C97F29" w:rsidRDefault="00007C1F" w:rsidP="00007C1F">
      <w:pPr>
        <w:shd w:val="clear" w:color="auto" w:fill="1F1F1F"/>
        <w:spacing w:line="285" w:lineRule="atLeast"/>
        <w:rPr>
          <w:rFonts w:eastAsia="Times New Roman" w:cstheme="minorHAnsi"/>
          <w:color w:val="CCCCCC"/>
          <w:sz w:val="21"/>
          <w:szCs w:val="21"/>
        </w:rPr>
      </w:pPr>
    </w:p>
    <w:p w14:paraId="772DD31A" w14:textId="77777777" w:rsidR="00007C1F" w:rsidRPr="00C97F29" w:rsidRDefault="00007C1F" w:rsidP="00007C1F">
      <w:pPr>
        <w:shd w:val="clear" w:color="auto" w:fill="1F1F1F"/>
        <w:spacing w:line="285" w:lineRule="atLeast"/>
        <w:rPr>
          <w:rFonts w:eastAsia="Times New Roman" w:cstheme="minorHAnsi"/>
          <w:color w:val="CCCCCC"/>
          <w:sz w:val="21"/>
          <w:szCs w:val="21"/>
        </w:rPr>
      </w:pPr>
      <w:proofErr w:type="spellStart"/>
      <w:proofErr w:type="gramStart"/>
      <w:r w:rsidRPr="00C97F29">
        <w:rPr>
          <w:rFonts w:eastAsia="Times New Roman" w:cstheme="minorHAnsi"/>
          <w:color w:val="569CD6"/>
          <w:sz w:val="21"/>
          <w:szCs w:val="21"/>
        </w:rPr>
        <w:t>def</w:t>
      </w:r>
      <w:proofErr w:type="spellEnd"/>
      <w:proofErr w:type="gramEnd"/>
      <w:r w:rsidRPr="00C97F29">
        <w:rPr>
          <w:rFonts w:eastAsia="Times New Roman" w:cstheme="minorHAnsi"/>
          <w:color w:val="CCCCCC"/>
          <w:sz w:val="21"/>
          <w:szCs w:val="21"/>
        </w:rPr>
        <w:t xml:space="preserve"> </w:t>
      </w:r>
      <w:proofErr w:type="spellStart"/>
      <w:r w:rsidRPr="00C97F29">
        <w:rPr>
          <w:rFonts w:eastAsia="Times New Roman" w:cstheme="minorHAnsi"/>
          <w:color w:val="DCDCAA"/>
          <w:sz w:val="21"/>
          <w:szCs w:val="21"/>
        </w:rPr>
        <w:t>main</w:t>
      </w:r>
      <w:proofErr w:type="spellEnd"/>
      <w:r w:rsidRPr="00C97F29">
        <w:rPr>
          <w:rFonts w:eastAsia="Times New Roman" w:cstheme="minorHAnsi"/>
          <w:color w:val="CCCCCC"/>
          <w:sz w:val="21"/>
          <w:szCs w:val="21"/>
        </w:rPr>
        <w:t>():</w:t>
      </w:r>
    </w:p>
    <w:p w14:paraId="340880A9"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6A9955"/>
          <w:sz w:val="21"/>
          <w:szCs w:val="21"/>
        </w:rPr>
        <w:t xml:space="preserve"># File is </w:t>
      </w:r>
      <w:proofErr w:type="spellStart"/>
      <w:r w:rsidRPr="00C97F29">
        <w:rPr>
          <w:rFonts w:eastAsia="Times New Roman" w:cstheme="minorHAnsi"/>
          <w:color w:val="6A9955"/>
          <w:sz w:val="21"/>
          <w:szCs w:val="21"/>
        </w:rPr>
        <w:t>build</w:t>
      </w:r>
      <w:proofErr w:type="spellEnd"/>
      <w:r w:rsidRPr="00C97F29">
        <w:rPr>
          <w:rFonts w:eastAsia="Times New Roman" w:cstheme="minorHAnsi"/>
          <w:color w:val="6A9955"/>
          <w:sz w:val="21"/>
          <w:szCs w:val="21"/>
        </w:rPr>
        <w:t xml:space="preserve"> up of </w:t>
      </w:r>
      <w:proofErr w:type="spellStart"/>
      <w:r w:rsidRPr="00C97F29">
        <w:rPr>
          <w:rFonts w:eastAsia="Times New Roman" w:cstheme="minorHAnsi"/>
          <w:color w:val="6A9955"/>
          <w:sz w:val="21"/>
          <w:szCs w:val="21"/>
        </w:rPr>
        <w:t>year</w:t>
      </w:r>
      <w:proofErr w:type="spellEnd"/>
      <w:r w:rsidRPr="00C97F29">
        <w:rPr>
          <w:rFonts w:eastAsia="Times New Roman" w:cstheme="minorHAnsi"/>
          <w:color w:val="6A9955"/>
          <w:sz w:val="21"/>
          <w:szCs w:val="21"/>
        </w:rPr>
        <w:t xml:space="preserve">, </w:t>
      </w:r>
      <w:proofErr w:type="spellStart"/>
      <w:r w:rsidRPr="00C97F29">
        <w:rPr>
          <w:rFonts w:eastAsia="Times New Roman" w:cstheme="minorHAnsi"/>
          <w:color w:val="6A9955"/>
          <w:sz w:val="21"/>
          <w:szCs w:val="21"/>
        </w:rPr>
        <w:t>month</w:t>
      </w:r>
      <w:proofErr w:type="spellEnd"/>
      <w:r w:rsidRPr="00C97F29">
        <w:rPr>
          <w:rFonts w:eastAsia="Times New Roman" w:cstheme="minorHAnsi"/>
          <w:color w:val="6A9955"/>
          <w:sz w:val="21"/>
          <w:szCs w:val="21"/>
        </w:rPr>
        <w:t xml:space="preserve">, </w:t>
      </w:r>
      <w:proofErr w:type="spellStart"/>
      <w:r w:rsidRPr="00C97F29">
        <w:rPr>
          <w:rFonts w:eastAsia="Times New Roman" w:cstheme="minorHAnsi"/>
          <w:color w:val="6A9955"/>
          <w:sz w:val="21"/>
          <w:szCs w:val="21"/>
        </w:rPr>
        <w:t>day</w:t>
      </w:r>
      <w:proofErr w:type="spellEnd"/>
      <w:r w:rsidRPr="00C97F29">
        <w:rPr>
          <w:rFonts w:eastAsia="Times New Roman" w:cstheme="minorHAnsi"/>
          <w:color w:val="6A9955"/>
          <w:sz w:val="21"/>
          <w:szCs w:val="21"/>
        </w:rPr>
        <w:t xml:space="preserve">, </w:t>
      </w:r>
      <w:proofErr w:type="spellStart"/>
      <w:r w:rsidRPr="00C97F29">
        <w:rPr>
          <w:rFonts w:eastAsia="Times New Roman" w:cstheme="minorHAnsi"/>
          <w:color w:val="6A9955"/>
          <w:sz w:val="21"/>
          <w:szCs w:val="21"/>
        </w:rPr>
        <w:t>temperature</w:t>
      </w:r>
      <w:proofErr w:type="spellEnd"/>
      <w:r w:rsidRPr="00C97F29">
        <w:rPr>
          <w:rFonts w:eastAsia="Times New Roman" w:cstheme="minorHAnsi"/>
          <w:color w:val="6A9955"/>
          <w:sz w:val="21"/>
          <w:szCs w:val="21"/>
        </w:rPr>
        <w:t xml:space="preserve">, </w:t>
      </w:r>
      <w:proofErr w:type="spellStart"/>
      <w:r w:rsidRPr="00C97F29">
        <w:rPr>
          <w:rFonts w:eastAsia="Times New Roman" w:cstheme="minorHAnsi"/>
          <w:color w:val="6A9955"/>
          <w:sz w:val="21"/>
          <w:szCs w:val="21"/>
        </w:rPr>
        <w:t>separated</w:t>
      </w:r>
      <w:proofErr w:type="spellEnd"/>
      <w:r w:rsidRPr="00C97F29">
        <w:rPr>
          <w:rFonts w:eastAsia="Times New Roman" w:cstheme="minorHAnsi"/>
          <w:color w:val="6A9955"/>
          <w:sz w:val="21"/>
          <w:szCs w:val="21"/>
        </w:rPr>
        <w:t xml:space="preserve"> </w:t>
      </w:r>
      <w:proofErr w:type="spellStart"/>
      <w:r w:rsidRPr="00C97F29">
        <w:rPr>
          <w:rFonts w:eastAsia="Times New Roman" w:cstheme="minorHAnsi"/>
          <w:color w:val="6A9955"/>
          <w:sz w:val="21"/>
          <w:szCs w:val="21"/>
        </w:rPr>
        <w:t>by</w:t>
      </w:r>
      <w:proofErr w:type="spellEnd"/>
      <w:r w:rsidRPr="00C97F29">
        <w:rPr>
          <w:rFonts w:eastAsia="Times New Roman" w:cstheme="minorHAnsi"/>
          <w:color w:val="6A9955"/>
          <w:sz w:val="21"/>
          <w:szCs w:val="21"/>
        </w:rPr>
        <w:t xml:space="preserve"> </w:t>
      </w:r>
      <w:proofErr w:type="spellStart"/>
      <w:r w:rsidRPr="00C97F29">
        <w:rPr>
          <w:rFonts w:eastAsia="Times New Roman" w:cstheme="minorHAnsi"/>
          <w:color w:val="6A9955"/>
          <w:sz w:val="21"/>
          <w:szCs w:val="21"/>
        </w:rPr>
        <w:t>space</w:t>
      </w:r>
      <w:proofErr w:type="spellEnd"/>
    </w:p>
    <w:p w14:paraId="453CA2BE"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9CDCFE"/>
          <w:sz w:val="21"/>
          <w:szCs w:val="21"/>
        </w:rPr>
        <w:t>file</w:t>
      </w:r>
      <w:proofErr w:type="gramEnd"/>
      <w:r w:rsidRPr="00C97F29">
        <w:rPr>
          <w:rFonts w:eastAsia="Times New Roman" w:cstheme="minorHAnsi"/>
          <w:color w:val="9CDCFE"/>
          <w:sz w:val="21"/>
          <w:szCs w:val="21"/>
        </w:rPr>
        <w:t>_path</w:t>
      </w:r>
      <w:proofErr w:type="spellEnd"/>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r w:rsidRPr="00C97F29">
        <w:rPr>
          <w:rFonts w:eastAsia="Times New Roman" w:cstheme="minorHAnsi"/>
          <w:color w:val="CE9178"/>
          <w:sz w:val="21"/>
          <w:szCs w:val="21"/>
        </w:rPr>
        <w:t>'./temps.txt'</w:t>
      </w:r>
    </w:p>
    <w:p w14:paraId="423C3A93"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gramStart"/>
      <w:r w:rsidRPr="00C97F29">
        <w:rPr>
          <w:rFonts w:eastAsia="Times New Roman" w:cstheme="minorHAnsi"/>
          <w:color w:val="9CDCFE"/>
          <w:sz w:val="21"/>
          <w:szCs w:val="21"/>
        </w:rPr>
        <w:t>analyzer</w:t>
      </w:r>
      <w:proofErr w:type="gramEnd"/>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proofErr w:type="spellStart"/>
      <w:r w:rsidRPr="00C97F29">
        <w:rPr>
          <w:rFonts w:eastAsia="Times New Roman" w:cstheme="minorHAnsi"/>
          <w:color w:val="4EC9B0"/>
          <w:sz w:val="21"/>
          <w:szCs w:val="21"/>
        </w:rPr>
        <w:t>TemperatureDataAnalyzer</w:t>
      </w:r>
      <w:proofErr w:type="spellEnd"/>
      <w:r w:rsidRPr="00C97F29">
        <w:rPr>
          <w:rFonts w:eastAsia="Times New Roman" w:cstheme="minorHAnsi"/>
          <w:color w:val="CCCCCC"/>
          <w:sz w:val="21"/>
          <w:szCs w:val="21"/>
        </w:rPr>
        <w:t>(</w:t>
      </w:r>
      <w:proofErr w:type="spellStart"/>
      <w:r w:rsidRPr="00C97F29">
        <w:rPr>
          <w:rFonts w:eastAsia="Times New Roman" w:cstheme="minorHAnsi"/>
          <w:color w:val="9CDCFE"/>
          <w:sz w:val="21"/>
          <w:szCs w:val="21"/>
        </w:rPr>
        <w:t>file_path</w:t>
      </w:r>
      <w:proofErr w:type="spellEnd"/>
      <w:r w:rsidRPr="00C97F29">
        <w:rPr>
          <w:rFonts w:eastAsia="Times New Roman" w:cstheme="minorHAnsi"/>
          <w:color w:val="CCCCCC"/>
          <w:sz w:val="21"/>
          <w:szCs w:val="21"/>
        </w:rPr>
        <w:t>)</w:t>
      </w:r>
    </w:p>
    <w:p w14:paraId="1B9FF44B"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9CDCFE"/>
          <w:sz w:val="21"/>
          <w:szCs w:val="21"/>
        </w:rPr>
        <w:t>analyzer</w:t>
      </w:r>
      <w:r w:rsidRPr="00C97F29">
        <w:rPr>
          <w:rFonts w:eastAsia="Times New Roman" w:cstheme="minorHAnsi"/>
          <w:color w:val="CCCCCC"/>
          <w:sz w:val="21"/>
          <w:szCs w:val="21"/>
        </w:rPr>
        <w:t>.</w:t>
      </w:r>
      <w:r w:rsidRPr="00C97F29">
        <w:rPr>
          <w:rFonts w:eastAsia="Times New Roman" w:cstheme="minorHAnsi"/>
          <w:color w:val="DCDCAA"/>
          <w:sz w:val="21"/>
          <w:szCs w:val="21"/>
        </w:rPr>
        <w:t>load</w:t>
      </w:r>
      <w:proofErr w:type="gramEnd"/>
      <w:r w:rsidRPr="00C97F29">
        <w:rPr>
          <w:rFonts w:eastAsia="Times New Roman" w:cstheme="minorHAnsi"/>
          <w:color w:val="DCDCAA"/>
          <w:sz w:val="21"/>
          <w:szCs w:val="21"/>
        </w:rPr>
        <w:t>_data</w:t>
      </w:r>
      <w:proofErr w:type="spellEnd"/>
      <w:r w:rsidRPr="00C97F29">
        <w:rPr>
          <w:rFonts w:eastAsia="Times New Roman" w:cstheme="minorHAnsi"/>
          <w:color w:val="CCCCCC"/>
          <w:sz w:val="21"/>
          <w:szCs w:val="21"/>
        </w:rPr>
        <w:t>()</w:t>
      </w:r>
    </w:p>
    <w:p w14:paraId="626BA162"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9CDCFE"/>
          <w:sz w:val="21"/>
          <w:szCs w:val="21"/>
        </w:rPr>
        <w:t>temperature</w:t>
      </w:r>
      <w:proofErr w:type="gramEnd"/>
      <w:r w:rsidRPr="00C97F29">
        <w:rPr>
          <w:rFonts w:eastAsia="Times New Roman" w:cstheme="minorHAnsi"/>
          <w:color w:val="9CDCFE"/>
          <w:sz w:val="21"/>
          <w:szCs w:val="21"/>
        </w:rPr>
        <w:t>_list</w:t>
      </w:r>
      <w:proofErr w:type="spellEnd"/>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proofErr w:type="spellStart"/>
      <w:r w:rsidRPr="00C97F29">
        <w:rPr>
          <w:rFonts w:eastAsia="Times New Roman" w:cstheme="minorHAnsi"/>
          <w:color w:val="9CDCFE"/>
          <w:sz w:val="21"/>
          <w:szCs w:val="21"/>
        </w:rPr>
        <w:t>analyzer</w:t>
      </w:r>
      <w:r w:rsidRPr="00C97F29">
        <w:rPr>
          <w:rFonts w:eastAsia="Times New Roman" w:cstheme="minorHAnsi"/>
          <w:color w:val="CCCCCC"/>
          <w:sz w:val="21"/>
          <w:szCs w:val="21"/>
        </w:rPr>
        <w:t>.</w:t>
      </w:r>
      <w:r w:rsidRPr="00C97F29">
        <w:rPr>
          <w:rFonts w:eastAsia="Times New Roman" w:cstheme="minorHAnsi"/>
          <w:color w:val="DCDCAA"/>
          <w:sz w:val="21"/>
          <w:szCs w:val="21"/>
        </w:rPr>
        <w:t>construct_temperature_list</w:t>
      </w:r>
      <w:proofErr w:type="spellEnd"/>
      <w:r w:rsidRPr="00C97F29">
        <w:rPr>
          <w:rFonts w:eastAsia="Times New Roman" w:cstheme="minorHAnsi"/>
          <w:color w:val="CCCCCC"/>
          <w:sz w:val="21"/>
          <w:szCs w:val="21"/>
        </w:rPr>
        <w:t>()</w:t>
      </w:r>
    </w:p>
    <w:p w14:paraId="561B1906"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6A9955"/>
          <w:sz w:val="21"/>
          <w:szCs w:val="21"/>
        </w:rPr>
        <w:t># Output: [(2019, {1: 32.0, 2: 45.0, 3: 50.0}), (2020, {1: 35.0, 2: 48.0, 3: 55.0})]</w:t>
      </w:r>
    </w:p>
    <w:p w14:paraId="689BCEA6"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gramStart"/>
      <w:r w:rsidRPr="00C97F29">
        <w:rPr>
          <w:rFonts w:eastAsia="Times New Roman" w:cstheme="minorHAnsi"/>
          <w:color w:val="DCDCAA"/>
          <w:sz w:val="21"/>
          <w:szCs w:val="21"/>
        </w:rPr>
        <w:t>print</w:t>
      </w:r>
      <w:proofErr w:type="gramEnd"/>
      <w:r w:rsidRPr="00C97F29">
        <w:rPr>
          <w:rFonts w:eastAsia="Times New Roman" w:cstheme="minorHAnsi"/>
          <w:color w:val="CCCCCC"/>
          <w:sz w:val="21"/>
          <w:szCs w:val="21"/>
        </w:rPr>
        <w:t>(</w:t>
      </w:r>
      <w:proofErr w:type="spellStart"/>
      <w:r w:rsidRPr="00C97F29">
        <w:rPr>
          <w:rFonts w:eastAsia="Times New Roman" w:cstheme="minorHAnsi"/>
          <w:color w:val="9CDCFE"/>
          <w:sz w:val="21"/>
          <w:szCs w:val="21"/>
        </w:rPr>
        <w:t>temperature_list</w:t>
      </w:r>
      <w:proofErr w:type="spellEnd"/>
      <w:r w:rsidRPr="00C97F29">
        <w:rPr>
          <w:rFonts w:eastAsia="Times New Roman" w:cstheme="minorHAnsi"/>
          <w:color w:val="CCCCCC"/>
          <w:sz w:val="21"/>
          <w:szCs w:val="21"/>
        </w:rPr>
        <w:t>)</w:t>
      </w:r>
    </w:p>
    <w:p w14:paraId="11BF2504" w14:textId="77777777" w:rsidR="00852D69" w:rsidRDefault="00852D69" w:rsidP="00007C1F">
      <w:pPr>
        <w:shd w:val="clear" w:color="auto" w:fill="1F1F1F"/>
        <w:spacing w:line="285" w:lineRule="atLeast"/>
        <w:rPr>
          <w:rFonts w:eastAsia="Times New Roman" w:cstheme="minorHAnsi"/>
          <w:color w:val="C586C0"/>
          <w:sz w:val="21"/>
          <w:szCs w:val="21"/>
        </w:rPr>
      </w:pPr>
    </w:p>
    <w:p w14:paraId="6ECD5617" w14:textId="39D3E9DA" w:rsidR="00007C1F" w:rsidRPr="00C97F29" w:rsidRDefault="00007C1F" w:rsidP="00007C1F">
      <w:pPr>
        <w:shd w:val="clear" w:color="auto" w:fill="1F1F1F"/>
        <w:spacing w:line="285" w:lineRule="atLeast"/>
        <w:rPr>
          <w:rFonts w:eastAsia="Times New Roman" w:cstheme="minorHAnsi"/>
          <w:color w:val="CCCCCC"/>
          <w:sz w:val="21"/>
          <w:szCs w:val="21"/>
        </w:rPr>
      </w:pPr>
      <w:proofErr w:type="spellStart"/>
      <w:proofErr w:type="gramStart"/>
      <w:r w:rsidRPr="00C97F29">
        <w:rPr>
          <w:rFonts w:eastAsia="Times New Roman" w:cstheme="minorHAnsi"/>
          <w:color w:val="C586C0"/>
          <w:sz w:val="21"/>
          <w:szCs w:val="21"/>
        </w:rPr>
        <w:t>if</w:t>
      </w:r>
      <w:proofErr w:type="spellEnd"/>
      <w:proofErr w:type="gramEnd"/>
      <w:r w:rsidRPr="00C97F29">
        <w:rPr>
          <w:rFonts w:eastAsia="Times New Roman" w:cstheme="minorHAnsi"/>
          <w:color w:val="CCCCCC"/>
          <w:sz w:val="21"/>
          <w:szCs w:val="21"/>
        </w:rPr>
        <w:t xml:space="preserve"> </w:t>
      </w:r>
      <w:r w:rsidRPr="00C97F29">
        <w:rPr>
          <w:rFonts w:eastAsia="Times New Roman" w:cstheme="minorHAnsi"/>
          <w:color w:val="9CDCFE"/>
          <w:sz w:val="21"/>
          <w:szCs w:val="21"/>
        </w:rPr>
        <w:t>__name__</w:t>
      </w:r>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r w:rsidRPr="00C97F29">
        <w:rPr>
          <w:rFonts w:eastAsia="Times New Roman" w:cstheme="minorHAnsi"/>
          <w:color w:val="CE9178"/>
          <w:sz w:val="21"/>
          <w:szCs w:val="21"/>
        </w:rPr>
        <w:t>'__</w:t>
      </w:r>
      <w:proofErr w:type="spellStart"/>
      <w:r w:rsidRPr="00C97F29">
        <w:rPr>
          <w:rFonts w:eastAsia="Times New Roman" w:cstheme="minorHAnsi"/>
          <w:color w:val="CE9178"/>
          <w:sz w:val="21"/>
          <w:szCs w:val="21"/>
        </w:rPr>
        <w:t>main</w:t>
      </w:r>
      <w:proofErr w:type="spellEnd"/>
      <w:r w:rsidRPr="00C97F29">
        <w:rPr>
          <w:rFonts w:eastAsia="Times New Roman" w:cstheme="minorHAnsi"/>
          <w:color w:val="CE9178"/>
          <w:sz w:val="21"/>
          <w:szCs w:val="21"/>
        </w:rPr>
        <w:t>__'</w:t>
      </w:r>
      <w:r w:rsidRPr="00C97F29">
        <w:rPr>
          <w:rFonts w:eastAsia="Times New Roman" w:cstheme="minorHAnsi"/>
          <w:color w:val="CCCCCC"/>
          <w:sz w:val="21"/>
          <w:szCs w:val="21"/>
        </w:rPr>
        <w:t>:</w:t>
      </w:r>
    </w:p>
    <w:p w14:paraId="566CAB76" w14:textId="77777777" w:rsidR="00007C1F" w:rsidRPr="00353DCA"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DCDCAA"/>
          <w:sz w:val="21"/>
          <w:szCs w:val="21"/>
        </w:rPr>
        <w:t>main</w:t>
      </w:r>
      <w:proofErr w:type="spellEnd"/>
      <w:r w:rsidRPr="00C97F29">
        <w:rPr>
          <w:rFonts w:eastAsia="Times New Roman" w:cstheme="minorHAnsi"/>
          <w:color w:val="CCCCCC"/>
          <w:sz w:val="21"/>
          <w:szCs w:val="21"/>
        </w:rPr>
        <w:t>(</w:t>
      </w:r>
      <w:proofErr w:type="gramEnd"/>
      <w:r w:rsidRPr="00C97F29">
        <w:rPr>
          <w:rFonts w:eastAsia="Times New Roman" w:cstheme="minorHAnsi"/>
          <w:color w:val="CCCCCC"/>
          <w:sz w:val="21"/>
          <w:szCs w:val="21"/>
        </w:rPr>
        <w:t>)</w:t>
      </w:r>
    </w:p>
    <w:p w14:paraId="08BDD4CB" w14:textId="77777777" w:rsidR="00007C1F" w:rsidRPr="00C97F29" w:rsidRDefault="00007C1F" w:rsidP="0070688F">
      <w:pPr>
        <w:rPr>
          <w:rFonts w:cstheme="minorHAnsi"/>
        </w:rPr>
      </w:pPr>
    </w:p>
    <w:sectPr w:rsidR="00007C1F" w:rsidRPr="00C97F29">
      <w:headerReference w:type="even" r:id="rId33"/>
      <w:headerReference w:type="default" r:id="rId34"/>
      <w:footerReference w:type="even" r:id="rId35"/>
      <w:footerReference w:type="default" r:id="rId36"/>
      <w:headerReference w:type="first" r:id="rId37"/>
      <w:footerReference w:type="first" r:id="rId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57DEF2" w14:textId="77777777" w:rsidR="00AD0FCE" w:rsidRDefault="00AD0FCE" w:rsidP="00BD38FF">
      <w:pPr>
        <w:spacing w:line="240" w:lineRule="auto"/>
      </w:pPr>
      <w:r>
        <w:separator/>
      </w:r>
    </w:p>
  </w:endnote>
  <w:endnote w:type="continuationSeparator" w:id="0">
    <w:p w14:paraId="285295E3" w14:textId="77777777" w:rsidR="00AD0FCE" w:rsidRDefault="00AD0FCE" w:rsidP="00BD38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564B1" w14:textId="77777777" w:rsidR="00BD38FF" w:rsidRDefault="00BD38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66821" w14:textId="77777777" w:rsidR="00BD38FF" w:rsidRDefault="00BD38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07506" w14:textId="77777777" w:rsidR="00BD38FF" w:rsidRDefault="00BD38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AEEFC8" w14:textId="77777777" w:rsidR="00AD0FCE" w:rsidRDefault="00AD0FCE" w:rsidP="00BD38FF">
      <w:pPr>
        <w:spacing w:line="240" w:lineRule="auto"/>
      </w:pPr>
      <w:r>
        <w:separator/>
      </w:r>
    </w:p>
  </w:footnote>
  <w:footnote w:type="continuationSeparator" w:id="0">
    <w:p w14:paraId="6DA8D134" w14:textId="77777777" w:rsidR="00AD0FCE" w:rsidRDefault="00AD0FCE" w:rsidP="00BD38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8D09E" w14:textId="77777777" w:rsidR="00BD38FF" w:rsidRDefault="00BD38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BF16B" w14:textId="77777777" w:rsidR="00BD38FF" w:rsidRDefault="00BD38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E19AD" w14:textId="77777777" w:rsidR="00BD38FF" w:rsidRDefault="00BD38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215C"/>
    <w:multiLevelType w:val="hybridMultilevel"/>
    <w:tmpl w:val="82186F92"/>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 w15:restartNumberingAfterBreak="0">
    <w:nsid w:val="03377992"/>
    <w:multiLevelType w:val="hybridMultilevel"/>
    <w:tmpl w:val="5E042AF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 w15:restartNumberingAfterBreak="0">
    <w:nsid w:val="056A6A62"/>
    <w:multiLevelType w:val="hybridMultilevel"/>
    <w:tmpl w:val="14D47628"/>
    <w:lvl w:ilvl="0" w:tplc="FFFFFFFF">
      <w:numFmt w:val="bullet"/>
      <w:lvlText w:val="-"/>
      <w:lvlJc w:val="left"/>
      <w:pPr>
        <w:ind w:left="720" w:hanging="360"/>
      </w:pPr>
      <w:rPr>
        <w:rFonts w:ascii="Calibri" w:eastAsia="Times New Roman" w:hAnsi="Calibri" w:cs="Calibri" w:hint="default"/>
      </w:rPr>
    </w:lvl>
    <w:lvl w:ilvl="1" w:tplc="D25A4B8C">
      <w:numFmt w:val="bullet"/>
      <w:lvlText w:val="-"/>
      <w:lvlJc w:val="left"/>
      <w:pPr>
        <w:ind w:left="1080" w:hanging="360"/>
      </w:pPr>
      <w:rPr>
        <w:rFonts w:ascii="Calibri" w:eastAsia="Times New Roman"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5D623EA"/>
    <w:multiLevelType w:val="hybridMultilevel"/>
    <w:tmpl w:val="D84A4856"/>
    <w:lvl w:ilvl="0" w:tplc="FA565C3C">
      <w:numFmt w:val="bullet"/>
      <w:lvlText w:val="-"/>
      <w:lvlJc w:val="left"/>
      <w:pPr>
        <w:ind w:left="1080" w:hanging="360"/>
      </w:pPr>
      <w:rPr>
        <w:rFonts w:ascii="Calibri" w:eastAsiaTheme="minorHAnsi"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09FD6523"/>
    <w:multiLevelType w:val="hybridMultilevel"/>
    <w:tmpl w:val="368038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A4F2AAC"/>
    <w:multiLevelType w:val="multilevel"/>
    <w:tmpl w:val="B2A0278E"/>
    <w:lvl w:ilvl="0">
      <w:start w:val="2"/>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6" w15:restartNumberingAfterBreak="0">
    <w:nsid w:val="0DF10D1A"/>
    <w:multiLevelType w:val="hybridMultilevel"/>
    <w:tmpl w:val="B9E4F78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EDD59CB"/>
    <w:multiLevelType w:val="hybridMultilevel"/>
    <w:tmpl w:val="ABBCDBBE"/>
    <w:lvl w:ilvl="0" w:tplc="A1DAC72E">
      <w:numFmt w:val="bullet"/>
      <w:lvlText w:val="-"/>
      <w:lvlJc w:val="left"/>
      <w:pPr>
        <w:ind w:left="360" w:hanging="360"/>
      </w:pPr>
      <w:rPr>
        <w:rFonts w:ascii="Aptos" w:eastAsiaTheme="minorEastAsia" w:hAnsi="Aptos" w:cstheme="minorBid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8" w15:restartNumberingAfterBreak="0">
    <w:nsid w:val="11F76CE3"/>
    <w:multiLevelType w:val="hybridMultilevel"/>
    <w:tmpl w:val="13249D7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2FE5F4B"/>
    <w:multiLevelType w:val="hybridMultilevel"/>
    <w:tmpl w:val="EE12D312"/>
    <w:lvl w:ilvl="0" w:tplc="37C4ED5E">
      <w:start w:val="1"/>
      <w:numFmt w:val="lowerLetter"/>
      <w:lvlText w:val="%1."/>
      <w:lvlJc w:val="left"/>
      <w:pPr>
        <w:ind w:left="749" w:hanging="360"/>
      </w:pPr>
    </w:lvl>
    <w:lvl w:ilvl="1" w:tplc="FFFFFFFF">
      <w:start w:val="1"/>
      <w:numFmt w:val="lowerLetter"/>
      <w:lvlText w:val="%2."/>
      <w:lvlJc w:val="left"/>
      <w:pPr>
        <w:ind w:left="1469" w:hanging="360"/>
      </w:pPr>
    </w:lvl>
    <w:lvl w:ilvl="2" w:tplc="FFFFFFFF">
      <w:start w:val="1"/>
      <w:numFmt w:val="lowerRoman"/>
      <w:lvlText w:val="%3."/>
      <w:lvlJc w:val="right"/>
      <w:pPr>
        <w:ind w:left="2189" w:hanging="180"/>
      </w:pPr>
    </w:lvl>
    <w:lvl w:ilvl="3" w:tplc="FFFFFFFF">
      <w:start w:val="1"/>
      <w:numFmt w:val="decimal"/>
      <w:lvlText w:val="%4."/>
      <w:lvlJc w:val="left"/>
      <w:pPr>
        <w:ind w:left="2909" w:hanging="360"/>
      </w:pPr>
    </w:lvl>
    <w:lvl w:ilvl="4" w:tplc="FFFFFFFF">
      <w:start w:val="1"/>
      <w:numFmt w:val="lowerLetter"/>
      <w:lvlText w:val="%5."/>
      <w:lvlJc w:val="left"/>
      <w:pPr>
        <w:ind w:left="3629" w:hanging="360"/>
      </w:pPr>
    </w:lvl>
    <w:lvl w:ilvl="5" w:tplc="FFFFFFFF">
      <w:start w:val="1"/>
      <w:numFmt w:val="lowerRoman"/>
      <w:lvlText w:val="%6."/>
      <w:lvlJc w:val="right"/>
      <w:pPr>
        <w:ind w:left="4349" w:hanging="180"/>
      </w:pPr>
    </w:lvl>
    <w:lvl w:ilvl="6" w:tplc="FFFFFFFF">
      <w:start w:val="1"/>
      <w:numFmt w:val="decimal"/>
      <w:lvlText w:val="%7."/>
      <w:lvlJc w:val="left"/>
      <w:pPr>
        <w:ind w:left="5069" w:hanging="360"/>
      </w:pPr>
    </w:lvl>
    <w:lvl w:ilvl="7" w:tplc="FFFFFFFF">
      <w:start w:val="1"/>
      <w:numFmt w:val="lowerLetter"/>
      <w:lvlText w:val="%8."/>
      <w:lvlJc w:val="left"/>
      <w:pPr>
        <w:ind w:left="5789" w:hanging="360"/>
      </w:pPr>
    </w:lvl>
    <w:lvl w:ilvl="8" w:tplc="FFFFFFFF">
      <w:start w:val="1"/>
      <w:numFmt w:val="lowerRoman"/>
      <w:lvlText w:val="%9."/>
      <w:lvlJc w:val="right"/>
      <w:pPr>
        <w:ind w:left="6509" w:hanging="180"/>
      </w:pPr>
    </w:lvl>
  </w:abstractNum>
  <w:abstractNum w:abstractNumId="10" w15:restartNumberingAfterBreak="0">
    <w:nsid w:val="165B632F"/>
    <w:multiLevelType w:val="hybridMultilevel"/>
    <w:tmpl w:val="B700F816"/>
    <w:lvl w:ilvl="0" w:tplc="991435AA">
      <w:start w:val="1"/>
      <w:numFmt w:val="bullet"/>
      <w:lvlText w:val="­"/>
      <w:lvlJc w:val="left"/>
      <w:pPr>
        <w:ind w:left="720" w:hanging="360"/>
      </w:pPr>
      <w:rPr>
        <w:rFonts w:ascii="Courier New" w:hAnsi="Courier New"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172B7B36"/>
    <w:multiLevelType w:val="multilevel"/>
    <w:tmpl w:val="21484F6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A77780F"/>
    <w:multiLevelType w:val="multilevel"/>
    <w:tmpl w:val="C89EEF7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1ADD5282"/>
    <w:multiLevelType w:val="hybridMultilevel"/>
    <w:tmpl w:val="3D3C8D92"/>
    <w:lvl w:ilvl="0" w:tplc="C42E95E6">
      <w:start w:val="1"/>
      <w:numFmt w:val="bullet"/>
      <w:lvlText w:val=""/>
      <w:lvlJc w:val="left"/>
      <w:pPr>
        <w:ind w:left="720" w:hanging="360"/>
      </w:pPr>
      <w:rPr>
        <w:rFonts w:ascii="Symbol" w:hAnsi="Symbol" w:hint="default"/>
      </w:rPr>
    </w:lvl>
    <w:lvl w:ilvl="1" w:tplc="0C6E5C10">
      <w:start w:val="1"/>
      <w:numFmt w:val="bullet"/>
      <w:lvlText w:val="o"/>
      <w:lvlJc w:val="left"/>
      <w:pPr>
        <w:ind w:left="1440" w:hanging="360"/>
      </w:pPr>
      <w:rPr>
        <w:rFonts w:ascii="Courier New" w:hAnsi="Courier New" w:hint="default"/>
      </w:rPr>
    </w:lvl>
    <w:lvl w:ilvl="2" w:tplc="61265640">
      <w:start w:val="1"/>
      <w:numFmt w:val="bullet"/>
      <w:lvlText w:val=""/>
      <w:lvlJc w:val="left"/>
      <w:pPr>
        <w:ind w:left="2160" w:hanging="360"/>
      </w:pPr>
      <w:rPr>
        <w:rFonts w:ascii="Wingdings" w:hAnsi="Wingdings" w:hint="default"/>
      </w:rPr>
    </w:lvl>
    <w:lvl w:ilvl="3" w:tplc="3FD8D15E">
      <w:start w:val="1"/>
      <w:numFmt w:val="bullet"/>
      <w:lvlText w:val=""/>
      <w:lvlJc w:val="left"/>
      <w:pPr>
        <w:ind w:left="2880" w:hanging="360"/>
      </w:pPr>
      <w:rPr>
        <w:rFonts w:ascii="Symbol" w:hAnsi="Symbol" w:hint="default"/>
      </w:rPr>
    </w:lvl>
    <w:lvl w:ilvl="4" w:tplc="7CC657CC">
      <w:start w:val="1"/>
      <w:numFmt w:val="bullet"/>
      <w:lvlText w:val="o"/>
      <w:lvlJc w:val="left"/>
      <w:pPr>
        <w:ind w:left="3600" w:hanging="360"/>
      </w:pPr>
      <w:rPr>
        <w:rFonts w:ascii="Courier New" w:hAnsi="Courier New" w:hint="default"/>
      </w:rPr>
    </w:lvl>
    <w:lvl w:ilvl="5" w:tplc="8632A952">
      <w:start w:val="1"/>
      <w:numFmt w:val="bullet"/>
      <w:lvlText w:val=""/>
      <w:lvlJc w:val="left"/>
      <w:pPr>
        <w:ind w:left="4320" w:hanging="360"/>
      </w:pPr>
      <w:rPr>
        <w:rFonts w:ascii="Wingdings" w:hAnsi="Wingdings" w:hint="default"/>
      </w:rPr>
    </w:lvl>
    <w:lvl w:ilvl="6" w:tplc="1EFE662C">
      <w:start w:val="1"/>
      <w:numFmt w:val="bullet"/>
      <w:lvlText w:val=""/>
      <w:lvlJc w:val="left"/>
      <w:pPr>
        <w:ind w:left="5040" w:hanging="360"/>
      </w:pPr>
      <w:rPr>
        <w:rFonts w:ascii="Symbol" w:hAnsi="Symbol" w:hint="default"/>
      </w:rPr>
    </w:lvl>
    <w:lvl w:ilvl="7" w:tplc="0900B98C">
      <w:start w:val="1"/>
      <w:numFmt w:val="bullet"/>
      <w:lvlText w:val="o"/>
      <w:lvlJc w:val="left"/>
      <w:pPr>
        <w:ind w:left="5760" w:hanging="360"/>
      </w:pPr>
      <w:rPr>
        <w:rFonts w:ascii="Courier New" w:hAnsi="Courier New" w:hint="default"/>
      </w:rPr>
    </w:lvl>
    <w:lvl w:ilvl="8" w:tplc="E93671A8">
      <w:start w:val="1"/>
      <w:numFmt w:val="bullet"/>
      <w:lvlText w:val=""/>
      <w:lvlJc w:val="left"/>
      <w:pPr>
        <w:ind w:left="6480" w:hanging="360"/>
      </w:pPr>
      <w:rPr>
        <w:rFonts w:ascii="Wingdings" w:hAnsi="Wingdings" w:hint="default"/>
      </w:rPr>
    </w:lvl>
  </w:abstractNum>
  <w:abstractNum w:abstractNumId="14" w15:restartNumberingAfterBreak="0">
    <w:nsid w:val="1D283734"/>
    <w:multiLevelType w:val="multilevel"/>
    <w:tmpl w:val="FDD2F6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D405DC0"/>
    <w:multiLevelType w:val="hybridMultilevel"/>
    <w:tmpl w:val="B1324370"/>
    <w:lvl w:ilvl="0" w:tplc="D25A4B8C">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1F541CF0"/>
    <w:multiLevelType w:val="hybridMultilevel"/>
    <w:tmpl w:val="C8FAD012"/>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7" w15:restartNumberingAfterBreak="0">
    <w:nsid w:val="243A6D1A"/>
    <w:multiLevelType w:val="hybridMultilevel"/>
    <w:tmpl w:val="88EC3AEC"/>
    <w:lvl w:ilvl="0" w:tplc="D25A4B8C">
      <w:numFmt w:val="bullet"/>
      <w:lvlText w:val="-"/>
      <w:lvlJc w:val="left"/>
      <w:pPr>
        <w:ind w:left="720" w:hanging="360"/>
      </w:pPr>
      <w:rPr>
        <w:rFonts w:ascii="Calibri" w:eastAsia="Times New Roman"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4BD0EA0"/>
    <w:multiLevelType w:val="hybridMultilevel"/>
    <w:tmpl w:val="A4C46C5C"/>
    <w:lvl w:ilvl="0" w:tplc="86DC0828">
      <w:start w:val="1"/>
      <w:numFmt w:val="upperLetter"/>
      <w:lvlText w:val="%1."/>
      <w:lvlJc w:val="left"/>
      <w:pPr>
        <w:ind w:left="360" w:hanging="360"/>
      </w:pPr>
      <w:rPr>
        <w:rFonts w:hint="default"/>
        <w:b/>
        <w:bCs/>
        <w:sz w:val="28"/>
        <w:szCs w:val="28"/>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9" w15:restartNumberingAfterBreak="0">
    <w:nsid w:val="24FC0FE5"/>
    <w:multiLevelType w:val="hybridMultilevel"/>
    <w:tmpl w:val="FF4E14A8"/>
    <w:lvl w:ilvl="0" w:tplc="04130001">
      <w:start w:val="1"/>
      <w:numFmt w:val="bullet"/>
      <w:lvlText w:val=""/>
      <w:lvlJc w:val="left"/>
      <w:pPr>
        <w:ind w:left="1080" w:hanging="360"/>
      </w:pPr>
      <w:rPr>
        <w:rFonts w:ascii="Symbol" w:hAnsi="Symbol" w:hint="default"/>
      </w:rPr>
    </w:lvl>
    <w:lvl w:ilvl="1" w:tplc="04130003">
      <w:start w:val="1"/>
      <w:numFmt w:val="bullet"/>
      <w:lvlText w:val="o"/>
      <w:lvlJc w:val="left"/>
      <w:pPr>
        <w:ind w:left="1800" w:hanging="360"/>
      </w:pPr>
      <w:rPr>
        <w:rFonts w:ascii="Courier New" w:hAnsi="Courier New" w:cs="Courier New" w:hint="default"/>
      </w:rPr>
    </w:lvl>
    <w:lvl w:ilvl="2" w:tplc="04130005">
      <w:start w:val="1"/>
      <w:numFmt w:val="bullet"/>
      <w:lvlText w:val=""/>
      <w:lvlJc w:val="left"/>
      <w:pPr>
        <w:ind w:left="2520" w:hanging="360"/>
      </w:pPr>
      <w:rPr>
        <w:rFonts w:ascii="Wingdings" w:hAnsi="Wingdings" w:hint="default"/>
      </w:rPr>
    </w:lvl>
    <w:lvl w:ilvl="3" w:tplc="04130001">
      <w:start w:val="1"/>
      <w:numFmt w:val="bullet"/>
      <w:lvlText w:val=""/>
      <w:lvlJc w:val="left"/>
      <w:pPr>
        <w:ind w:left="3240" w:hanging="360"/>
      </w:pPr>
      <w:rPr>
        <w:rFonts w:ascii="Symbol" w:hAnsi="Symbol" w:hint="default"/>
      </w:rPr>
    </w:lvl>
    <w:lvl w:ilvl="4" w:tplc="04130003">
      <w:start w:val="1"/>
      <w:numFmt w:val="bullet"/>
      <w:lvlText w:val="o"/>
      <w:lvlJc w:val="left"/>
      <w:pPr>
        <w:ind w:left="3960" w:hanging="360"/>
      </w:pPr>
      <w:rPr>
        <w:rFonts w:ascii="Courier New" w:hAnsi="Courier New" w:cs="Courier New" w:hint="default"/>
      </w:rPr>
    </w:lvl>
    <w:lvl w:ilvl="5" w:tplc="04130005">
      <w:start w:val="1"/>
      <w:numFmt w:val="bullet"/>
      <w:lvlText w:val=""/>
      <w:lvlJc w:val="left"/>
      <w:pPr>
        <w:ind w:left="4680" w:hanging="360"/>
      </w:pPr>
      <w:rPr>
        <w:rFonts w:ascii="Wingdings" w:hAnsi="Wingdings" w:hint="default"/>
      </w:rPr>
    </w:lvl>
    <w:lvl w:ilvl="6" w:tplc="04130001">
      <w:start w:val="1"/>
      <w:numFmt w:val="bullet"/>
      <w:lvlText w:val=""/>
      <w:lvlJc w:val="left"/>
      <w:pPr>
        <w:ind w:left="5400" w:hanging="360"/>
      </w:pPr>
      <w:rPr>
        <w:rFonts w:ascii="Symbol" w:hAnsi="Symbol" w:hint="default"/>
      </w:rPr>
    </w:lvl>
    <w:lvl w:ilvl="7" w:tplc="04130003">
      <w:start w:val="1"/>
      <w:numFmt w:val="bullet"/>
      <w:lvlText w:val="o"/>
      <w:lvlJc w:val="left"/>
      <w:pPr>
        <w:ind w:left="6120" w:hanging="360"/>
      </w:pPr>
      <w:rPr>
        <w:rFonts w:ascii="Courier New" w:hAnsi="Courier New" w:cs="Courier New" w:hint="default"/>
      </w:rPr>
    </w:lvl>
    <w:lvl w:ilvl="8" w:tplc="04130005">
      <w:start w:val="1"/>
      <w:numFmt w:val="bullet"/>
      <w:lvlText w:val=""/>
      <w:lvlJc w:val="left"/>
      <w:pPr>
        <w:ind w:left="6840" w:hanging="360"/>
      </w:pPr>
      <w:rPr>
        <w:rFonts w:ascii="Wingdings" w:hAnsi="Wingdings" w:hint="default"/>
      </w:rPr>
    </w:lvl>
  </w:abstractNum>
  <w:abstractNum w:abstractNumId="20" w15:restartNumberingAfterBreak="0">
    <w:nsid w:val="26280739"/>
    <w:multiLevelType w:val="multilevel"/>
    <w:tmpl w:val="91B8C9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82134CE"/>
    <w:multiLevelType w:val="hybridMultilevel"/>
    <w:tmpl w:val="EED8717E"/>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2" w15:restartNumberingAfterBreak="0">
    <w:nsid w:val="297F3454"/>
    <w:multiLevelType w:val="hybridMultilevel"/>
    <w:tmpl w:val="4F3C07C8"/>
    <w:lvl w:ilvl="0" w:tplc="C25CC872">
      <w:start w:val="1"/>
      <w:numFmt w:val="decimal"/>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2B3F53FD"/>
    <w:multiLevelType w:val="multilevel"/>
    <w:tmpl w:val="A75CEB0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C7F445C"/>
    <w:multiLevelType w:val="hybridMultilevel"/>
    <w:tmpl w:val="D0B2FD74"/>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5" w15:restartNumberingAfterBreak="0">
    <w:nsid w:val="2C811C13"/>
    <w:multiLevelType w:val="hybridMultilevel"/>
    <w:tmpl w:val="5FDAC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6A05800"/>
    <w:multiLevelType w:val="hybridMultilevel"/>
    <w:tmpl w:val="06100AD8"/>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77A72F3"/>
    <w:multiLevelType w:val="hybridMultilevel"/>
    <w:tmpl w:val="6CAA5556"/>
    <w:lvl w:ilvl="0" w:tplc="D25A4B8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A337B0C"/>
    <w:multiLevelType w:val="hybridMultilevel"/>
    <w:tmpl w:val="F8CE8648"/>
    <w:lvl w:ilvl="0" w:tplc="991435AA">
      <w:start w:val="1"/>
      <w:numFmt w:val="bullet"/>
      <w:lvlText w:val="­"/>
      <w:lvlJc w:val="left"/>
      <w:pPr>
        <w:ind w:left="720" w:hanging="360"/>
      </w:pPr>
      <w:rPr>
        <w:rFonts w:ascii="Courier New" w:hAnsi="Courier New"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02102FE"/>
    <w:multiLevelType w:val="multilevel"/>
    <w:tmpl w:val="E43684F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42271A7B"/>
    <w:multiLevelType w:val="multilevel"/>
    <w:tmpl w:val="1DCEEC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41F22F8"/>
    <w:multiLevelType w:val="hybridMultilevel"/>
    <w:tmpl w:val="6FC41A76"/>
    <w:lvl w:ilvl="0" w:tplc="0413000F">
      <w:start w:val="1"/>
      <w:numFmt w:val="decimal"/>
      <w:lvlText w:val="%1."/>
      <w:lvlJc w:val="left"/>
      <w:pPr>
        <w:ind w:left="720" w:hanging="360"/>
      </w:pPr>
    </w:lvl>
    <w:lvl w:ilvl="1" w:tplc="0413000F">
      <w:start w:val="1"/>
      <w:numFmt w:val="decimal"/>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2" w15:restartNumberingAfterBreak="0">
    <w:nsid w:val="47E97D64"/>
    <w:multiLevelType w:val="hybridMultilevel"/>
    <w:tmpl w:val="E300F8EC"/>
    <w:lvl w:ilvl="0" w:tplc="5E16095E">
      <w:start w:val="1"/>
      <w:numFmt w:val="lowerLetter"/>
      <w:lvlText w:val="%1."/>
      <w:lvlJc w:val="left"/>
      <w:pPr>
        <w:ind w:left="749" w:hanging="360"/>
      </w:pPr>
      <w:rPr>
        <w:rFonts w:hint="default"/>
      </w:rPr>
    </w:lvl>
    <w:lvl w:ilvl="1" w:tplc="08090019" w:tentative="1">
      <w:start w:val="1"/>
      <w:numFmt w:val="lowerLetter"/>
      <w:lvlText w:val="%2."/>
      <w:lvlJc w:val="left"/>
      <w:pPr>
        <w:ind w:left="1469" w:hanging="360"/>
      </w:pPr>
    </w:lvl>
    <w:lvl w:ilvl="2" w:tplc="0809001B" w:tentative="1">
      <w:start w:val="1"/>
      <w:numFmt w:val="lowerRoman"/>
      <w:lvlText w:val="%3."/>
      <w:lvlJc w:val="right"/>
      <w:pPr>
        <w:ind w:left="2189" w:hanging="180"/>
      </w:pPr>
    </w:lvl>
    <w:lvl w:ilvl="3" w:tplc="0809000F" w:tentative="1">
      <w:start w:val="1"/>
      <w:numFmt w:val="decimal"/>
      <w:lvlText w:val="%4."/>
      <w:lvlJc w:val="left"/>
      <w:pPr>
        <w:ind w:left="2909" w:hanging="360"/>
      </w:pPr>
    </w:lvl>
    <w:lvl w:ilvl="4" w:tplc="08090019" w:tentative="1">
      <w:start w:val="1"/>
      <w:numFmt w:val="lowerLetter"/>
      <w:lvlText w:val="%5."/>
      <w:lvlJc w:val="left"/>
      <w:pPr>
        <w:ind w:left="3629" w:hanging="360"/>
      </w:pPr>
    </w:lvl>
    <w:lvl w:ilvl="5" w:tplc="0809001B" w:tentative="1">
      <w:start w:val="1"/>
      <w:numFmt w:val="lowerRoman"/>
      <w:lvlText w:val="%6."/>
      <w:lvlJc w:val="right"/>
      <w:pPr>
        <w:ind w:left="4349" w:hanging="180"/>
      </w:pPr>
    </w:lvl>
    <w:lvl w:ilvl="6" w:tplc="0809000F" w:tentative="1">
      <w:start w:val="1"/>
      <w:numFmt w:val="decimal"/>
      <w:lvlText w:val="%7."/>
      <w:lvlJc w:val="left"/>
      <w:pPr>
        <w:ind w:left="5069" w:hanging="360"/>
      </w:pPr>
    </w:lvl>
    <w:lvl w:ilvl="7" w:tplc="08090019" w:tentative="1">
      <w:start w:val="1"/>
      <w:numFmt w:val="lowerLetter"/>
      <w:lvlText w:val="%8."/>
      <w:lvlJc w:val="left"/>
      <w:pPr>
        <w:ind w:left="5789" w:hanging="360"/>
      </w:pPr>
    </w:lvl>
    <w:lvl w:ilvl="8" w:tplc="0809001B" w:tentative="1">
      <w:start w:val="1"/>
      <w:numFmt w:val="lowerRoman"/>
      <w:lvlText w:val="%9."/>
      <w:lvlJc w:val="right"/>
      <w:pPr>
        <w:ind w:left="6509" w:hanging="180"/>
      </w:pPr>
    </w:lvl>
  </w:abstractNum>
  <w:abstractNum w:abstractNumId="33" w15:restartNumberingAfterBreak="0">
    <w:nsid w:val="4836044F"/>
    <w:multiLevelType w:val="multilevel"/>
    <w:tmpl w:val="1910CE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488D0073"/>
    <w:multiLevelType w:val="multilevel"/>
    <w:tmpl w:val="E19E1A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8D00F21"/>
    <w:multiLevelType w:val="hybridMultilevel"/>
    <w:tmpl w:val="8E4A540C"/>
    <w:lvl w:ilvl="0" w:tplc="0413000F">
      <w:start w:val="1"/>
      <w:numFmt w:val="decimal"/>
      <w:lvlText w:val="%1."/>
      <w:lvlJc w:val="left"/>
      <w:pPr>
        <w:ind w:left="360" w:hanging="360"/>
      </w:pPr>
    </w:lvl>
    <w:lvl w:ilvl="1" w:tplc="991435AA">
      <w:start w:val="1"/>
      <w:numFmt w:val="bullet"/>
      <w:lvlText w:val="­"/>
      <w:lvlJc w:val="left"/>
      <w:pPr>
        <w:ind w:left="1080" w:hanging="360"/>
      </w:pPr>
      <w:rPr>
        <w:rFonts w:ascii="Courier New" w:hAnsi="Courier New" w:cs="Times New Roman" w:hint="default"/>
      </w:rPr>
    </w:lvl>
    <w:lvl w:ilvl="2" w:tplc="0413001B">
      <w:start w:val="1"/>
      <w:numFmt w:val="lowerRoman"/>
      <w:lvlText w:val="%3."/>
      <w:lvlJc w:val="right"/>
      <w:pPr>
        <w:ind w:left="1800" w:hanging="180"/>
      </w:pPr>
    </w:lvl>
    <w:lvl w:ilvl="3" w:tplc="0413000F">
      <w:start w:val="1"/>
      <w:numFmt w:val="decimal"/>
      <w:lvlText w:val="%4."/>
      <w:lvlJc w:val="left"/>
      <w:pPr>
        <w:ind w:left="2520" w:hanging="360"/>
      </w:pPr>
    </w:lvl>
    <w:lvl w:ilvl="4" w:tplc="04130019">
      <w:start w:val="1"/>
      <w:numFmt w:val="lowerLetter"/>
      <w:lvlText w:val="%5."/>
      <w:lvlJc w:val="left"/>
      <w:pPr>
        <w:ind w:left="3240" w:hanging="360"/>
      </w:pPr>
    </w:lvl>
    <w:lvl w:ilvl="5" w:tplc="0413001B">
      <w:start w:val="1"/>
      <w:numFmt w:val="lowerRoman"/>
      <w:lvlText w:val="%6."/>
      <w:lvlJc w:val="right"/>
      <w:pPr>
        <w:ind w:left="3960" w:hanging="180"/>
      </w:pPr>
    </w:lvl>
    <w:lvl w:ilvl="6" w:tplc="0413000F">
      <w:start w:val="1"/>
      <w:numFmt w:val="decimal"/>
      <w:lvlText w:val="%7."/>
      <w:lvlJc w:val="left"/>
      <w:pPr>
        <w:ind w:left="4680" w:hanging="360"/>
      </w:pPr>
    </w:lvl>
    <w:lvl w:ilvl="7" w:tplc="04130019">
      <w:start w:val="1"/>
      <w:numFmt w:val="lowerLetter"/>
      <w:lvlText w:val="%8."/>
      <w:lvlJc w:val="left"/>
      <w:pPr>
        <w:ind w:left="5400" w:hanging="360"/>
      </w:pPr>
    </w:lvl>
    <w:lvl w:ilvl="8" w:tplc="0413001B">
      <w:start w:val="1"/>
      <w:numFmt w:val="lowerRoman"/>
      <w:lvlText w:val="%9."/>
      <w:lvlJc w:val="right"/>
      <w:pPr>
        <w:ind w:left="6120" w:hanging="180"/>
      </w:pPr>
    </w:lvl>
  </w:abstractNum>
  <w:abstractNum w:abstractNumId="36" w15:restartNumberingAfterBreak="0">
    <w:nsid w:val="49405FEE"/>
    <w:multiLevelType w:val="hybridMultilevel"/>
    <w:tmpl w:val="E708CECE"/>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7" w15:restartNumberingAfterBreak="0">
    <w:nsid w:val="4AA55FDD"/>
    <w:multiLevelType w:val="hybridMultilevel"/>
    <w:tmpl w:val="E578DB9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5169790A"/>
    <w:multiLevelType w:val="multilevel"/>
    <w:tmpl w:val="A6AA61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51AD3037"/>
    <w:multiLevelType w:val="hybridMultilevel"/>
    <w:tmpl w:val="D07828E2"/>
    <w:lvl w:ilvl="0" w:tplc="D25A4B8C">
      <w:numFmt w:val="bullet"/>
      <w:lvlText w:val="-"/>
      <w:lvlJc w:val="left"/>
      <w:pPr>
        <w:ind w:left="1080" w:hanging="360"/>
      </w:pPr>
      <w:rPr>
        <w:rFonts w:ascii="Calibri" w:eastAsia="Times New Roman"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 w15:restartNumberingAfterBreak="0">
    <w:nsid w:val="53215268"/>
    <w:multiLevelType w:val="hybridMultilevel"/>
    <w:tmpl w:val="102A79B6"/>
    <w:lvl w:ilvl="0" w:tplc="991435AA">
      <w:start w:val="1"/>
      <w:numFmt w:val="bullet"/>
      <w:lvlText w:val="­"/>
      <w:lvlJc w:val="left"/>
      <w:pPr>
        <w:ind w:left="720" w:hanging="360"/>
      </w:pPr>
      <w:rPr>
        <w:rFonts w:ascii="Courier New" w:hAnsi="Courier New"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53714F87"/>
    <w:multiLevelType w:val="hybridMultilevel"/>
    <w:tmpl w:val="0FE2D1F6"/>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2" w15:restartNumberingAfterBreak="0">
    <w:nsid w:val="5EBA96F6"/>
    <w:multiLevelType w:val="hybridMultilevel"/>
    <w:tmpl w:val="BFDC0690"/>
    <w:lvl w:ilvl="0" w:tplc="37C4ED5E">
      <w:start w:val="1"/>
      <w:numFmt w:val="lowerLetter"/>
      <w:lvlText w:val="%1."/>
      <w:lvlJc w:val="left"/>
      <w:pPr>
        <w:ind w:left="720" w:hanging="360"/>
      </w:pPr>
    </w:lvl>
    <w:lvl w:ilvl="1" w:tplc="BF42C98A">
      <w:start w:val="1"/>
      <w:numFmt w:val="lowerLetter"/>
      <w:lvlText w:val="%2."/>
      <w:lvlJc w:val="left"/>
      <w:pPr>
        <w:ind w:left="1440" w:hanging="360"/>
      </w:pPr>
    </w:lvl>
    <w:lvl w:ilvl="2" w:tplc="28A0FB04">
      <w:start w:val="1"/>
      <w:numFmt w:val="lowerRoman"/>
      <w:lvlText w:val="%3."/>
      <w:lvlJc w:val="right"/>
      <w:pPr>
        <w:ind w:left="2160" w:hanging="180"/>
      </w:pPr>
    </w:lvl>
    <w:lvl w:ilvl="3" w:tplc="4BFC8C0A">
      <w:start w:val="1"/>
      <w:numFmt w:val="decimal"/>
      <w:lvlText w:val="%4."/>
      <w:lvlJc w:val="left"/>
      <w:pPr>
        <w:ind w:left="2880" w:hanging="360"/>
      </w:pPr>
    </w:lvl>
    <w:lvl w:ilvl="4" w:tplc="CCFA3C76">
      <w:start w:val="1"/>
      <w:numFmt w:val="lowerLetter"/>
      <w:lvlText w:val="%5."/>
      <w:lvlJc w:val="left"/>
      <w:pPr>
        <w:ind w:left="3600" w:hanging="360"/>
      </w:pPr>
    </w:lvl>
    <w:lvl w:ilvl="5" w:tplc="F740FE42">
      <w:start w:val="1"/>
      <w:numFmt w:val="lowerRoman"/>
      <w:lvlText w:val="%6."/>
      <w:lvlJc w:val="right"/>
      <w:pPr>
        <w:ind w:left="4320" w:hanging="180"/>
      </w:pPr>
    </w:lvl>
    <w:lvl w:ilvl="6" w:tplc="E8BE828C">
      <w:start w:val="1"/>
      <w:numFmt w:val="decimal"/>
      <w:lvlText w:val="%7."/>
      <w:lvlJc w:val="left"/>
      <w:pPr>
        <w:ind w:left="5040" w:hanging="360"/>
      </w:pPr>
    </w:lvl>
    <w:lvl w:ilvl="7" w:tplc="C276D484">
      <w:start w:val="1"/>
      <w:numFmt w:val="lowerLetter"/>
      <w:lvlText w:val="%8."/>
      <w:lvlJc w:val="left"/>
      <w:pPr>
        <w:ind w:left="5760" w:hanging="360"/>
      </w:pPr>
    </w:lvl>
    <w:lvl w:ilvl="8" w:tplc="6764F452">
      <w:start w:val="1"/>
      <w:numFmt w:val="lowerRoman"/>
      <w:lvlText w:val="%9."/>
      <w:lvlJc w:val="right"/>
      <w:pPr>
        <w:ind w:left="6480" w:hanging="180"/>
      </w:pPr>
    </w:lvl>
  </w:abstractNum>
  <w:abstractNum w:abstractNumId="43" w15:restartNumberingAfterBreak="0">
    <w:nsid w:val="63406183"/>
    <w:multiLevelType w:val="multilevel"/>
    <w:tmpl w:val="4DA89F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668141CC"/>
    <w:multiLevelType w:val="multilevel"/>
    <w:tmpl w:val="EC6EBD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66C84225"/>
    <w:multiLevelType w:val="hybridMultilevel"/>
    <w:tmpl w:val="A3D8FD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954065F"/>
    <w:multiLevelType w:val="multilevel"/>
    <w:tmpl w:val="B2A0278E"/>
    <w:lvl w:ilvl="0">
      <w:start w:val="2"/>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47" w15:restartNumberingAfterBreak="0">
    <w:nsid w:val="6A5B61F3"/>
    <w:multiLevelType w:val="multilevel"/>
    <w:tmpl w:val="3272BCF6"/>
    <w:lvl w:ilvl="0">
      <w:start w:val="1"/>
      <w:numFmt w:val="decimal"/>
      <w:lvlText w:val="%1."/>
      <w:lvlJc w:val="left"/>
      <w:pPr>
        <w:ind w:left="360" w:hanging="360"/>
      </w:pPr>
    </w:lvl>
    <w:lvl w:ilvl="1">
      <w:start w:val="1"/>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48" w15:restartNumberingAfterBreak="0">
    <w:nsid w:val="6DA94C61"/>
    <w:multiLevelType w:val="hybridMultilevel"/>
    <w:tmpl w:val="C04474B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9" w15:restartNumberingAfterBreak="0">
    <w:nsid w:val="727C602A"/>
    <w:multiLevelType w:val="hybridMultilevel"/>
    <w:tmpl w:val="2B548B82"/>
    <w:lvl w:ilvl="0" w:tplc="04130015">
      <w:start w:val="1"/>
      <w:numFmt w:val="upperLetter"/>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50" w15:restartNumberingAfterBreak="0">
    <w:nsid w:val="74E1364B"/>
    <w:multiLevelType w:val="hybridMultilevel"/>
    <w:tmpl w:val="4F3C07C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5662E09"/>
    <w:multiLevelType w:val="hybridMultilevel"/>
    <w:tmpl w:val="06100AD8"/>
    <w:lvl w:ilvl="0" w:tplc="805CD26E">
      <w:start w:val="1"/>
      <w:numFmt w:val="decimal"/>
      <w:lvlText w:val="%1."/>
      <w:lvlJc w:val="left"/>
      <w:pPr>
        <w:ind w:left="720" w:hanging="360"/>
      </w:pPr>
      <w:rPr>
        <w:rFonts w:hint="default"/>
        <w:b w:val="0"/>
        <w:bCs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2" w15:restartNumberingAfterBreak="0">
    <w:nsid w:val="77CE7663"/>
    <w:multiLevelType w:val="hybridMultilevel"/>
    <w:tmpl w:val="4E3493C2"/>
    <w:lvl w:ilvl="0" w:tplc="10C6F59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7A0A17C5"/>
    <w:multiLevelType w:val="hybridMultilevel"/>
    <w:tmpl w:val="43F0C07A"/>
    <w:lvl w:ilvl="0" w:tplc="37C4ED5E">
      <w:start w:val="1"/>
      <w:numFmt w:val="lowerLetter"/>
      <w:lvlText w:val="%1."/>
      <w:lvlJc w:val="left"/>
      <w:pPr>
        <w:ind w:left="749" w:hanging="360"/>
      </w:pPr>
    </w:lvl>
    <w:lvl w:ilvl="1" w:tplc="04130019">
      <w:start w:val="1"/>
      <w:numFmt w:val="lowerLetter"/>
      <w:lvlText w:val="%2."/>
      <w:lvlJc w:val="left"/>
      <w:pPr>
        <w:ind w:left="1469" w:hanging="360"/>
      </w:pPr>
    </w:lvl>
    <w:lvl w:ilvl="2" w:tplc="0413001B">
      <w:start w:val="1"/>
      <w:numFmt w:val="lowerRoman"/>
      <w:lvlText w:val="%3."/>
      <w:lvlJc w:val="right"/>
      <w:pPr>
        <w:ind w:left="2189" w:hanging="180"/>
      </w:pPr>
    </w:lvl>
    <w:lvl w:ilvl="3" w:tplc="0413000F">
      <w:start w:val="1"/>
      <w:numFmt w:val="decimal"/>
      <w:lvlText w:val="%4."/>
      <w:lvlJc w:val="left"/>
      <w:pPr>
        <w:ind w:left="2909" w:hanging="360"/>
      </w:pPr>
    </w:lvl>
    <w:lvl w:ilvl="4" w:tplc="04130019">
      <w:start w:val="1"/>
      <w:numFmt w:val="lowerLetter"/>
      <w:lvlText w:val="%5."/>
      <w:lvlJc w:val="left"/>
      <w:pPr>
        <w:ind w:left="3629" w:hanging="360"/>
      </w:pPr>
    </w:lvl>
    <w:lvl w:ilvl="5" w:tplc="0413001B">
      <w:start w:val="1"/>
      <w:numFmt w:val="lowerRoman"/>
      <w:lvlText w:val="%6."/>
      <w:lvlJc w:val="right"/>
      <w:pPr>
        <w:ind w:left="4349" w:hanging="180"/>
      </w:pPr>
    </w:lvl>
    <w:lvl w:ilvl="6" w:tplc="0413000F">
      <w:start w:val="1"/>
      <w:numFmt w:val="decimal"/>
      <w:lvlText w:val="%7."/>
      <w:lvlJc w:val="left"/>
      <w:pPr>
        <w:ind w:left="5069" w:hanging="360"/>
      </w:pPr>
    </w:lvl>
    <w:lvl w:ilvl="7" w:tplc="04130019">
      <w:start w:val="1"/>
      <w:numFmt w:val="lowerLetter"/>
      <w:lvlText w:val="%8."/>
      <w:lvlJc w:val="left"/>
      <w:pPr>
        <w:ind w:left="5789" w:hanging="360"/>
      </w:pPr>
    </w:lvl>
    <w:lvl w:ilvl="8" w:tplc="0413001B">
      <w:start w:val="1"/>
      <w:numFmt w:val="lowerRoman"/>
      <w:lvlText w:val="%9."/>
      <w:lvlJc w:val="right"/>
      <w:pPr>
        <w:ind w:left="6509" w:hanging="180"/>
      </w:pPr>
    </w:lvl>
  </w:abstractNum>
  <w:abstractNum w:abstractNumId="54" w15:restartNumberingAfterBreak="0">
    <w:nsid w:val="7CE35C75"/>
    <w:multiLevelType w:val="hybridMultilevel"/>
    <w:tmpl w:val="D5A6EA6C"/>
    <w:lvl w:ilvl="0" w:tplc="85964920">
      <w:numFmt w:val="bullet"/>
      <w:lvlText w:val="-"/>
      <w:lvlJc w:val="left"/>
      <w:pPr>
        <w:ind w:left="1080" w:hanging="360"/>
      </w:pPr>
      <w:rPr>
        <w:rFonts w:ascii="Calibri" w:eastAsiaTheme="minorHAnsi"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5" w15:restartNumberingAfterBreak="0">
    <w:nsid w:val="7F0C567B"/>
    <w:multiLevelType w:val="hybridMultilevel"/>
    <w:tmpl w:val="AD809008"/>
    <w:lvl w:ilvl="0" w:tplc="0413000F">
      <w:start w:val="1"/>
      <w:numFmt w:val="decimal"/>
      <w:lvlText w:val="%1."/>
      <w:lvlJc w:val="left"/>
      <w:pPr>
        <w:ind w:left="360" w:hanging="360"/>
      </w:pPr>
    </w:lvl>
    <w:lvl w:ilvl="1" w:tplc="991435AA">
      <w:start w:val="1"/>
      <w:numFmt w:val="bullet"/>
      <w:lvlText w:val="­"/>
      <w:lvlJc w:val="left"/>
      <w:pPr>
        <w:ind w:left="1080" w:hanging="360"/>
      </w:pPr>
      <w:rPr>
        <w:rFonts w:ascii="Courier New" w:hAnsi="Courier New"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56" w15:restartNumberingAfterBreak="0">
    <w:nsid w:val="7F510912"/>
    <w:multiLevelType w:val="multilevel"/>
    <w:tmpl w:val="4986F4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7F983A14"/>
    <w:multiLevelType w:val="hybridMultilevel"/>
    <w:tmpl w:val="BD3C35E0"/>
    <w:lvl w:ilvl="0" w:tplc="2000000F">
      <w:start w:val="1"/>
      <w:numFmt w:val="decimal"/>
      <w:lvlText w:val="%1."/>
      <w:lvlJc w:val="left"/>
      <w:pPr>
        <w:ind w:left="360" w:hanging="360"/>
      </w:pPr>
    </w:lvl>
    <w:lvl w:ilvl="1" w:tplc="20000019">
      <w:start w:val="1"/>
      <w:numFmt w:val="lowerLetter"/>
      <w:lvlText w:val="%2."/>
      <w:lvlJc w:val="left"/>
      <w:pPr>
        <w:ind w:left="1080" w:hanging="360"/>
      </w:pPr>
    </w:lvl>
    <w:lvl w:ilvl="2" w:tplc="2000001B">
      <w:start w:val="1"/>
      <w:numFmt w:val="lowerRoman"/>
      <w:lvlText w:val="%3."/>
      <w:lvlJc w:val="right"/>
      <w:pPr>
        <w:ind w:left="1800" w:hanging="180"/>
      </w:pPr>
    </w:lvl>
    <w:lvl w:ilvl="3" w:tplc="2000000F">
      <w:start w:val="1"/>
      <w:numFmt w:val="decimal"/>
      <w:lvlText w:val="%4."/>
      <w:lvlJc w:val="left"/>
      <w:pPr>
        <w:ind w:left="2520" w:hanging="360"/>
      </w:pPr>
    </w:lvl>
    <w:lvl w:ilvl="4" w:tplc="20000019">
      <w:start w:val="1"/>
      <w:numFmt w:val="lowerLetter"/>
      <w:lvlText w:val="%5."/>
      <w:lvlJc w:val="left"/>
      <w:pPr>
        <w:ind w:left="3240" w:hanging="360"/>
      </w:pPr>
    </w:lvl>
    <w:lvl w:ilvl="5" w:tplc="2000001B">
      <w:start w:val="1"/>
      <w:numFmt w:val="lowerRoman"/>
      <w:lvlText w:val="%6."/>
      <w:lvlJc w:val="right"/>
      <w:pPr>
        <w:ind w:left="3960" w:hanging="180"/>
      </w:pPr>
    </w:lvl>
    <w:lvl w:ilvl="6" w:tplc="2000000F">
      <w:start w:val="1"/>
      <w:numFmt w:val="decimal"/>
      <w:lvlText w:val="%7."/>
      <w:lvlJc w:val="left"/>
      <w:pPr>
        <w:ind w:left="4680" w:hanging="360"/>
      </w:pPr>
    </w:lvl>
    <w:lvl w:ilvl="7" w:tplc="20000019">
      <w:start w:val="1"/>
      <w:numFmt w:val="lowerLetter"/>
      <w:lvlText w:val="%8."/>
      <w:lvlJc w:val="left"/>
      <w:pPr>
        <w:ind w:left="5400" w:hanging="360"/>
      </w:pPr>
    </w:lvl>
    <w:lvl w:ilvl="8" w:tplc="2000001B">
      <w:start w:val="1"/>
      <w:numFmt w:val="lowerRoman"/>
      <w:lvlText w:val="%9."/>
      <w:lvlJc w:val="right"/>
      <w:pPr>
        <w:ind w:left="6120" w:hanging="180"/>
      </w:pPr>
    </w:lvl>
  </w:abstractNum>
  <w:num w:numId="1" w16cid:durableId="474639008">
    <w:abstractNumId w:val="13"/>
  </w:num>
  <w:num w:numId="2" w16cid:durableId="1135220526">
    <w:abstractNumId w:val="3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99455686">
    <w:abstractNumId w:val="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81254857">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00649211">
    <w:abstractNumId w:val="46"/>
  </w:num>
  <w:num w:numId="6" w16cid:durableId="164591086">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9268485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55741006">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39320029">
    <w:abstractNumId w:val="9"/>
  </w:num>
  <w:num w:numId="10" w16cid:durableId="1451171604">
    <w:abstractNumId w:val="19"/>
  </w:num>
  <w:num w:numId="11" w16cid:durableId="858200526">
    <w:abstractNumId w:val="32"/>
  </w:num>
  <w:num w:numId="12" w16cid:durableId="1062370474">
    <w:abstractNumId w:val="6"/>
  </w:num>
  <w:num w:numId="13" w16cid:durableId="2105297719">
    <w:abstractNumId w:val="30"/>
  </w:num>
  <w:num w:numId="14" w16cid:durableId="1505824278">
    <w:abstractNumId w:val="11"/>
  </w:num>
  <w:num w:numId="15" w16cid:durableId="894854987">
    <w:abstractNumId w:val="38"/>
  </w:num>
  <w:num w:numId="16" w16cid:durableId="1475176492">
    <w:abstractNumId w:val="14"/>
  </w:num>
  <w:num w:numId="17" w16cid:durableId="6442837">
    <w:abstractNumId w:val="56"/>
  </w:num>
  <w:num w:numId="18" w16cid:durableId="984165627">
    <w:abstractNumId w:val="44"/>
  </w:num>
  <w:num w:numId="19" w16cid:durableId="845556279">
    <w:abstractNumId w:val="33"/>
  </w:num>
  <w:num w:numId="20" w16cid:durableId="1570311382">
    <w:abstractNumId w:val="43"/>
  </w:num>
  <w:num w:numId="21" w16cid:durableId="2006979534">
    <w:abstractNumId w:val="20"/>
  </w:num>
  <w:num w:numId="22" w16cid:durableId="1875849447">
    <w:abstractNumId w:val="34"/>
  </w:num>
  <w:num w:numId="23" w16cid:durableId="1256669635">
    <w:abstractNumId w:val="23"/>
  </w:num>
  <w:num w:numId="24" w16cid:durableId="685327173">
    <w:abstractNumId w:val="55"/>
  </w:num>
  <w:num w:numId="25" w16cid:durableId="812794954">
    <w:abstractNumId w:val="16"/>
  </w:num>
  <w:num w:numId="26" w16cid:durableId="1313292999">
    <w:abstractNumId w:val="10"/>
  </w:num>
  <w:num w:numId="27" w16cid:durableId="2147118932">
    <w:abstractNumId w:val="37"/>
  </w:num>
  <w:num w:numId="28" w16cid:durableId="428426571">
    <w:abstractNumId w:val="12"/>
  </w:num>
  <w:num w:numId="29" w16cid:durableId="1457720379">
    <w:abstractNumId w:val="48"/>
  </w:num>
  <w:num w:numId="30" w16cid:durableId="373971676">
    <w:abstractNumId w:val="51"/>
  </w:num>
  <w:num w:numId="31" w16cid:durableId="83260063">
    <w:abstractNumId w:val="3"/>
  </w:num>
  <w:num w:numId="32" w16cid:durableId="1360476151">
    <w:abstractNumId w:val="54"/>
  </w:num>
  <w:num w:numId="33" w16cid:durableId="648243731">
    <w:abstractNumId w:val="41"/>
  </w:num>
  <w:num w:numId="34" w16cid:durableId="1330401980">
    <w:abstractNumId w:val="0"/>
  </w:num>
  <w:num w:numId="35" w16cid:durableId="1224605707">
    <w:abstractNumId w:val="45"/>
  </w:num>
  <w:num w:numId="36" w16cid:durableId="1095395395">
    <w:abstractNumId w:val="4"/>
  </w:num>
  <w:num w:numId="37" w16cid:durableId="367606404">
    <w:abstractNumId w:val="52"/>
  </w:num>
  <w:num w:numId="38" w16cid:durableId="1534686897">
    <w:abstractNumId w:val="25"/>
  </w:num>
  <w:num w:numId="39" w16cid:durableId="361520681">
    <w:abstractNumId w:val="40"/>
  </w:num>
  <w:num w:numId="40" w16cid:durableId="1145706026">
    <w:abstractNumId w:val="28"/>
  </w:num>
  <w:num w:numId="41" w16cid:durableId="2014994715">
    <w:abstractNumId w:val="8"/>
  </w:num>
  <w:num w:numId="42" w16cid:durableId="821778652">
    <w:abstractNumId w:val="29"/>
  </w:num>
  <w:num w:numId="43" w16cid:durableId="73119724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187675275">
    <w:abstractNumId w:val="26"/>
  </w:num>
  <w:num w:numId="45" w16cid:durableId="1074666456">
    <w:abstractNumId w:val="7"/>
  </w:num>
  <w:num w:numId="46" w16cid:durableId="521283070">
    <w:abstractNumId w:val="49"/>
  </w:num>
  <w:num w:numId="47" w16cid:durableId="299725733">
    <w:abstractNumId w:val="31"/>
  </w:num>
  <w:num w:numId="48" w16cid:durableId="1209536858">
    <w:abstractNumId w:val="18"/>
  </w:num>
  <w:num w:numId="49" w16cid:durableId="1795826040">
    <w:abstractNumId w:val="24"/>
  </w:num>
  <w:num w:numId="50" w16cid:durableId="2122258010">
    <w:abstractNumId w:val="21"/>
  </w:num>
  <w:num w:numId="51" w16cid:durableId="519852778">
    <w:abstractNumId w:val="22"/>
  </w:num>
  <w:num w:numId="52" w16cid:durableId="114641908">
    <w:abstractNumId w:val="50"/>
  </w:num>
  <w:num w:numId="53" w16cid:durableId="1815440866">
    <w:abstractNumId w:val="36"/>
  </w:num>
  <w:num w:numId="54" w16cid:durableId="1074359736">
    <w:abstractNumId w:val="1"/>
  </w:num>
  <w:num w:numId="55" w16cid:durableId="1175608922">
    <w:abstractNumId w:val="15"/>
  </w:num>
  <w:num w:numId="56" w16cid:durableId="1721662877">
    <w:abstractNumId w:val="27"/>
  </w:num>
  <w:num w:numId="57" w16cid:durableId="738941876">
    <w:abstractNumId w:val="39"/>
  </w:num>
  <w:num w:numId="58" w16cid:durableId="549851761">
    <w:abstractNumId w:val="17"/>
  </w:num>
  <w:num w:numId="59" w16cid:durableId="27375547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roline Rietdijk">
    <w15:presenceInfo w15:providerId="Windows Live" w15:userId="c82c595cba9304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DDA"/>
    <w:rsid w:val="00007C1F"/>
    <w:rsid w:val="00020459"/>
    <w:rsid w:val="00020A60"/>
    <w:rsid w:val="000269E0"/>
    <w:rsid w:val="00065F4E"/>
    <w:rsid w:val="000679CB"/>
    <w:rsid w:val="0007298E"/>
    <w:rsid w:val="00096DDA"/>
    <w:rsid w:val="000A6510"/>
    <w:rsid w:val="000E3041"/>
    <w:rsid w:val="000F4C4F"/>
    <w:rsid w:val="001008EA"/>
    <w:rsid w:val="001120AE"/>
    <w:rsid w:val="00116991"/>
    <w:rsid w:val="00126D18"/>
    <w:rsid w:val="00137321"/>
    <w:rsid w:val="0013747B"/>
    <w:rsid w:val="00195CC7"/>
    <w:rsid w:val="001973CE"/>
    <w:rsid w:val="001978BC"/>
    <w:rsid w:val="001C6170"/>
    <w:rsid w:val="001D1180"/>
    <w:rsid w:val="001F1342"/>
    <w:rsid w:val="0020142B"/>
    <w:rsid w:val="00207C98"/>
    <w:rsid w:val="00210BE8"/>
    <w:rsid w:val="0022168D"/>
    <w:rsid w:val="00235E04"/>
    <w:rsid w:val="00236FC1"/>
    <w:rsid w:val="00250CE6"/>
    <w:rsid w:val="00262650"/>
    <w:rsid w:val="00283416"/>
    <w:rsid w:val="002A5FB0"/>
    <w:rsid w:val="002B0A99"/>
    <w:rsid w:val="002C7BBF"/>
    <w:rsid w:val="002D2353"/>
    <w:rsid w:val="002D3DBC"/>
    <w:rsid w:val="002D6646"/>
    <w:rsid w:val="002D7D90"/>
    <w:rsid w:val="00303FC5"/>
    <w:rsid w:val="00306E8E"/>
    <w:rsid w:val="003107A6"/>
    <w:rsid w:val="00316A29"/>
    <w:rsid w:val="00317CC8"/>
    <w:rsid w:val="00327524"/>
    <w:rsid w:val="003344F5"/>
    <w:rsid w:val="00335A69"/>
    <w:rsid w:val="0034003C"/>
    <w:rsid w:val="00340E9F"/>
    <w:rsid w:val="0035005E"/>
    <w:rsid w:val="00353DCA"/>
    <w:rsid w:val="00356F27"/>
    <w:rsid w:val="003758F7"/>
    <w:rsid w:val="00380CA4"/>
    <w:rsid w:val="003950B3"/>
    <w:rsid w:val="003B2A11"/>
    <w:rsid w:val="003B7E5A"/>
    <w:rsid w:val="003D7C38"/>
    <w:rsid w:val="00400304"/>
    <w:rsid w:val="004061CA"/>
    <w:rsid w:val="004113BC"/>
    <w:rsid w:val="00434F1C"/>
    <w:rsid w:val="00451BB4"/>
    <w:rsid w:val="00475742"/>
    <w:rsid w:val="00485341"/>
    <w:rsid w:val="004A44E6"/>
    <w:rsid w:val="004A5732"/>
    <w:rsid w:val="004C65A7"/>
    <w:rsid w:val="004E4649"/>
    <w:rsid w:val="004E7B67"/>
    <w:rsid w:val="004F1FDC"/>
    <w:rsid w:val="004F3D83"/>
    <w:rsid w:val="004F772C"/>
    <w:rsid w:val="0050115B"/>
    <w:rsid w:val="00504BF5"/>
    <w:rsid w:val="005154FF"/>
    <w:rsid w:val="005227B3"/>
    <w:rsid w:val="00525A7A"/>
    <w:rsid w:val="005305F5"/>
    <w:rsid w:val="00534026"/>
    <w:rsid w:val="00562E1D"/>
    <w:rsid w:val="00565AA0"/>
    <w:rsid w:val="00576AC6"/>
    <w:rsid w:val="00576D43"/>
    <w:rsid w:val="00590D58"/>
    <w:rsid w:val="005A2CB3"/>
    <w:rsid w:val="005A3420"/>
    <w:rsid w:val="005B262B"/>
    <w:rsid w:val="005D3DAB"/>
    <w:rsid w:val="005E7FB8"/>
    <w:rsid w:val="00602237"/>
    <w:rsid w:val="0061451B"/>
    <w:rsid w:val="00617751"/>
    <w:rsid w:val="00626658"/>
    <w:rsid w:val="006605B2"/>
    <w:rsid w:val="00663B53"/>
    <w:rsid w:val="00671B4A"/>
    <w:rsid w:val="00693D48"/>
    <w:rsid w:val="00695325"/>
    <w:rsid w:val="006A6A75"/>
    <w:rsid w:val="006B65F2"/>
    <w:rsid w:val="006B7DA1"/>
    <w:rsid w:val="006C5C32"/>
    <w:rsid w:val="006D4921"/>
    <w:rsid w:val="006E4D89"/>
    <w:rsid w:val="006F019A"/>
    <w:rsid w:val="0070688F"/>
    <w:rsid w:val="00737284"/>
    <w:rsid w:val="007515DD"/>
    <w:rsid w:val="00770DDF"/>
    <w:rsid w:val="0078031F"/>
    <w:rsid w:val="00795022"/>
    <w:rsid w:val="007A031B"/>
    <w:rsid w:val="007D3907"/>
    <w:rsid w:val="007F017E"/>
    <w:rsid w:val="00812B23"/>
    <w:rsid w:val="008324B7"/>
    <w:rsid w:val="00836933"/>
    <w:rsid w:val="008379B6"/>
    <w:rsid w:val="00846266"/>
    <w:rsid w:val="00852D69"/>
    <w:rsid w:val="00855CF3"/>
    <w:rsid w:val="00874901"/>
    <w:rsid w:val="0089283D"/>
    <w:rsid w:val="008937F3"/>
    <w:rsid w:val="008B399E"/>
    <w:rsid w:val="008C12FB"/>
    <w:rsid w:val="008C6378"/>
    <w:rsid w:val="008D2D0B"/>
    <w:rsid w:val="008E0BF4"/>
    <w:rsid w:val="008E1B83"/>
    <w:rsid w:val="008F1CE5"/>
    <w:rsid w:val="008F2127"/>
    <w:rsid w:val="008F3B05"/>
    <w:rsid w:val="008F6C96"/>
    <w:rsid w:val="00900107"/>
    <w:rsid w:val="0090646C"/>
    <w:rsid w:val="00915A19"/>
    <w:rsid w:val="00927137"/>
    <w:rsid w:val="009426B3"/>
    <w:rsid w:val="00942CB2"/>
    <w:rsid w:val="0094358E"/>
    <w:rsid w:val="00954484"/>
    <w:rsid w:val="00954A3F"/>
    <w:rsid w:val="009562E2"/>
    <w:rsid w:val="00960A26"/>
    <w:rsid w:val="009750E4"/>
    <w:rsid w:val="00995341"/>
    <w:rsid w:val="00996C78"/>
    <w:rsid w:val="009E6A8A"/>
    <w:rsid w:val="009F6454"/>
    <w:rsid w:val="00A232E1"/>
    <w:rsid w:val="00A30B5D"/>
    <w:rsid w:val="00A44239"/>
    <w:rsid w:val="00A6650B"/>
    <w:rsid w:val="00A71F82"/>
    <w:rsid w:val="00A84AD1"/>
    <w:rsid w:val="00A97B34"/>
    <w:rsid w:val="00AB2550"/>
    <w:rsid w:val="00AC00AC"/>
    <w:rsid w:val="00AC1588"/>
    <w:rsid w:val="00AC4E3D"/>
    <w:rsid w:val="00AD0FCE"/>
    <w:rsid w:val="00AF0A7A"/>
    <w:rsid w:val="00AF1470"/>
    <w:rsid w:val="00AF3FCA"/>
    <w:rsid w:val="00B044FA"/>
    <w:rsid w:val="00B116EB"/>
    <w:rsid w:val="00B23ECD"/>
    <w:rsid w:val="00B72720"/>
    <w:rsid w:val="00B73740"/>
    <w:rsid w:val="00B965B8"/>
    <w:rsid w:val="00BA33BD"/>
    <w:rsid w:val="00BA3594"/>
    <w:rsid w:val="00BA583D"/>
    <w:rsid w:val="00BA6F45"/>
    <w:rsid w:val="00BB2747"/>
    <w:rsid w:val="00BD06BB"/>
    <w:rsid w:val="00BD29B6"/>
    <w:rsid w:val="00BD2FE4"/>
    <w:rsid w:val="00BD38FF"/>
    <w:rsid w:val="00BD3E04"/>
    <w:rsid w:val="00BE112B"/>
    <w:rsid w:val="00BE6525"/>
    <w:rsid w:val="00C00040"/>
    <w:rsid w:val="00C07B8B"/>
    <w:rsid w:val="00C22E10"/>
    <w:rsid w:val="00C434F2"/>
    <w:rsid w:val="00C508BC"/>
    <w:rsid w:val="00C551EF"/>
    <w:rsid w:val="00C60758"/>
    <w:rsid w:val="00C66066"/>
    <w:rsid w:val="00C73D8A"/>
    <w:rsid w:val="00C774D8"/>
    <w:rsid w:val="00C97F29"/>
    <w:rsid w:val="00CB1F98"/>
    <w:rsid w:val="00CC797F"/>
    <w:rsid w:val="00CD37CA"/>
    <w:rsid w:val="00CE00F2"/>
    <w:rsid w:val="00CE5A19"/>
    <w:rsid w:val="00CF09C5"/>
    <w:rsid w:val="00D01D1C"/>
    <w:rsid w:val="00D02190"/>
    <w:rsid w:val="00D2786A"/>
    <w:rsid w:val="00D32F05"/>
    <w:rsid w:val="00D35AF0"/>
    <w:rsid w:val="00D457F8"/>
    <w:rsid w:val="00D46BEE"/>
    <w:rsid w:val="00D47041"/>
    <w:rsid w:val="00D753DA"/>
    <w:rsid w:val="00DA77C6"/>
    <w:rsid w:val="00DB00A9"/>
    <w:rsid w:val="00DC3C88"/>
    <w:rsid w:val="00DC4FC2"/>
    <w:rsid w:val="00E02382"/>
    <w:rsid w:val="00E04205"/>
    <w:rsid w:val="00E15306"/>
    <w:rsid w:val="00E304CE"/>
    <w:rsid w:val="00E32E34"/>
    <w:rsid w:val="00E50E44"/>
    <w:rsid w:val="00E61EBB"/>
    <w:rsid w:val="00E62B67"/>
    <w:rsid w:val="00E71431"/>
    <w:rsid w:val="00E8007A"/>
    <w:rsid w:val="00E81AFA"/>
    <w:rsid w:val="00E84415"/>
    <w:rsid w:val="00E94497"/>
    <w:rsid w:val="00E9545F"/>
    <w:rsid w:val="00EA0A84"/>
    <w:rsid w:val="00EB12FE"/>
    <w:rsid w:val="00EB72B1"/>
    <w:rsid w:val="00EE2F7B"/>
    <w:rsid w:val="00EE53E7"/>
    <w:rsid w:val="00EE5FD4"/>
    <w:rsid w:val="00EF3C28"/>
    <w:rsid w:val="00EF52DC"/>
    <w:rsid w:val="00EF5F63"/>
    <w:rsid w:val="00F10C64"/>
    <w:rsid w:val="00F2456D"/>
    <w:rsid w:val="00F3290C"/>
    <w:rsid w:val="00F359C6"/>
    <w:rsid w:val="00F80147"/>
    <w:rsid w:val="00FB3329"/>
    <w:rsid w:val="00FD016B"/>
    <w:rsid w:val="00FD76E7"/>
    <w:rsid w:val="00FE5BA8"/>
    <w:rsid w:val="06842206"/>
    <w:rsid w:val="077085AC"/>
    <w:rsid w:val="0A51092E"/>
    <w:rsid w:val="0AC3DAF6"/>
    <w:rsid w:val="0B2538A6"/>
    <w:rsid w:val="0B6C0A2B"/>
    <w:rsid w:val="0C271BE7"/>
    <w:rsid w:val="0C5B1CEF"/>
    <w:rsid w:val="0D27FB3C"/>
    <w:rsid w:val="0DF37147"/>
    <w:rsid w:val="0FD19A6E"/>
    <w:rsid w:val="12A2D0A0"/>
    <w:rsid w:val="13259F74"/>
    <w:rsid w:val="14E46F3E"/>
    <w:rsid w:val="1842FD16"/>
    <w:rsid w:val="1ABC4671"/>
    <w:rsid w:val="1CB794A5"/>
    <w:rsid w:val="1FB08D22"/>
    <w:rsid w:val="2262B68F"/>
    <w:rsid w:val="23F17CB1"/>
    <w:rsid w:val="247B85D9"/>
    <w:rsid w:val="26E72A46"/>
    <w:rsid w:val="2CD4E4CE"/>
    <w:rsid w:val="2F17594D"/>
    <w:rsid w:val="38BC2C78"/>
    <w:rsid w:val="3A238099"/>
    <w:rsid w:val="3BB424B9"/>
    <w:rsid w:val="3C79906E"/>
    <w:rsid w:val="3D3AA022"/>
    <w:rsid w:val="3D46D019"/>
    <w:rsid w:val="3FC4F669"/>
    <w:rsid w:val="40062D3F"/>
    <w:rsid w:val="403D742C"/>
    <w:rsid w:val="40F3CB5C"/>
    <w:rsid w:val="41B74C86"/>
    <w:rsid w:val="429D1B9D"/>
    <w:rsid w:val="452B3E3C"/>
    <w:rsid w:val="46FA65E7"/>
    <w:rsid w:val="474C84C8"/>
    <w:rsid w:val="47FDFA58"/>
    <w:rsid w:val="482BC8A4"/>
    <w:rsid w:val="486CE6AD"/>
    <w:rsid w:val="48FF18E1"/>
    <w:rsid w:val="4A3C3CAC"/>
    <w:rsid w:val="4D03A293"/>
    <w:rsid w:val="4DE73121"/>
    <w:rsid w:val="4E32FBFC"/>
    <w:rsid w:val="4F230CB3"/>
    <w:rsid w:val="4F30D396"/>
    <w:rsid w:val="4F315527"/>
    <w:rsid w:val="4FD183F4"/>
    <w:rsid w:val="512EDB48"/>
    <w:rsid w:val="51696C65"/>
    <w:rsid w:val="53C238EB"/>
    <w:rsid w:val="58DAC96A"/>
    <w:rsid w:val="58DC5DBD"/>
    <w:rsid w:val="5A55E876"/>
    <w:rsid w:val="5A647891"/>
    <w:rsid w:val="5B97FAF0"/>
    <w:rsid w:val="5DB2D747"/>
    <w:rsid w:val="5DDB2D4C"/>
    <w:rsid w:val="60490611"/>
    <w:rsid w:val="6228AA7C"/>
    <w:rsid w:val="6287078C"/>
    <w:rsid w:val="63B12ADF"/>
    <w:rsid w:val="644019C1"/>
    <w:rsid w:val="646FC8C1"/>
    <w:rsid w:val="6544688E"/>
    <w:rsid w:val="658B164B"/>
    <w:rsid w:val="65D604B7"/>
    <w:rsid w:val="66306510"/>
    <w:rsid w:val="668F9083"/>
    <w:rsid w:val="66972301"/>
    <w:rsid w:val="673D00C4"/>
    <w:rsid w:val="67598162"/>
    <w:rsid w:val="67A2E881"/>
    <w:rsid w:val="69BDE2FC"/>
    <w:rsid w:val="6BBFB7CA"/>
    <w:rsid w:val="6EA37B50"/>
    <w:rsid w:val="6F0FF1A9"/>
    <w:rsid w:val="6FF16B6C"/>
    <w:rsid w:val="70E8C086"/>
    <w:rsid w:val="71697136"/>
    <w:rsid w:val="72455195"/>
    <w:rsid w:val="73694631"/>
    <w:rsid w:val="73D7A884"/>
    <w:rsid w:val="73F29A49"/>
    <w:rsid w:val="76EA83E4"/>
    <w:rsid w:val="78B17B36"/>
    <w:rsid w:val="79BA9C28"/>
    <w:rsid w:val="7A1E8E3B"/>
    <w:rsid w:val="7AD090B9"/>
    <w:rsid w:val="7B091C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25769"/>
  <w15:chartTrackingRefBased/>
  <w15:docId w15:val="{4C3DF6D0-660F-4AE3-B2C3-78103C7EF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026"/>
    <w:pPr>
      <w:spacing w:after="0" w:line="280" w:lineRule="exact"/>
    </w:pPr>
    <w:rPr>
      <w:kern w:val="0"/>
      <w:lang w:val="nl-NL"/>
      <w14:ligatures w14:val="none"/>
    </w:rPr>
  </w:style>
  <w:style w:type="paragraph" w:styleId="Heading1">
    <w:name w:val="heading 1"/>
    <w:basedOn w:val="Normal"/>
    <w:next w:val="Normal"/>
    <w:link w:val="Heading1Char"/>
    <w:uiPriority w:val="9"/>
    <w:qFormat/>
    <w:rsid w:val="00E15306"/>
    <w:pPr>
      <w:keepNext/>
      <w:keepLines/>
      <w:spacing w:before="240" w:line="259" w:lineRule="auto"/>
      <w:outlineLvl w:val="0"/>
    </w:pPr>
    <w:rPr>
      <w:rFonts w:asciiTheme="majorHAnsi" w:eastAsiaTheme="majorEastAsia" w:hAnsiTheme="majorHAnsi" w:cstheme="majorBidi"/>
      <w:color w:val="2F5496" w:themeColor="accent1" w:themeShade="BF"/>
      <w:sz w:val="32"/>
      <w:szCs w:val="32"/>
      <w:lang w:val="en-US"/>
    </w:rPr>
  </w:style>
  <w:style w:type="paragraph" w:styleId="Heading2">
    <w:name w:val="heading 2"/>
    <w:basedOn w:val="Normal"/>
    <w:next w:val="Normal"/>
    <w:link w:val="Heading2Char"/>
    <w:uiPriority w:val="9"/>
    <w:unhideWhenUsed/>
    <w:qFormat/>
    <w:rsid w:val="00663B5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B399E"/>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34026"/>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8B399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96DDA"/>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styleId="ListParagraph">
    <w:name w:val="List Paragraph"/>
    <w:basedOn w:val="Normal"/>
    <w:uiPriority w:val="34"/>
    <w:qFormat/>
    <w:rsid w:val="00096DDA"/>
    <w:pPr>
      <w:ind w:left="720"/>
      <w:contextualSpacing/>
    </w:pPr>
  </w:style>
  <w:style w:type="character" w:styleId="Hyperlink">
    <w:name w:val="Hyperlink"/>
    <w:basedOn w:val="DefaultParagraphFont"/>
    <w:uiPriority w:val="99"/>
    <w:unhideWhenUsed/>
    <w:rsid w:val="00874901"/>
    <w:rPr>
      <w:color w:val="0563C1" w:themeColor="hyperlink"/>
      <w:u w:val="single"/>
    </w:rPr>
  </w:style>
  <w:style w:type="character" w:styleId="UnresolvedMention">
    <w:name w:val="Unresolved Mention"/>
    <w:basedOn w:val="DefaultParagraphFont"/>
    <w:uiPriority w:val="99"/>
    <w:semiHidden/>
    <w:unhideWhenUsed/>
    <w:rsid w:val="00874901"/>
    <w:rPr>
      <w:color w:val="605E5C"/>
      <w:shd w:val="clear" w:color="auto" w:fill="E1DFDD"/>
    </w:rPr>
  </w:style>
  <w:style w:type="table" w:styleId="TableGrid">
    <w:name w:val="Table Grid"/>
    <w:basedOn w:val="TableNormal"/>
    <w:uiPriority w:val="39"/>
    <w:rsid w:val="00874901"/>
    <w:pPr>
      <w:spacing w:after="0" w:line="240" w:lineRule="auto"/>
    </w:pPr>
    <w:rPr>
      <w:kern w:val="0"/>
      <w:lang w:val="nl-NL"/>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F1342"/>
    <w:rPr>
      <w:color w:val="954F72" w:themeColor="followedHyperlink"/>
      <w:u w:val="single"/>
    </w:rPr>
  </w:style>
  <w:style w:type="character" w:customStyle="1" w:styleId="Heading1Char">
    <w:name w:val="Heading 1 Char"/>
    <w:basedOn w:val="DefaultParagraphFont"/>
    <w:link w:val="Heading1"/>
    <w:uiPriority w:val="9"/>
    <w:rsid w:val="00E15306"/>
    <w:rPr>
      <w:rFonts w:asciiTheme="majorHAnsi" w:eastAsiaTheme="majorEastAsia" w:hAnsiTheme="majorHAnsi" w:cstheme="majorBidi"/>
      <w:color w:val="2F5496" w:themeColor="accent1" w:themeShade="BF"/>
      <w:kern w:val="0"/>
      <w:sz w:val="32"/>
      <w:szCs w:val="32"/>
      <w:lang w:val="en-US"/>
      <w14:ligatures w14:val="none"/>
    </w:rPr>
  </w:style>
  <w:style w:type="paragraph" w:styleId="Bibliography">
    <w:name w:val="Bibliography"/>
    <w:basedOn w:val="Normal"/>
    <w:next w:val="Normal"/>
    <w:uiPriority w:val="37"/>
    <w:unhideWhenUsed/>
    <w:rsid w:val="00E15306"/>
  </w:style>
  <w:style w:type="character" w:customStyle="1" w:styleId="normaltextrun">
    <w:name w:val="normaltextrun"/>
    <w:basedOn w:val="DefaultParagraphFont"/>
    <w:rsid w:val="00065F4E"/>
  </w:style>
  <w:style w:type="character" w:styleId="Strong">
    <w:name w:val="Strong"/>
    <w:basedOn w:val="DefaultParagraphFont"/>
    <w:uiPriority w:val="22"/>
    <w:qFormat/>
    <w:rsid w:val="00065F4E"/>
    <w:rPr>
      <w:b/>
      <w:bCs/>
    </w:rPr>
  </w:style>
  <w:style w:type="paragraph" w:styleId="Header">
    <w:name w:val="header"/>
    <w:basedOn w:val="Normal"/>
    <w:link w:val="HeaderChar"/>
    <w:uiPriority w:val="99"/>
    <w:unhideWhenUsed/>
    <w:rsid w:val="00BD38FF"/>
    <w:pPr>
      <w:tabs>
        <w:tab w:val="center" w:pos="4513"/>
        <w:tab w:val="right" w:pos="9026"/>
      </w:tabs>
      <w:spacing w:line="240" w:lineRule="auto"/>
    </w:pPr>
  </w:style>
  <w:style w:type="character" w:customStyle="1" w:styleId="HeaderChar">
    <w:name w:val="Header Char"/>
    <w:basedOn w:val="DefaultParagraphFont"/>
    <w:link w:val="Header"/>
    <w:uiPriority w:val="99"/>
    <w:rsid w:val="00BD38FF"/>
    <w:rPr>
      <w:kern w:val="0"/>
      <w:lang w:val="nl-NL"/>
      <w14:ligatures w14:val="none"/>
    </w:rPr>
  </w:style>
  <w:style w:type="paragraph" w:styleId="Footer">
    <w:name w:val="footer"/>
    <w:basedOn w:val="Normal"/>
    <w:link w:val="FooterChar"/>
    <w:uiPriority w:val="99"/>
    <w:unhideWhenUsed/>
    <w:rsid w:val="00BD38FF"/>
    <w:pPr>
      <w:tabs>
        <w:tab w:val="center" w:pos="4513"/>
        <w:tab w:val="right" w:pos="9026"/>
      </w:tabs>
      <w:spacing w:line="240" w:lineRule="auto"/>
    </w:pPr>
  </w:style>
  <w:style w:type="character" w:customStyle="1" w:styleId="FooterChar">
    <w:name w:val="Footer Char"/>
    <w:basedOn w:val="DefaultParagraphFont"/>
    <w:link w:val="Footer"/>
    <w:uiPriority w:val="99"/>
    <w:rsid w:val="00BD38FF"/>
    <w:rPr>
      <w:kern w:val="0"/>
      <w:lang w:val="nl-NL"/>
      <w14:ligatures w14:val="none"/>
    </w:rPr>
  </w:style>
  <w:style w:type="character" w:customStyle="1" w:styleId="Heading2Char">
    <w:name w:val="Heading 2 Char"/>
    <w:basedOn w:val="DefaultParagraphFont"/>
    <w:link w:val="Heading2"/>
    <w:uiPriority w:val="9"/>
    <w:rsid w:val="00663B53"/>
    <w:rPr>
      <w:rFonts w:asciiTheme="majorHAnsi" w:eastAsiaTheme="majorEastAsia" w:hAnsiTheme="majorHAnsi" w:cstheme="majorBidi"/>
      <w:color w:val="2F5496" w:themeColor="accent1" w:themeShade="BF"/>
      <w:kern w:val="0"/>
      <w:sz w:val="26"/>
      <w:szCs w:val="26"/>
      <w:lang w:val="nl-NL"/>
      <w14:ligatures w14:val="non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kern w:val="0"/>
      <w:sz w:val="20"/>
      <w:szCs w:val="20"/>
      <w:lang w:val="nl-NL"/>
      <w14:ligatures w14:val="none"/>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27137"/>
    <w:rPr>
      <w:b/>
      <w:bCs/>
    </w:rPr>
  </w:style>
  <w:style w:type="character" w:customStyle="1" w:styleId="CommentSubjectChar">
    <w:name w:val="Comment Subject Char"/>
    <w:basedOn w:val="CommentTextChar"/>
    <w:link w:val="CommentSubject"/>
    <w:uiPriority w:val="99"/>
    <w:semiHidden/>
    <w:rsid w:val="00927137"/>
    <w:rPr>
      <w:b/>
      <w:bCs/>
      <w:kern w:val="0"/>
      <w:sz w:val="20"/>
      <w:szCs w:val="20"/>
      <w:lang w:val="nl-NL"/>
      <w14:ligatures w14:val="none"/>
    </w:rPr>
  </w:style>
  <w:style w:type="character" w:customStyle="1" w:styleId="Heading4Char">
    <w:name w:val="Heading 4 Char"/>
    <w:basedOn w:val="DefaultParagraphFont"/>
    <w:link w:val="Heading4"/>
    <w:uiPriority w:val="9"/>
    <w:rsid w:val="00534026"/>
    <w:rPr>
      <w:rFonts w:asciiTheme="majorHAnsi" w:eastAsiaTheme="majorEastAsia" w:hAnsiTheme="majorHAnsi" w:cstheme="majorBidi"/>
      <w:i/>
      <w:iCs/>
      <w:color w:val="2F5496" w:themeColor="accent1" w:themeShade="BF"/>
      <w:kern w:val="0"/>
      <w:lang w:val="nl-NL"/>
      <w14:ligatures w14:val="none"/>
    </w:rPr>
  </w:style>
  <w:style w:type="character" w:customStyle="1" w:styleId="Heading3Char">
    <w:name w:val="Heading 3 Char"/>
    <w:basedOn w:val="DefaultParagraphFont"/>
    <w:link w:val="Heading3"/>
    <w:uiPriority w:val="9"/>
    <w:rsid w:val="008B399E"/>
    <w:rPr>
      <w:rFonts w:asciiTheme="majorHAnsi" w:eastAsiaTheme="majorEastAsia" w:hAnsiTheme="majorHAnsi" w:cstheme="majorBidi"/>
      <w:color w:val="1F3763" w:themeColor="accent1" w:themeShade="7F"/>
      <w:kern w:val="0"/>
      <w:sz w:val="24"/>
      <w:szCs w:val="24"/>
      <w:lang w:val="nl-NL"/>
      <w14:ligatures w14:val="none"/>
    </w:rPr>
  </w:style>
  <w:style w:type="character" w:customStyle="1" w:styleId="Heading5Char">
    <w:name w:val="Heading 5 Char"/>
    <w:basedOn w:val="DefaultParagraphFont"/>
    <w:link w:val="Heading5"/>
    <w:uiPriority w:val="9"/>
    <w:rsid w:val="008B399E"/>
    <w:rPr>
      <w:rFonts w:asciiTheme="majorHAnsi" w:eastAsiaTheme="majorEastAsia" w:hAnsiTheme="majorHAnsi" w:cstheme="majorBidi"/>
      <w:color w:val="2F5496" w:themeColor="accent1" w:themeShade="BF"/>
      <w:kern w:val="0"/>
      <w:lang w:val="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8310">
      <w:bodyDiv w:val="1"/>
      <w:marLeft w:val="0"/>
      <w:marRight w:val="0"/>
      <w:marTop w:val="0"/>
      <w:marBottom w:val="0"/>
      <w:divBdr>
        <w:top w:val="none" w:sz="0" w:space="0" w:color="auto"/>
        <w:left w:val="none" w:sz="0" w:space="0" w:color="auto"/>
        <w:bottom w:val="none" w:sz="0" w:space="0" w:color="auto"/>
        <w:right w:val="none" w:sz="0" w:space="0" w:color="auto"/>
      </w:divBdr>
    </w:div>
    <w:div w:id="122425783">
      <w:bodyDiv w:val="1"/>
      <w:marLeft w:val="0"/>
      <w:marRight w:val="0"/>
      <w:marTop w:val="0"/>
      <w:marBottom w:val="0"/>
      <w:divBdr>
        <w:top w:val="none" w:sz="0" w:space="0" w:color="auto"/>
        <w:left w:val="none" w:sz="0" w:space="0" w:color="auto"/>
        <w:bottom w:val="none" w:sz="0" w:space="0" w:color="auto"/>
        <w:right w:val="none" w:sz="0" w:space="0" w:color="auto"/>
      </w:divBdr>
    </w:div>
    <w:div w:id="151261535">
      <w:bodyDiv w:val="1"/>
      <w:marLeft w:val="0"/>
      <w:marRight w:val="0"/>
      <w:marTop w:val="0"/>
      <w:marBottom w:val="0"/>
      <w:divBdr>
        <w:top w:val="none" w:sz="0" w:space="0" w:color="auto"/>
        <w:left w:val="none" w:sz="0" w:space="0" w:color="auto"/>
        <w:bottom w:val="none" w:sz="0" w:space="0" w:color="auto"/>
        <w:right w:val="none" w:sz="0" w:space="0" w:color="auto"/>
      </w:divBdr>
    </w:div>
    <w:div w:id="175582655">
      <w:bodyDiv w:val="1"/>
      <w:marLeft w:val="0"/>
      <w:marRight w:val="0"/>
      <w:marTop w:val="0"/>
      <w:marBottom w:val="0"/>
      <w:divBdr>
        <w:top w:val="none" w:sz="0" w:space="0" w:color="auto"/>
        <w:left w:val="none" w:sz="0" w:space="0" w:color="auto"/>
        <w:bottom w:val="none" w:sz="0" w:space="0" w:color="auto"/>
        <w:right w:val="none" w:sz="0" w:space="0" w:color="auto"/>
      </w:divBdr>
      <w:divsChild>
        <w:div w:id="2029405452">
          <w:marLeft w:val="0"/>
          <w:marRight w:val="0"/>
          <w:marTop w:val="0"/>
          <w:marBottom w:val="0"/>
          <w:divBdr>
            <w:top w:val="none" w:sz="0" w:space="0" w:color="auto"/>
            <w:left w:val="none" w:sz="0" w:space="0" w:color="auto"/>
            <w:bottom w:val="none" w:sz="0" w:space="0" w:color="auto"/>
            <w:right w:val="none" w:sz="0" w:space="0" w:color="auto"/>
          </w:divBdr>
          <w:divsChild>
            <w:div w:id="1116371502">
              <w:marLeft w:val="0"/>
              <w:marRight w:val="0"/>
              <w:marTop w:val="0"/>
              <w:marBottom w:val="0"/>
              <w:divBdr>
                <w:top w:val="none" w:sz="0" w:space="0" w:color="auto"/>
                <w:left w:val="none" w:sz="0" w:space="0" w:color="auto"/>
                <w:bottom w:val="none" w:sz="0" w:space="0" w:color="auto"/>
                <w:right w:val="none" w:sz="0" w:space="0" w:color="auto"/>
              </w:divBdr>
            </w:div>
            <w:div w:id="1945184097">
              <w:marLeft w:val="0"/>
              <w:marRight w:val="0"/>
              <w:marTop w:val="0"/>
              <w:marBottom w:val="0"/>
              <w:divBdr>
                <w:top w:val="none" w:sz="0" w:space="0" w:color="auto"/>
                <w:left w:val="none" w:sz="0" w:space="0" w:color="auto"/>
                <w:bottom w:val="none" w:sz="0" w:space="0" w:color="auto"/>
                <w:right w:val="none" w:sz="0" w:space="0" w:color="auto"/>
              </w:divBdr>
            </w:div>
            <w:div w:id="1484158782">
              <w:marLeft w:val="0"/>
              <w:marRight w:val="0"/>
              <w:marTop w:val="0"/>
              <w:marBottom w:val="0"/>
              <w:divBdr>
                <w:top w:val="none" w:sz="0" w:space="0" w:color="auto"/>
                <w:left w:val="none" w:sz="0" w:space="0" w:color="auto"/>
                <w:bottom w:val="none" w:sz="0" w:space="0" w:color="auto"/>
                <w:right w:val="none" w:sz="0" w:space="0" w:color="auto"/>
              </w:divBdr>
            </w:div>
            <w:div w:id="595870215">
              <w:marLeft w:val="0"/>
              <w:marRight w:val="0"/>
              <w:marTop w:val="0"/>
              <w:marBottom w:val="0"/>
              <w:divBdr>
                <w:top w:val="none" w:sz="0" w:space="0" w:color="auto"/>
                <w:left w:val="none" w:sz="0" w:space="0" w:color="auto"/>
                <w:bottom w:val="none" w:sz="0" w:space="0" w:color="auto"/>
                <w:right w:val="none" w:sz="0" w:space="0" w:color="auto"/>
              </w:divBdr>
            </w:div>
            <w:div w:id="813258994">
              <w:marLeft w:val="0"/>
              <w:marRight w:val="0"/>
              <w:marTop w:val="0"/>
              <w:marBottom w:val="0"/>
              <w:divBdr>
                <w:top w:val="none" w:sz="0" w:space="0" w:color="auto"/>
                <w:left w:val="none" w:sz="0" w:space="0" w:color="auto"/>
                <w:bottom w:val="none" w:sz="0" w:space="0" w:color="auto"/>
                <w:right w:val="none" w:sz="0" w:space="0" w:color="auto"/>
              </w:divBdr>
            </w:div>
            <w:div w:id="1262714136">
              <w:marLeft w:val="0"/>
              <w:marRight w:val="0"/>
              <w:marTop w:val="0"/>
              <w:marBottom w:val="0"/>
              <w:divBdr>
                <w:top w:val="none" w:sz="0" w:space="0" w:color="auto"/>
                <w:left w:val="none" w:sz="0" w:space="0" w:color="auto"/>
                <w:bottom w:val="none" w:sz="0" w:space="0" w:color="auto"/>
                <w:right w:val="none" w:sz="0" w:space="0" w:color="auto"/>
              </w:divBdr>
            </w:div>
            <w:div w:id="938558646">
              <w:marLeft w:val="0"/>
              <w:marRight w:val="0"/>
              <w:marTop w:val="0"/>
              <w:marBottom w:val="0"/>
              <w:divBdr>
                <w:top w:val="none" w:sz="0" w:space="0" w:color="auto"/>
                <w:left w:val="none" w:sz="0" w:space="0" w:color="auto"/>
                <w:bottom w:val="none" w:sz="0" w:space="0" w:color="auto"/>
                <w:right w:val="none" w:sz="0" w:space="0" w:color="auto"/>
              </w:divBdr>
            </w:div>
            <w:div w:id="158692174">
              <w:marLeft w:val="0"/>
              <w:marRight w:val="0"/>
              <w:marTop w:val="0"/>
              <w:marBottom w:val="0"/>
              <w:divBdr>
                <w:top w:val="none" w:sz="0" w:space="0" w:color="auto"/>
                <w:left w:val="none" w:sz="0" w:space="0" w:color="auto"/>
                <w:bottom w:val="none" w:sz="0" w:space="0" w:color="auto"/>
                <w:right w:val="none" w:sz="0" w:space="0" w:color="auto"/>
              </w:divBdr>
            </w:div>
            <w:div w:id="493883464">
              <w:marLeft w:val="0"/>
              <w:marRight w:val="0"/>
              <w:marTop w:val="0"/>
              <w:marBottom w:val="0"/>
              <w:divBdr>
                <w:top w:val="none" w:sz="0" w:space="0" w:color="auto"/>
                <w:left w:val="none" w:sz="0" w:space="0" w:color="auto"/>
                <w:bottom w:val="none" w:sz="0" w:space="0" w:color="auto"/>
                <w:right w:val="none" w:sz="0" w:space="0" w:color="auto"/>
              </w:divBdr>
            </w:div>
            <w:div w:id="601767788">
              <w:marLeft w:val="0"/>
              <w:marRight w:val="0"/>
              <w:marTop w:val="0"/>
              <w:marBottom w:val="0"/>
              <w:divBdr>
                <w:top w:val="none" w:sz="0" w:space="0" w:color="auto"/>
                <w:left w:val="none" w:sz="0" w:space="0" w:color="auto"/>
                <w:bottom w:val="none" w:sz="0" w:space="0" w:color="auto"/>
                <w:right w:val="none" w:sz="0" w:space="0" w:color="auto"/>
              </w:divBdr>
            </w:div>
            <w:div w:id="501629960">
              <w:marLeft w:val="0"/>
              <w:marRight w:val="0"/>
              <w:marTop w:val="0"/>
              <w:marBottom w:val="0"/>
              <w:divBdr>
                <w:top w:val="none" w:sz="0" w:space="0" w:color="auto"/>
                <w:left w:val="none" w:sz="0" w:space="0" w:color="auto"/>
                <w:bottom w:val="none" w:sz="0" w:space="0" w:color="auto"/>
                <w:right w:val="none" w:sz="0" w:space="0" w:color="auto"/>
              </w:divBdr>
            </w:div>
            <w:div w:id="267470041">
              <w:marLeft w:val="0"/>
              <w:marRight w:val="0"/>
              <w:marTop w:val="0"/>
              <w:marBottom w:val="0"/>
              <w:divBdr>
                <w:top w:val="none" w:sz="0" w:space="0" w:color="auto"/>
                <w:left w:val="none" w:sz="0" w:space="0" w:color="auto"/>
                <w:bottom w:val="none" w:sz="0" w:space="0" w:color="auto"/>
                <w:right w:val="none" w:sz="0" w:space="0" w:color="auto"/>
              </w:divBdr>
            </w:div>
            <w:div w:id="143224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5865">
      <w:bodyDiv w:val="1"/>
      <w:marLeft w:val="0"/>
      <w:marRight w:val="0"/>
      <w:marTop w:val="0"/>
      <w:marBottom w:val="0"/>
      <w:divBdr>
        <w:top w:val="none" w:sz="0" w:space="0" w:color="auto"/>
        <w:left w:val="none" w:sz="0" w:space="0" w:color="auto"/>
        <w:bottom w:val="none" w:sz="0" w:space="0" w:color="auto"/>
        <w:right w:val="none" w:sz="0" w:space="0" w:color="auto"/>
      </w:divBdr>
      <w:divsChild>
        <w:div w:id="822770767">
          <w:marLeft w:val="0"/>
          <w:marRight w:val="0"/>
          <w:marTop w:val="0"/>
          <w:marBottom w:val="0"/>
          <w:divBdr>
            <w:top w:val="none" w:sz="0" w:space="0" w:color="auto"/>
            <w:left w:val="none" w:sz="0" w:space="0" w:color="auto"/>
            <w:bottom w:val="none" w:sz="0" w:space="0" w:color="auto"/>
            <w:right w:val="none" w:sz="0" w:space="0" w:color="auto"/>
          </w:divBdr>
          <w:divsChild>
            <w:div w:id="110780816">
              <w:marLeft w:val="0"/>
              <w:marRight w:val="0"/>
              <w:marTop w:val="0"/>
              <w:marBottom w:val="0"/>
              <w:divBdr>
                <w:top w:val="none" w:sz="0" w:space="0" w:color="auto"/>
                <w:left w:val="none" w:sz="0" w:space="0" w:color="auto"/>
                <w:bottom w:val="none" w:sz="0" w:space="0" w:color="auto"/>
                <w:right w:val="none" w:sz="0" w:space="0" w:color="auto"/>
              </w:divBdr>
            </w:div>
            <w:div w:id="1920821179">
              <w:marLeft w:val="0"/>
              <w:marRight w:val="0"/>
              <w:marTop w:val="0"/>
              <w:marBottom w:val="0"/>
              <w:divBdr>
                <w:top w:val="none" w:sz="0" w:space="0" w:color="auto"/>
                <w:left w:val="none" w:sz="0" w:space="0" w:color="auto"/>
                <w:bottom w:val="none" w:sz="0" w:space="0" w:color="auto"/>
                <w:right w:val="none" w:sz="0" w:space="0" w:color="auto"/>
              </w:divBdr>
            </w:div>
            <w:div w:id="191724648">
              <w:marLeft w:val="0"/>
              <w:marRight w:val="0"/>
              <w:marTop w:val="0"/>
              <w:marBottom w:val="0"/>
              <w:divBdr>
                <w:top w:val="none" w:sz="0" w:space="0" w:color="auto"/>
                <w:left w:val="none" w:sz="0" w:space="0" w:color="auto"/>
                <w:bottom w:val="none" w:sz="0" w:space="0" w:color="auto"/>
                <w:right w:val="none" w:sz="0" w:space="0" w:color="auto"/>
              </w:divBdr>
            </w:div>
            <w:div w:id="1571505111">
              <w:marLeft w:val="0"/>
              <w:marRight w:val="0"/>
              <w:marTop w:val="0"/>
              <w:marBottom w:val="0"/>
              <w:divBdr>
                <w:top w:val="none" w:sz="0" w:space="0" w:color="auto"/>
                <w:left w:val="none" w:sz="0" w:space="0" w:color="auto"/>
                <w:bottom w:val="none" w:sz="0" w:space="0" w:color="auto"/>
                <w:right w:val="none" w:sz="0" w:space="0" w:color="auto"/>
              </w:divBdr>
            </w:div>
            <w:div w:id="566965099">
              <w:marLeft w:val="0"/>
              <w:marRight w:val="0"/>
              <w:marTop w:val="0"/>
              <w:marBottom w:val="0"/>
              <w:divBdr>
                <w:top w:val="none" w:sz="0" w:space="0" w:color="auto"/>
                <w:left w:val="none" w:sz="0" w:space="0" w:color="auto"/>
                <w:bottom w:val="none" w:sz="0" w:space="0" w:color="auto"/>
                <w:right w:val="none" w:sz="0" w:space="0" w:color="auto"/>
              </w:divBdr>
            </w:div>
            <w:div w:id="527910709">
              <w:marLeft w:val="0"/>
              <w:marRight w:val="0"/>
              <w:marTop w:val="0"/>
              <w:marBottom w:val="0"/>
              <w:divBdr>
                <w:top w:val="none" w:sz="0" w:space="0" w:color="auto"/>
                <w:left w:val="none" w:sz="0" w:space="0" w:color="auto"/>
                <w:bottom w:val="none" w:sz="0" w:space="0" w:color="auto"/>
                <w:right w:val="none" w:sz="0" w:space="0" w:color="auto"/>
              </w:divBdr>
            </w:div>
            <w:div w:id="1262445076">
              <w:marLeft w:val="0"/>
              <w:marRight w:val="0"/>
              <w:marTop w:val="0"/>
              <w:marBottom w:val="0"/>
              <w:divBdr>
                <w:top w:val="none" w:sz="0" w:space="0" w:color="auto"/>
                <w:left w:val="none" w:sz="0" w:space="0" w:color="auto"/>
                <w:bottom w:val="none" w:sz="0" w:space="0" w:color="auto"/>
                <w:right w:val="none" w:sz="0" w:space="0" w:color="auto"/>
              </w:divBdr>
            </w:div>
            <w:div w:id="93837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17450">
      <w:bodyDiv w:val="1"/>
      <w:marLeft w:val="0"/>
      <w:marRight w:val="0"/>
      <w:marTop w:val="0"/>
      <w:marBottom w:val="0"/>
      <w:divBdr>
        <w:top w:val="none" w:sz="0" w:space="0" w:color="auto"/>
        <w:left w:val="none" w:sz="0" w:space="0" w:color="auto"/>
        <w:bottom w:val="none" w:sz="0" w:space="0" w:color="auto"/>
        <w:right w:val="none" w:sz="0" w:space="0" w:color="auto"/>
      </w:divBdr>
    </w:div>
    <w:div w:id="295452915">
      <w:bodyDiv w:val="1"/>
      <w:marLeft w:val="0"/>
      <w:marRight w:val="0"/>
      <w:marTop w:val="0"/>
      <w:marBottom w:val="0"/>
      <w:divBdr>
        <w:top w:val="none" w:sz="0" w:space="0" w:color="auto"/>
        <w:left w:val="none" w:sz="0" w:space="0" w:color="auto"/>
        <w:bottom w:val="none" w:sz="0" w:space="0" w:color="auto"/>
        <w:right w:val="none" w:sz="0" w:space="0" w:color="auto"/>
      </w:divBdr>
    </w:div>
    <w:div w:id="315181903">
      <w:bodyDiv w:val="1"/>
      <w:marLeft w:val="0"/>
      <w:marRight w:val="0"/>
      <w:marTop w:val="0"/>
      <w:marBottom w:val="0"/>
      <w:divBdr>
        <w:top w:val="none" w:sz="0" w:space="0" w:color="auto"/>
        <w:left w:val="none" w:sz="0" w:space="0" w:color="auto"/>
        <w:bottom w:val="none" w:sz="0" w:space="0" w:color="auto"/>
        <w:right w:val="none" w:sz="0" w:space="0" w:color="auto"/>
      </w:divBdr>
    </w:div>
    <w:div w:id="363948784">
      <w:bodyDiv w:val="1"/>
      <w:marLeft w:val="0"/>
      <w:marRight w:val="0"/>
      <w:marTop w:val="0"/>
      <w:marBottom w:val="0"/>
      <w:divBdr>
        <w:top w:val="none" w:sz="0" w:space="0" w:color="auto"/>
        <w:left w:val="none" w:sz="0" w:space="0" w:color="auto"/>
        <w:bottom w:val="none" w:sz="0" w:space="0" w:color="auto"/>
        <w:right w:val="none" w:sz="0" w:space="0" w:color="auto"/>
      </w:divBdr>
      <w:divsChild>
        <w:div w:id="1545168764">
          <w:marLeft w:val="0"/>
          <w:marRight w:val="0"/>
          <w:marTop w:val="0"/>
          <w:marBottom w:val="0"/>
          <w:divBdr>
            <w:top w:val="none" w:sz="0" w:space="0" w:color="auto"/>
            <w:left w:val="none" w:sz="0" w:space="0" w:color="auto"/>
            <w:bottom w:val="none" w:sz="0" w:space="0" w:color="auto"/>
            <w:right w:val="none" w:sz="0" w:space="0" w:color="auto"/>
          </w:divBdr>
          <w:divsChild>
            <w:div w:id="271128019">
              <w:marLeft w:val="0"/>
              <w:marRight w:val="0"/>
              <w:marTop w:val="0"/>
              <w:marBottom w:val="0"/>
              <w:divBdr>
                <w:top w:val="none" w:sz="0" w:space="0" w:color="auto"/>
                <w:left w:val="none" w:sz="0" w:space="0" w:color="auto"/>
                <w:bottom w:val="none" w:sz="0" w:space="0" w:color="auto"/>
                <w:right w:val="none" w:sz="0" w:space="0" w:color="auto"/>
              </w:divBdr>
            </w:div>
            <w:div w:id="1133062913">
              <w:marLeft w:val="0"/>
              <w:marRight w:val="0"/>
              <w:marTop w:val="0"/>
              <w:marBottom w:val="0"/>
              <w:divBdr>
                <w:top w:val="none" w:sz="0" w:space="0" w:color="auto"/>
                <w:left w:val="none" w:sz="0" w:space="0" w:color="auto"/>
                <w:bottom w:val="none" w:sz="0" w:space="0" w:color="auto"/>
                <w:right w:val="none" w:sz="0" w:space="0" w:color="auto"/>
              </w:divBdr>
            </w:div>
            <w:div w:id="1716155236">
              <w:marLeft w:val="0"/>
              <w:marRight w:val="0"/>
              <w:marTop w:val="0"/>
              <w:marBottom w:val="0"/>
              <w:divBdr>
                <w:top w:val="none" w:sz="0" w:space="0" w:color="auto"/>
                <w:left w:val="none" w:sz="0" w:space="0" w:color="auto"/>
                <w:bottom w:val="none" w:sz="0" w:space="0" w:color="auto"/>
                <w:right w:val="none" w:sz="0" w:space="0" w:color="auto"/>
              </w:divBdr>
            </w:div>
            <w:div w:id="1600016947">
              <w:marLeft w:val="0"/>
              <w:marRight w:val="0"/>
              <w:marTop w:val="0"/>
              <w:marBottom w:val="0"/>
              <w:divBdr>
                <w:top w:val="none" w:sz="0" w:space="0" w:color="auto"/>
                <w:left w:val="none" w:sz="0" w:space="0" w:color="auto"/>
                <w:bottom w:val="none" w:sz="0" w:space="0" w:color="auto"/>
                <w:right w:val="none" w:sz="0" w:space="0" w:color="auto"/>
              </w:divBdr>
            </w:div>
            <w:div w:id="135802961">
              <w:marLeft w:val="0"/>
              <w:marRight w:val="0"/>
              <w:marTop w:val="0"/>
              <w:marBottom w:val="0"/>
              <w:divBdr>
                <w:top w:val="none" w:sz="0" w:space="0" w:color="auto"/>
                <w:left w:val="none" w:sz="0" w:space="0" w:color="auto"/>
                <w:bottom w:val="none" w:sz="0" w:space="0" w:color="auto"/>
                <w:right w:val="none" w:sz="0" w:space="0" w:color="auto"/>
              </w:divBdr>
            </w:div>
            <w:div w:id="581332648">
              <w:marLeft w:val="0"/>
              <w:marRight w:val="0"/>
              <w:marTop w:val="0"/>
              <w:marBottom w:val="0"/>
              <w:divBdr>
                <w:top w:val="none" w:sz="0" w:space="0" w:color="auto"/>
                <w:left w:val="none" w:sz="0" w:space="0" w:color="auto"/>
                <w:bottom w:val="none" w:sz="0" w:space="0" w:color="auto"/>
                <w:right w:val="none" w:sz="0" w:space="0" w:color="auto"/>
              </w:divBdr>
            </w:div>
            <w:div w:id="1468430496">
              <w:marLeft w:val="0"/>
              <w:marRight w:val="0"/>
              <w:marTop w:val="0"/>
              <w:marBottom w:val="0"/>
              <w:divBdr>
                <w:top w:val="none" w:sz="0" w:space="0" w:color="auto"/>
                <w:left w:val="none" w:sz="0" w:space="0" w:color="auto"/>
                <w:bottom w:val="none" w:sz="0" w:space="0" w:color="auto"/>
                <w:right w:val="none" w:sz="0" w:space="0" w:color="auto"/>
              </w:divBdr>
            </w:div>
            <w:div w:id="125089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68443">
      <w:bodyDiv w:val="1"/>
      <w:marLeft w:val="0"/>
      <w:marRight w:val="0"/>
      <w:marTop w:val="0"/>
      <w:marBottom w:val="0"/>
      <w:divBdr>
        <w:top w:val="none" w:sz="0" w:space="0" w:color="auto"/>
        <w:left w:val="none" w:sz="0" w:space="0" w:color="auto"/>
        <w:bottom w:val="none" w:sz="0" w:space="0" w:color="auto"/>
        <w:right w:val="none" w:sz="0" w:space="0" w:color="auto"/>
      </w:divBdr>
    </w:div>
    <w:div w:id="373387331">
      <w:bodyDiv w:val="1"/>
      <w:marLeft w:val="0"/>
      <w:marRight w:val="0"/>
      <w:marTop w:val="0"/>
      <w:marBottom w:val="0"/>
      <w:divBdr>
        <w:top w:val="none" w:sz="0" w:space="0" w:color="auto"/>
        <w:left w:val="none" w:sz="0" w:space="0" w:color="auto"/>
        <w:bottom w:val="none" w:sz="0" w:space="0" w:color="auto"/>
        <w:right w:val="none" w:sz="0" w:space="0" w:color="auto"/>
      </w:divBdr>
      <w:divsChild>
        <w:div w:id="2137286040">
          <w:marLeft w:val="0"/>
          <w:marRight w:val="0"/>
          <w:marTop w:val="0"/>
          <w:marBottom w:val="0"/>
          <w:divBdr>
            <w:top w:val="none" w:sz="0" w:space="0" w:color="auto"/>
            <w:left w:val="none" w:sz="0" w:space="0" w:color="auto"/>
            <w:bottom w:val="none" w:sz="0" w:space="0" w:color="auto"/>
            <w:right w:val="none" w:sz="0" w:space="0" w:color="auto"/>
          </w:divBdr>
          <w:divsChild>
            <w:div w:id="876087693">
              <w:marLeft w:val="0"/>
              <w:marRight w:val="0"/>
              <w:marTop w:val="0"/>
              <w:marBottom w:val="0"/>
              <w:divBdr>
                <w:top w:val="none" w:sz="0" w:space="0" w:color="auto"/>
                <w:left w:val="none" w:sz="0" w:space="0" w:color="auto"/>
                <w:bottom w:val="none" w:sz="0" w:space="0" w:color="auto"/>
                <w:right w:val="none" w:sz="0" w:space="0" w:color="auto"/>
              </w:divBdr>
            </w:div>
            <w:div w:id="1948845988">
              <w:marLeft w:val="0"/>
              <w:marRight w:val="0"/>
              <w:marTop w:val="0"/>
              <w:marBottom w:val="0"/>
              <w:divBdr>
                <w:top w:val="none" w:sz="0" w:space="0" w:color="auto"/>
                <w:left w:val="none" w:sz="0" w:space="0" w:color="auto"/>
                <w:bottom w:val="none" w:sz="0" w:space="0" w:color="auto"/>
                <w:right w:val="none" w:sz="0" w:space="0" w:color="auto"/>
              </w:divBdr>
            </w:div>
            <w:div w:id="997810466">
              <w:marLeft w:val="0"/>
              <w:marRight w:val="0"/>
              <w:marTop w:val="0"/>
              <w:marBottom w:val="0"/>
              <w:divBdr>
                <w:top w:val="none" w:sz="0" w:space="0" w:color="auto"/>
                <w:left w:val="none" w:sz="0" w:space="0" w:color="auto"/>
                <w:bottom w:val="none" w:sz="0" w:space="0" w:color="auto"/>
                <w:right w:val="none" w:sz="0" w:space="0" w:color="auto"/>
              </w:divBdr>
            </w:div>
            <w:div w:id="1919822746">
              <w:marLeft w:val="0"/>
              <w:marRight w:val="0"/>
              <w:marTop w:val="0"/>
              <w:marBottom w:val="0"/>
              <w:divBdr>
                <w:top w:val="none" w:sz="0" w:space="0" w:color="auto"/>
                <w:left w:val="none" w:sz="0" w:space="0" w:color="auto"/>
                <w:bottom w:val="none" w:sz="0" w:space="0" w:color="auto"/>
                <w:right w:val="none" w:sz="0" w:space="0" w:color="auto"/>
              </w:divBdr>
            </w:div>
            <w:div w:id="1408376975">
              <w:marLeft w:val="0"/>
              <w:marRight w:val="0"/>
              <w:marTop w:val="0"/>
              <w:marBottom w:val="0"/>
              <w:divBdr>
                <w:top w:val="none" w:sz="0" w:space="0" w:color="auto"/>
                <w:left w:val="none" w:sz="0" w:space="0" w:color="auto"/>
                <w:bottom w:val="none" w:sz="0" w:space="0" w:color="auto"/>
                <w:right w:val="none" w:sz="0" w:space="0" w:color="auto"/>
              </w:divBdr>
            </w:div>
            <w:div w:id="511191092">
              <w:marLeft w:val="0"/>
              <w:marRight w:val="0"/>
              <w:marTop w:val="0"/>
              <w:marBottom w:val="0"/>
              <w:divBdr>
                <w:top w:val="none" w:sz="0" w:space="0" w:color="auto"/>
                <w:left w:val="none" w:sz="0" w:space="0" w:color="auto"/>
                <w:bottom w:val="none" w:sz="0" w:space="0" w:color="auto"/>
                <w:right w:val="none" w:sz="0" w:space="0" w:color="auto"/>
              </w:divBdr>
            </w:div>
            <w:div w:id="1642728883">
              <w:marLeft w:val="0"/>
              <w:marRight w:val="0"/>
              <w:marTop w:val="0"/>
              <w:marBottom w:val="0"/>
              <w:divBdr>
                <w:top w:val="none" w:sz="0" w:space="0" w:color="auto"/>
                <w:left w:val="none" w:sz="0" w:space="0" w:color="auto"/>
                <w:bottom w:val="none" w:sz="0" w:space="0" w:color="auto"/>
                <w:right w:val="none" w:sz="0" w:space="0" w:color="auto"/>
              </w:divBdr>
            </w:div>
            <w:div w:id="529421622">
              <w:marLeft w:val="0"/>
              <w:marRight w:val="0"/>
              <w:marTop w:val="0"/>
              <w:marBottom w:val="0"/>
              <w:divBdr>
                <w:top w:val="none" w:sz="0" w:space="0" w:color="auto"/>
                <w:left w:val="none" w:sz="0" w:space="0" w:color="auto"/>
                <w:bottom w:val="none" w:sz="0" w:space="0" w:color="auto"/>
                <w:right w:val="none" w:sz="0" w:space="0" w:color="auto"/>
              </w:divBdr>
            </w:div>
            <w:div w:id="323167170">
              <w:marLeft w:val="0"/>
              <w:marRight w:val="0"/>
              <w:marTop w:val="0"/>
              <w:marBottom w:val="0"/>
              <w:divBdr>
                <w:top w:val="none" w:sz="0" w:space="0" w:color="auto"/>
                <w:left w:val="none" w:sz="0" w:space="0" w:color="auto"/>
                <w:bottom w:val="none" w:sz="0" w:space="0" w:color="auto"/>
                <w:right w:val="none" w:sz="0" w:space="0" w:color="auto"/>
              </w:divBdr>
            </w:div>
            <w:div w:id="1728410811">
              <w:marLeft w:val="0"/>
              <w:marRight w:val="0"/>
              <w:marTop w:val="0"/>
              <w:marBottom w:val="0"/>
              <w:divBdr>
                <w:top w:val="none" w:sz="0" w:space="0" w:color="auto"/>
                <w:left w:val="none" w:sz="0" w:space="0" w:color="auto"/>
                <w:bottom w:val="none" w:sz="0" w:space="0" w:color="auto"/>
                <w:right w:val="none" w:sz="0" w:space="0" w:color="auto"/>
              </w:divBdr>
            </w:div>
            <w:div w:id="1202014791">
              <w:marLeft w:val="0"/>
              <w:marRight w:val="0"/>
              <w:marTop w:val="0"/>
              <w:marBottom w:val="0"/>
              <w:divBdr>
                <w:top w:val="none" w:sz="0" w:space="0" w:color="auto"/>
                <w:left w:val="none" w:sz="0" w:space="0" w:color="auto"/>
                <w:bottom w:val="none" w:sz="0" w:space="0" w:color="auto"/>
                <w:right w:val="none" w:sz="0" w:space="0" w:color="auto"/>
              </w:divBdr>
            </w:div>
            <w:div w:id="427391513">
              <w:marLeft w:val="0"/>
              <w:marRight w:val="0"/>
              <w:marTop w:val="0"/>
              <w:marBottom w:val="0"/>
              <w:divBdr>
                <w:top w:val="none" w:sz="0" w:space="0" w:color="auto"/>
                <w:left w:val="none" w:sz="0" w:space="0" w:color="auto"/>
                <w:bottom w:val="none" w:sz="0" w:space="0" w:color="auto"/>
                <w:right w:val="none" w:sz="0" w:space="0" w:color="auto"/>
              </w:divBdr>
            </w:div>
            <w:div w:id="989672915">
              <w:marLeft w:val="0"/>
              <w:marRight w:val="0"/>
              <w:marTop w:val="0"/>
              <w:marBottom w:val="0"/>
              <w:divBdr>
                <w:top w:val="none" w:sz="0" w:space="0" w:color="auto"/>
                <w:left w:val="none" w:sz="0" w:space="0" w:color="auto"/>
                <w:bottom w:val="none" w:sz="0" w:space="0" w:color="auto"/>
                <w:right w:val="none" w:sz="0" w:space="0" w:color="auto"/>
              </w:divBdr>
            </w:div>
            <w:div w:id="1826318279">
              <w:marLeft w:val="0"/>
              <w:marRight w:val="0"/>
              <w:marTop w:val="0"/>
              <w:marBottom w:val="0"/>
              <w:divBdr>
                <w:top w:val="none" w:sz="0" w:space="0" w:color="auto"/>
                <w:left w:val="none" w:sz="0" w:space="0" w:color="auto"/>
                <w:bottom w:val="none" w:sz="0" w:space="0" w:color="auto"/>
                <w:right w:val="none" w:sz="0" w:space="0" w:color="auto"/>
              </w:divBdr>
            </w:div>
            <w:div w:id="1835536541">
              <w:marLeft w:val="0"/>
              <w:marRight w:val="0"/>
              <w:marTop w:val="0"/>
              <w:marBottom w:val="0"/>
              <w:divBdr>
                <w:top w:val="none" w:sz="0" w:space="0" w:color="auto"/>
                <w:left w:val="none" w:sz="0" w:space="0" w:color="auto"/>
                <w:bottom w:val="none" w:sz="0" w:space="0" w:color="auto"/>
                <w:right w:val="none" w:sz="0" w:space="0" w:color="auto"/>
              </w:divBdr>
            </w:div>
            <w:div w:id="166404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553324">
      <w:bodyDiv w:val="1"/>
      <w:marLeft w:val="0"/>
      <w:marRight w:val="0"/>
      <w:marTop w:val="0"/>
      <w:marBottom w:val="0"/>
      <w:divBdr>
        <w:top w:val="none" w:sz="0" w:space="0" w:color="auto"/>
        <w:left w:val="none" w:sz="0" w:space="0" w:color="auto"/>
        <w:bottom w:val="none" w:sz="0" w:space="0" w:color="auto"/>
        <w:right w:val="none" w:sz="0" w:space="0" w:color="auto"/>
      </w:divBdr>
    </w:div>
    <w:div w:id="391125511">
      <w:bodyDiv w:val="1"/>
      <w:marLeft w:val="0"/>
      <w:marRight w:val="0"/>
      <w:marTop w:val="0"/>
      <w:marBottom w:val="0"/>
      <w:divBdr>
        <w:top w:val="none" w:sz="0" w:space="0" w:color="auto"/>
        <w:left w:val="none" w:sz="0" w:space="0" w:color="auto"/>
        <w:bottom w:val="none" w:sz="0" w:space="0" w:color="auto"/>
        <w:right w:val="none" w:sz="0" w:space="0" w:color="auto"/>
      </w:divBdr>
    </w:div>
    <w:div w:id="421996246">
      <w:bodyDiv w:val="1"/>
      <w:marLeft w:val="0"/>
      <w:marRight w:val="0"/>
      <w:marTop w:val="0"/>
      <w:marBottom w:val="0"/>
      <w:divBdr>
        <w:top w:val="none" w:sz="0" w:space="0" w:color="auto"/>
        <w:left w:val="none" w:sz="0" w:space="0" w:color="auto"/>
        <w:bottom w:val="none" w:sz="0" w:space="0" w:color="auto"/>
        <w:right w:val="none" w:sz="0" w:space="0" w:color="auto"/>
      </w:divBdr>
      <w:divsChild>
        <w:div w:id="439841944">
          <w:marLeft w:val="0"/>
          <w:marRight w:val="0"/>
          <w:marTop w:val="0"/>
          <w:marBottom w:val="0"/>
          <w:divBdr>
            <w:top w:val="none" w:sz="0" w:space="0" w:color="auto"/>
            <w:left w:val="none" w:sz="0" w:space="0" w:color="auto"/>
            <w:bottom w:val="none" w:sz="0" w:space="0" w:color="auto"/>
            <w:right w:val="none" w:sz="0" w:space="0" w:color="auto"/>
          </w:divBdr>
          <w:divsChild>
            <w:div w:id="570774446">
              <w:marLeft w:val="0"/>
              <w:marRight w:val="0"/>
              <w:marTop w:val="0"/>
              <w:marBottom w:val="0"/>
              <w:divBdr>
                <w:top w:val="none" w:sz="0" w:space="0" w:color="auto"/>
                <w:left w:val="none" w:sz="0" w:space="0" w:color="auto"/>
                <w:bottom w:val="none" w:sz="0" w:space="0" w:color="auto"/>
                <w:right w:val="none" w:sz="0" w:space="0" w:color="auto"/>
              </w:divBdr>
            </w:div>
            <w:div w:id="1359040785">
              <w:marLeft w:val="0"/>
              <w:marRight w:val="0"/>
              <w:marTop w:val="0"/>
              <w:marBottom w:val="0"/>
              <w:divBdr>
                <w:top w:val="none" w:sz="0" w:space="0" w:color="auto"/>
                <w:left w:val="none" w:sz="0" w:space="0" w:color="auto"/>
                <w:bottom w:val="none" w:sz="0" w:space="0" w:color="auto"/>
                <w:right w:val="none" w:sz="0" w:space="0" w:color="auto"/>
              </w:divBdr>
            </w:div>
            <w:div w:id="187329945">
              <w:marLeft w:val="0"/>
              <w:marRight w:val="0"/>
              <w:marTop w:val="0"/>
              <w:marBottom w:val="0"/>
              <w:divBdr>
                <w:top w:val="none" w:sz="0" w:space="0" w:color="auto"/>
                <w:left w:val="none" w:sz="0" w:space="0" w:color="auto"/>
                <w:bottom w:val="none" w:sz="0" w:space="0" w:color="auto"/>
                <w:right w:val="none" w:sz="0" w:space="0" w:color="auto"/>
              </w:divBdr>
            </w:div>
            <w:div w:id="998001341">
              <w:marLeft w:val="0"/>
              <w:marRight w:val="0"/>
              <w:marTop w:val="0"/>
              <w:marBottom w:val="0"/>
              <w:divBdr>
                <w:top w:val="none" w:sz="0" w:space="0" w:color="auto"/>
                <w:left w:val="none" w:sz="0" w:space="0" w:color="auto"/>
                <w:bottom w:val="none" w:sz="0" w:space="0" w:color="auto"/>
                <w:right w:val="none" w:sz="0" w:space="0" w:color="auto"/>
              </w:divBdr>
            </w:div>
            <w:div w:id="1264876610">
              <w:marLeft w:val="0"/>
              <w:marRight w:val="0"/>
              <w:marTop w:val="0"/>
              <w:marBottom w:val="0"/>
              <w:divBdr>
                <w:top w:val="none" w:sz="0" w:space="0" w:color="auto"/>
                <w:left w:val="none" w:sz="0" w:space="0" w:color="auto"/>
                <w:bottom w:val="none" w:sz="0" w:space="0" w:color="auto"/>
                <w:right w:val="none" w:sz="0" w:space="0" w:color="auto"/>
              </w:divBdr>
            </w:div>
            <w:div w:id="496769493">
              <w:marLeft w:val="0"/>
              <w:marRight w:val="0"/>
              <w:marTop w:val="0"/>
              <w:marBottom w:val="0"/>
              <w:divBdr>
                <w:top w:val="none" w:sz="0" w:space="0" w:color="auto"/>
                <w:left w:val="none" w:sz="0" w:space="0" w:color="auto"/>
                <w:bottom w:val="none" w:sz="0" w:space="0" w:color="auto"/>
                <w:right w:val="none" w:sz="0" w:space="0" w:color="auto"/>
              </w:divBdr>
            </w:div>
            <w:div w:id="124547444">
              <w:marLeft w:val="0"/>
              <w:marRight w:val="0"/>
              <w:marTop w:val="0"/>
              <w:marBottom w:val="0"/>
              <w:divBdr>
                <w:top w:val="none" w:sz="0" w:space="0" w:color="auto"/>
                <w:left w:val="none" w:sz="0" w:space="0" w:color="auto"/>
                <w:bottom w:val="none" w:sz="0" w:space="0" w:color="auto"/>
                <w:right w:val="none" w:sz="0" w:space="0" w:color="auto"/>
              </w:divBdr>
            </w:div>
            <w:div w:id="182940928">
              <w:marLeft w:val="0"/>
              <w:marRight w:val="0"/>
              <w:marTop w:val="0"/>
              <w:marBottom w:val="0"/>
              <w:divBdr>
                <w:top w:val="none" w:sz="0" w:space="0" w:color="auto"/>
                <w:left w:val="none" w:sz="0" w:space="0" w:color="auto"/>
                <w:bottom w:val="none" w:sz="0" w:space="0" w:color="auto"/>
                <w:right w:val="none" w:sz="0" w:space="0" w:color="auto"/>
              </w:divBdr>
            </w:div>
            <w:div w:id="589974948">
              <w:marLeft w:val="0"/>
              <w:marRight w:val="0"/>
              <w:marTop w:val="0"/>
              <w:marBottom w:val="0"/>
              <w:divBdr>
                <w:top w:val="none" w:sz="0" w:space="0" w:color="auto"/>
                <w:left w:val="none" w:sz="0" w:space="0" w:color="auto"/>
                <w:bottom w:val="none" w:sz="0" w:space="0" w:color="auto"/>
                <w:right w:val="none" w:sz="0" w:space="0" w:color="auto"/>
              </w:divBdr>
            </w:div>
            <w:div w:id="681929098">
              <w:marLeft w:val="0"/>
              <w:marRight w:val="0"/>
              <w:marTop w:val="0"/>
              <w:marBottom w:val="0"/>
              <w:divBdr>
                <w:top w:val="none" w:sz="0" w:space="0" w:color="auto"/>
                <w:left w:val="none" w:sz="0" w:space="0" w:color="auto"/>
                <w:bottom w:val="none" w:sz="0" w:space="0" w:color="auto"/>
                <w:right w:val="none" w:sz="0" w:space="0" w:color="auto"/>
              </w:divBdr>
            </w:div>
            <w:div w:id="2115319463">
              <w:marLeft w:val="0"/>
              <w:marRight w:val="0"/>
              <w:marTop w:val="0"/>
              <w:marBottom w:val="0"/>
              <w:divBdr>
                <w:top w:val="none" w:sz="0" w:space="0" w:color="auto"/>
                <w:left w:val="none" w:sz="0" w:space="0" w:color="auto"/>
                <w:bottom w:val="none" w:sz="0" w:space="0" w:color="auto"/>
                <w:right w:val="none" w:sz="0" w:space="0" w:color="auto"/>
              </w:divBdr>
            </w:div>
            <w:div w:id="765686684">
              <w:marLeft w:val="0"/>
              <w:marRight w:val="0"/>
              <w:marTop w:val="0"/>
              <w:marBottom w:val="0"/>
              <w:divBdr>
                <w:top w:val="none" w:sz="0" w:space="0" w:color="auto"/>
                <w:left w:val="none" w:sz="0" w:space="0" w:color="auto"/>
                <w:bottom w:val="none" w:sz="0" w:space="0" w:color="auto"/>
                <w:right w:val="none" w:sz="0" w:space="0" w:color="auto"/>
              </w:divBdr>
            </w:div>
            <w:div w:id="1067873652">
              <w:marLeft w:val="0"/>
              <w:marRight w:val="0"/>
              <w:marTop w:val="0"/>
              <w:marBottom w:val="0"/>
              <w:divBdr>
                <w:top w:val="none" w:sz="0" w:space="0" w:color="auto"/>
                <w:left w:val="none" w:sz="0" w:space="0" w:color="auto"/>
                <w:bottom w:val="none" w:sz="0" w:space="0" w:color="auto"/>
                <w:right w:val="none" w:sz="0" w:space="0" w:color="auto"/>
              </w:divBdr>
            </w:div>
            <w:div w:id="86966338">
              <w:marLeft w:val="0"/>
              <w:marRight w:val="0"/>
              <w:marTop w:val="0"/>
              <w:marBottom w:val="0"/>
              <w:divBdr>
                <w:top w:val="none" w:sz="0" w:space="0" w:color="auto"/>
                <w:left w:val="none" w:sz="0" w:space="0" w:color="auto"/>
                <w:bottom w:val="none" w:sz="0" w:space="0" w:color="auto"/>
                <w:right w:val="none" w:sz="0" w:space="0" w:color="auto"/>
              </w:divBdr>
            </w:div>
            <w:div w:id="1516771302">
              <w:marLeft w:val="0"/>
              <w:marRight w:val="0"/>
              <w:marTop w:val="0"/>
              <w:marBottom w:val="0"/>
              <w:divBdr>
                <w:top w:val="none" w:sz="0" w:space="0" w:color="auto"/>
                <w:left w:val="none" w:sz="0" w:space="0" w:color="auto"/>
                <w:bottom w:val="none" w:sz="0" w:space="0" w:color="auto"/>
                <w:right w:val="none" w:sz="0" w:space="0" w:color="auto"/>
              </w:divBdr>
            </w:div>
            <w:div w:id="1553420219">
              <w:marLeft w:val="0"/>
              <w:marRight w:val="0"/>
              <w:marTop w:val="0"/>
              <w:marBottom w:val="0"/>
              <w:divBdr>
                <w:top w:val="none" w:sz="0" w:space="0" w:color="auto"/>
                <w:left w:val="none" w:sz="0" w:space="0" w:color="auto"/>
                <w:bottom w:val="none" w:sz="0" w:space="0" w:color="auto"/>
                <w:right w:val="none" w:sz="0" w:space="0" w:color="auto"/>
              </w:divBdr>
            </w:div>
            <w:div w:id="1493789296">
              <w:marLeft w:val="0"/>
              <w:marRight w:val="0"/>
              <w:marTop w:val="0"/>
              <w:marBottom w:val="0"/>
              <w:divBdr>
                <w:top w:val="none" w:sz="0" w:space="0" w:color="auto"/>
                <w:left w:val="none" w:sz="0" w:space="0" w:color="auto"/>
                <w:bottom w:val="none" w:sz="0" w:space="0" w:color="auto"/>
                <w:right w:val="none" w:sz="0" w:space="0" w:color="auto"/>
              </w:divBdr>
            </w:div>
            <w:div w:id="1729958129">
              <w:marLeft w:val="0"/>
              <w:marRight w:val="0"/>
              <w:marTop w:val="0"/>
              <w:marBottom w:val="0"/>
              <w:divBdr>
                <w:top w:val="none" w:sz="0" w:space="0" w:color="auto"/>
                <w:left w:val="none" w:sz="0" w:space="0" w:color="auto"/>
                <w:bottom w:val="none" w:sz="0" w:space="0" w:color="auto"/>
                <w:right w:val="none" w:sz="0" w:space="0" w:color="auto"/>
              </w:divBdr>
            </w:div>
            <w:div w:id="1758869350">
              <w:marLeft w:val="0"/>
              <w:marRight w:val="0"/>
              <w:marTop w:val="0"/>
              <w:marBottom w:val="0"/>
              <w:divBdr>
                <w:top w:val="none" w:sz="0" w:space="0" w:color="auto"/>
                <w:left w:val="none" w:sz="0" w:space="0" w:color="auto"/>
                <w:bottom w:val="none" w:sz="0" w:space="0" w:color="auto"/>
                <w:right w:val="none" w:sz="0" w:space="0" w:color="auto"/>
              </w:divBdr>
            </w:div>
            <w:div w:id="1296444688">
              <w:marLeft w:val="0"/>
              <w:marRight w:val="0"/>
              <w:marTop w:val="0"/>
              <w:marBottom w:val="0"/>
              <w:divBdr>
                <w:top w:val="none" w:sz="0" w:space="0" w:color="auto"/>
                <w:left w:val="none" w:sz="0" w:space="0" w:color="auto"/>
                <w:bottom w:val="none" w:sz="0" w:space="0" w:color="auto"/>
                <w:right w:val="none" w:sz="0" w:space="0" w:color="auto"/>
              </w:divBdr>
            </w:div>
            <w:div w:id="1131484570">
              <w:marLeft w:val="0"/>
              <w:marRight w:val="0"/>
              <w:marTop w:val="0"/>
              <w:marBottom w:val="0"/>
              <w:divBdr>
                <w:top w:val="none" w:sz="0" w:space="0" w:color="auto"/>
                <w:left w:val="none" w:sz="0" w:space="0" w:color="auto"/>
                <w:bottom w:val="none" w:sz="0" w:space="0" w:color="auto"/>
                <w:right w:val="none" w:sz="0" w:space="0" w:color="auto"/>
              </w:divBdr>
            </w:div>
            <w:div w:id="1399355330">
              <w:marLeft w:val="0"/>
              <w:marRight w:val="0"/>
              <w:marTop w:val="0"/>
              <w:marBottom w:val="0"/>
              <w:divBdr>
                <w:top w:val="none" w:sz="0" w:space="0" w:color="auto"/>
                <w:left w:val="none" w:sz="0" w:space="0" w:color="auto"/>
                <w:bottom w:val="none" w:sz="0" w:space="0" w:color="auto"/>
                <w:right w:val="none" w:sz="0" w:space="0" w:color="auto"/>
              </w:divBdr>
            </w:div>
            <w:div w:id="93745144">
              <w:marLeft w:val="0"/>
              <w:marRight w:val="0"/>
              <w:marTop w:val="0"/>
              <w:marBottom w:val="0"/>
              <w:divBdr>
                <w:top w:val="none" w:sz="0" w:space="0" w:color="auto"/>
                <w:left w:val="none" w:sz="0" w:space="0" w:color="auto"/>
                <w:bottom w:val="none" w:sz="0" w:space="0" w:color="auto"/>
                <w:right w:val="none" w:sz="0" w:space="0" w:color="auto"/>
              </w:divBdr>
            </w:div>
            <w:div w:id="813834431">
              <w:marLeft w:val="0"/>
              <w:marRight w:val="0"/>
              <w:marTop w:val="0"/>
              <w:marBottom w:val="0"/>
              <w:divBdr>
                <w:top w:val="none" w:sz="0" w:space="0" w:color="auto"/>
                <w:left w:val="none" w:sz="0" w:space="0" w:color="auto"/>
                <w:bottom w:val="none" w:sz="0" w:space="0" w:color="auto"/>
                <w:right w:val="none" w:sz="0" w:space="0" w:color="auto"/>
              </w:divBdr>
            </w:div>
            <w:div w:id="1526820075">
              <w:marLeft w:val="0"/>
              <w:marRight w:val="0"/>
              <w:marTop w:val="0"/>
              <w:marBottom w:val="0"/>
              <w:divBdr>
                <w:top w:val="none" w:sz="0" w:space="0" w:color="auto"/>
                <w:left w:val="none" w:sz="0" w:space="0" w:color="auto"/>
                <w:bottom w:val="none" w:sz="0" w:space="0" w:color="auto"/>
                <w:right w:val="none" w:sz="0" w:space="0" w:color="auto"/>
              </w:divBdr>
            </w:div>
            <w:div w:id="361713303">
              <w:marLeft w:val="0"/>
              <w:marRight w:val="0"/>
              <w:marTop w:val="0"/>
              <w:marBottom w:val="0"/>
              <w:divBdr>
                <w:top w:val="none" w:sz="0" w:space="0" w:color="auto"/>
                <w:left w:val="none" w:sz="0" w:space="0" w:color="auto"/>
                <w:bottom w:val="none" w:sz="0" w:space="0" w:color="auto"/>
                <w:right w:val="none" w:sz="0" w:space="0" w:color="auto"/>
              </w:divBdr>
            </w:div>
            <w:div w:id="588849680">
              <w:marLeft w:val="0"/>
              <w:marRight w:val="0"/>
              <w:marTop w:val="0"/>
              <w:marBottom w:val="0"/>
              <w:divBdr>
                <w:top w:val="none" w:sz="0" w:space="0" w:color="auto"/>
                <w:left w:val="none" w:sz="0" w:space="0" w:color="auto"/>
                <w:bottom w:val="none" w:sz="0" w:space="0" w:color="auto"/>
                <w:right w:val="none" w:sz="0" w:space="0" w:color="auto"/>
              </w:divBdr>
            </w:div>
            <w:div w:id="1119492713">
              <w:marLeft w:val="0"/>
              <w:marRight w:val="0"/>
              <w:marTop w:val="0"/>
              <w:marBottom w:val="0"/>
              <w:divBdr>
                <w:top w:val="none" w:sz="0" w:space="0" w:color="auto"/>
                <w:left w:val="none" w:sz="0" w:space="0" w:color="auto"/>
                <w:bottom w:val="none" w:sz="0" w:space="0" w:color="auto"/>
                <w:right w:val="none" w:sz="0" w:space="0" w:color="auto"/>
              </w:divBdr>
            </w:div>
            <w:div w:id="721371505">
              <w:marLeft w:val="0"/>
              <w:marRight w:val="0"/>
              <w:marTop w:val="0"/>
              <w:marBottom w:val="0"/>
              <w:divBdr>
                <w:top w:val="none" w:sz="0" w:space="0" w:color="auto"/>
                <w:left w:val="none" w:sz="0" w:space="0" w:color="auto"/>
                <w:bottom w:val="none" w:sz="0" w:space="0" w:color="auto"/>
                <w:right w:val="none" w:sz="0" w:space="0" w:color="auto"/>
              </w:divBdr>
            </w:div>
            <w:div w:id="880704205">
              <w:marLeft w:val="0"/>
              <w:marRight w:val="0"/>
              <w:marTop w:val="0"/>
              <w:marBottom w:val="0"/>
              <w:divBdr>
                <w:top w:val="none" w:sz="0" w:space="0" w:color="auto"/>
                <w:left w:val="none" w:sz="0" w:space="0" w:color="auto"/>
                <w:bottom w:val="none" w:sz="0" w:space="0" w:color="auto"/>
                <w:right w:val="none" w:sz="0" w:space="0" w:color="auto"/>
              </w:divBdr>
            </w:div>
            <w:div w:id="1020276050">
              <w:marLeft w:val="0"/>
              <w:marRight w:val="0"/>
              <w:marTop w:val="0"/>
              <w:marBottom w:val="0"/>
              <w:divBdr>
                <w:top w:val="none" w:sz="0" w:space="0" w:color="auto"/>
                <w:left w:val="none" w:sz="0" w:space="0" w:color="auto"/>
                <w:bottom w:val="none" w:sz="0" w:space="0" w:color="auto"/>
                <w:right w:val="none" w:sz="0" w:space="0" w:color="auto"/>
              </w:divBdr>
            </w:div>
            <w:div w:id="814031585">
              <w:marLeft w:val="0"/>
              <w:marRight w:val="0"/>
              <w:marTop w:val="0"/>
              <w:marBottom w:val="0"/>
              <w:divBdr>
                <w:top w:val="none" w:sz="0" w:space="0" w:color="auto"/>
                <w:left w:val="none" w:sz="0" w:space="0" w:color="auto"/>
                <w:bottom w:val="none" w:sz="0" w:space="0" w:color="auto"/>
                <w:right w:val="none" w:sz="0" w:space="0" w:color="auto"/>
              </w:divBdr>
            </w:div>
            <w:div w:id="438837412">
              <w:marLeft w:val="0"/>
              <w:marRight w:val="0"/>
              <w:marTop w:val="0"/>
              <w:marBottom w:val="0"/>
              <w:divBdr>
                <w:top w:val="none" w:sz="0" w:space="0" w:color="auto"/>
                <w:left w:val="none" w:sz="0" w:space="0" w:color="auto"/>
                <w:bottom w:val="none" w:sz="0" w:space="0" w:color="auto"/>
                <w:right w:val="none" w:sz="0" w:space="0" w:color="auto"/>
              </w:divBdr>
            </w:div>
            <w:div w:id="1021929352">
              <w:marLeft w:val="0"/>
              <w:marRight w:val="0"/>
              <w:marTop w:val="0"/>
              <w:marBottom w:val="0"/>
              <w:divBdr>
                <w:top w:val="none" w:sz="0" w:space="0" w:color="auto"/>
                <w:left w:val="none" w:sz="0" w:space="0" w:color="auto"/>
                <w:bottom w:val="none" w:sz="0" w:space="0" w:color="auto"/>
                <w:right w:val="none" w:sz="0" w:space="0" w:color="auto"/>
              </w:divBdr>
            </w:div>
            <w:div w:id="1973901521">
              <w:marLeft w:val="0"/>
              <w:marRight w:val="0"/>
              <w:marTop w:val="0"/>
              <w:marBottom w:val="0"/>
              <w:divBdr>
                <w:top w:val="none" w:sz="0" w:space="0" w:color="auto"/>
                <w:left w:val="none" w:sz="0" w:space="0" w:color="auto"/>
                <w:bottom w:val="none" w:sz="0" w:space="0" w:color="auto"/>
                <w:right w:val="none" w:sz="0" w:space="0" w:color="auto"/>
              </w:divBdr>
            </w:div>
            <w:div w:id="1878736241">
              <w:marLeft w:val="0"/>
              <w:marRight w:val="0"/>
              <w:marTop w:val="0"/>
              <w:marBottom w:val="0"/>
              <w:divBdr>
                <w:top w:val="none" w:sz="0" w:space="0" w:color="auto"/>
                <w:left w:val="none" w:sz="0" w:space="0" w:color="auto"/>
                <w:bottom w:val="none" w:sz="0" w:space="0" w:color="auto"/>
                <w:right w:val="none" w:sz="0" w:space="0" w:color="auto"/>
              </w:divBdr>
            </w:div>
            <w:div w:id="1002271988">
              <w:marLeft w:val="0"/>
              <w:marRight w:val="0"/>
              <w:marTop w:val="0"/>
              <w:marBottom w:val="0"/>
              <w:divBdr>
                <w:top w:val="none" w:sz="0" w:space="0" w:color="auto"/>
                <w:left w:val="none" w:sz="0" w:space="0" w:color="auto"/>
                <w:bottom w:val="none" w:sz="0" w:space="0" w:color="auto"/>
                <w:right w:val="none" w:sz="0" w:space="0" w:color="auto"/>
              </w:divBdr>
            </w:div>
            <w:div w:id="1881672888">
              <w:marLeft w:val="0"/>
              <w:marRight w:val="0"/>
              <w:marTop w:val="0"/>
              <w:marBottom w:val="0"/>
              <w:divBdr>
                <w:top w:val="none" w:sz="0" w:space="0" w:color="auto"/>
                <w:left w:val="none" w:sz="0" w:space="0" w:color="auto"/>
                <w:bottom w:val="none" w:sz="0" w:space="0" w:color="auto"/>
                <w:right w:val="none" w:sz="0" w:space="0" w:color="auto"/>
              </w:divBdr>
            </w:div>
            <w:div w:id="22749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943583">
      <w:bodyDiv w:val="1"/>
      <w:marLeft w:val="0"/>
      <w:marRight w:val="0"/>
      <w:marTop w:val="0"/>
      <w:marBottom w:val="0"/>
      <w:divBdr>
        <w:top w:val="none" w:sz="0" w:space="0" w:color="auto"/>
        <w:left w:val="none" w:sz="0" w:space="0" w:color="auto"/>
        <w:bottom w:val="none" w:sz="0" w:space="0" w:color="auto"/>
        <w:right w:val="none" w:sz="0" w:space="0" w:color="auto"/>
      </w:divBdr>
      <w:divsChild>
        <w:div w:id="2094860796">
          <w:marLeft w:val="0"/>
          <w:marRight w:val="0"/>
          <w:marTop w:val="0"/>
          <w:marBottom w:val="0"/>
          <w:divBdr>
            <w:top w:val="none" w:sz="0" w:space="0" w:color="auto"/>
            <w:left w:val="none" w:sz="0" w:space="0" w:color="auto"/>
            <w:bottom w:val="none" w:sz="0" w:space="0" w:color="auto"/>
            <w:right w:val="none" w:sz="0" w:space="0" w:color="auto"/>
          </w:divBdr>
          <w:divsChild>
            <w:div w:id="1571307409">
              <w:marLeft w:val="0"/>
              <w:marRight w:val="0"/>
              <w:marTop w:val="0"/>
              <w:marBottom w:val="0"/>
              <w:divBdr>
                <w:top w:val="none" w:sz="0" w:space="0" w:color="auto"/>
                <w:left w:val="none" w:sz="0" w:space="0" w:color="auto"/>
                <w:bottom w:val="none" w:sz="0" w:space="0" w:color="auto"/>
                <w:right w:val="none" w:sz="0" w:space="0" w:color="auto"/>
              </w:divBdr>
            </w:div>
            <w:div w:id="668797886">
              <w:marLeft w:val="0"/>
              <w:marRight w:val="0"/>
              <w:marTop w:val="0"/>
              <w:marBottom w:val="0"/>
              <w:divBdr>
                <w:top w:val="none" w:sz="0" w:space="0" w:color="auto"/>
                <w:left w:val="none" w:sz="0" w:space="0" w:color="auto"/>
                <w:bottom w:val="none" w:sz="0" w:space="0" w:color="auto"/>
                <w:right w:val="none" w:sz="0" w:space="0" w:color="auto"/>
              </w:divBdr>
            </w:div>
            <w:div w:id="54085065">
              <w:marLeft w:val="0"/>
              <w:marRight w:val="0"/>
              <w:marTop w:val="0"/>
              <w:marBottom w:val="0"/>
              <w:divBdr>
                <w:top w:val="none" w:sz="0" w:space="0" w:color="auto"/>
                <w:left w:val="none" w:sz="0" w:space="0" w:color="auto"/>
                <w:bottom w:val="none" w:sz="0" w:space="0" w:color="auto"/>
                <w:right w:val="none" w:sz="0" w:space="0" w:color="auto"/>
              </w:divBdr>
            </w:div>
            <w:div w:id="1047530623">
              <w:marLeft w:val="0"/>
              <w:marRight w:val="0"/>
              <w:marTop w:val="0"/>
              <w:marBottom w:val="0"/>
              <w:divBdr>
                <w:top w:val="none" w:sz="0" w:space="0" w:color="auto"/>
                <w:left w:val="none" w:sz="0" w:space="0" w:color="auto"/>
                <w:bottom w:val="none" w:sz="0" w:space="0" w:color="auto"/>
                <w:right w:val="none" w:sz="0" w:space="0" w:color="auto"/>
              </w:divBdr>
            </w:div>
            <w:div w:id="1575775012">
              <w:marLeft w:val="0"/>
              <w:marRight w:val="0"/>
              <w:marTop w:val="0"/>
              <w:marBottom w:val="0"/>
              <w:divBdr>
                <w:top w:val="none" w:sz="0" w:space="0" w:color="auto"/>
                <w:left w:val="none" w:sz="0" w:space="0" w:color="auto"/>
                <w:bottom w:val="none" w:sz="0" w:space="0" w:color="auto"/>
                <w:right w:val="none" w:sz="0" w:space="0" w:color="auto"/>
              </w:divBdr>
            </w:div>
            <w:div w:id="1807239346">
              <w:marLeft w:val="0"/>
              <w:marRight w:val="0"/>
              <w:marTop w:val="0"/>
              <w:marBottom w:val="0"/>
              <w:divBdr>
                <w:top w:val="none" w:sz="0" w:space="0" w:color="auto"/>
                <w:left w:val="none" w:sz="0" w:space="0" w:color="auto"/>
                <w:bottom w:val="none" w:sz="0" w:space="0" w:color="auto"/>
                <w:right w:val="none" w:sz="0" w:space="0" w:color="auto"/>
              </w:divBdr>
            </w:div>
            <w:div w:id="1738935123">
              <w:marLeft w:val="0"/>
              <w:marRight w:val="0"/>
              <w:marTop w:val="0"/>
              <w:marBottom w:val="0"/>
              <w:divBdr>
                <w:top w:val="none" w:sz="0" w:space="0" w:color="auto"/>
                <w:left w:val="none" w:sz="0" w:space="0" w:color="auto"/>
                <w:bottom w:val="none" w:sz="0" w:space="0" w:color="auto"/>
                <w:right w:val="none" w:sz="0" w:space="0" w:color="auto"/>
              </w:divBdr>
            </w:div>
            <w:div w:id="93939720">
              <w:marLeft w:val="0"/>
              <w:marRight w:val="0"/>
              <w:marTop w:val="0"/>
              <w:marBottom w:val="0"/>
              <w:divBdr>
                <w:top w:val="none" w:sz="0" w:space="0" w:color="auto"/>
                <w:left w:val="none" w:sz="0" w:space="0" w:color="auto"/>
                <w:bottom w:val="none" w:sz="0" w:space="0" w:color="auto"/>
                <w:right w:val="none" w:sz="0" w:space="0" w:color="auto"/>
              </w:divBdr>
            </w:div>
            <w:div w:id="634455181">
              <w:marLeft w:val="0"/>
              <w:marRight w:val="0"/>
              <w:marTop w:val="0"/>
              <w:marBottom w:val="0"/>
              <w:divBdr>
                <w:top w:val="none" w:sz="0" w:space="0" w:color="auto"/>
                <w:left w:val="none" w:sz="0" w:space="0" w:color="auto"/>
                <w:bottom w:val="none" w:sz="0" w:space="0" w:color="auto"/>
                <w:right w:val="none" w:sz="0" w:space="0" w:color="auto"/>
              </w:divBdr>
            </w:div>
            <w:div w:id="543717148">
              <w:marLeft w:val="0"/>
              <w:marRight w:val="0"/>
              <w:marTop w:val="0"/>
              <w:marBottom w:val="0"/>
              <w:divBdr>
                <w:top w:val="none" w:sz="0" w:space="0" w:color="auto"/>
                <w:left w:val="none" w:sz="0" w:space="0" w:color="auto"/>
                <w:bottom w:val="none" w:sz="0" w:space="0" w:color="auto"/>
                <w:right w:val="none" w:sz="0" w:space="0" w:color="auto"/>
              </w:divBdr>
            </w:div>
            <w:div w:id="706639415">
              <w:marLeft w:val="0"/>
              <w:marRight w:val="0"/>
              <w:marTop w:val="0"/>
              <w:marBottom w:val="0"/>
              <w:divBdr>
                <w:top w:val="none" w:sz="0" w:space="0" w:color="auto"/>
                <w:left w:val="none" w:sz="0" w:space="0" w:color="auto"/>
                <w:bottom w:val="none" w:sz="0" w:space="0" w:color="auto"/>
                <w:right w:val="none" w:sz="0" w:space="0" w:color="auto"/>
              </w:divBdr>
            </w:div>
            <w:div w:id="1386638536">
              <w:marLeft w:val="0"/>
              <w:marRight w:val="0"/>
              <w:marTop w:val="0"/>
              <w:marBottom w:val="0"/>
              <w:divBdr>
                <w:top w:val="none" w:sz="0" w:space="0" w:color="auto"/>
                <w:left w:val="none" w:sz="0" w:space="0" w:color="auto"/>
                <w:bottom w:val="none" w:sz="0" w:space="0" w:color="auto"/>
                <w:right w:val="none" w:sz="0" w:space="0" w:color="auto"/>
              </w:divBdr>
            </w:div>
            <w:div w:id="1290359381">
              <w:marLeft w:val="0"/>
              <w:marRight w:val="0"/>
              <w:marTop w:val="0"/>
              <w:marBottom w:val="0"/>
              <w:divBdr>
                <w:top w:val="none" w:sz="0" w:space="0" w:color="auto"/>
                <w:left w:val="none" w:sz="0" w:space="0" w:color="auto"/>
                <w:bottom w:val="none" w:sz="0" w:space="0" w:color="auto"/>
                <w:right w:val="none" w:sz="0" w:space="0" w:color="auto"/>
              </w:divBdr>
            </w:div>
            <w:div w:id="480971990">
              <w:marLeft w:val="0"/>
              <w:marRight w:val="0"/>
              <w:marTop w:val="0"/>
              <w:marBottom w:val="0"/>
              <w:divBdr>
                <w:top w:val="none" w:sz="0" w:space="0" w:color="auto"/>
                <w:left w:val="none" w:sz="0" w:space="0" w:color="auto"/>
                <w:bottom w:val="none" w:sz="0" w:space="0" w:color="auto"/>
                <w:right w:val="none" w:sz="0" w:space="0" w:color="auto"/>
              </w:divBdr>
            </w:div>
            <w:div w:id="121121898">
              <w:marLeft w:val="0"/>
              <w:marRight w:val="0"/>
              <w:marTop w:val="0"/>
              <w:marBottom w:val="0"/>
              <w:divBdr>
                <w:top w:val="none" w:sz="0" w:space="0" w:color="auto"/>
                <w:left w:val="none" w:sz="0" w:space="0" w:color="auto"/>
                <w:bottom w:val="none" w:sz="0" w:space="0" w:color="auto"/>
                <w:right w:val="none" w:sz="0" w:space="0" w:color="auto"/>
              </w:divBdr>
            </w:div>
            <w:div w:id="1739093312">
              <w:marLeft w:val="0"/>
              <w:marRight w:val="0"/>
              <w:marTop w:val="0"/>
              <w:marBottom w:val="0"/>
              <w:divBdr>
                <w:top w:val="none" w:sz="0" w:space="0" w:color="auto"/>
                <w:left w:val="none" w:sz="0" w:space="0" w:color="auto"/>
                <w:bottom w:val="none" w:sz="0" w:space="0" w:color="auto"/>
                <w:right w:val="none" w:sz="0" w:space="0" w:color="auto"/>
              </w:divBdr>
            </w:div>
            <w:div w:id="1180775336">
              <w:marLeft w:val="0"/>
              <w:marRight w:val="0"/>
              <w:marTop w:val="0"/>
              <w:marBottom w:val="0"/>
              <w:divBdr>
                <w:top w:val="none" w:sz="0" w:space="0" w:color="auto"/>
                <w:left w:val="none" w:sz="0" w:space="0" w:color="auto"/>
                <w:bottom w:val="none" w:sz="0" w:space="0" w:color="auto"/>
                <w:right w:val="none" w:sz="0" w:space="0" w:color="auto"/>
              </w:divBdr>
            </w:div>
            <w:div w:id="1150098380">
              <w:marLeft w:val="0"/>
              <w:marRight w:val="0"/>
              <w:marTop w:val="0"/>
              <w:marBottom w:val="0"/>
              <w:divBdr>
                <w:top w:val="none" w:sz="0" w:space="0" w:color="auto"/>
                <w:left w:val="none" w:sz="0" w:space="0" w:color="auto"/>
                <w:bottom w:val="none" w:sz="0" w:space="0" w:color="auto"/>
                <w:right w:val="none" w:sz="0" w:space="0" w:color="auto"/>
              </w:divBdr>
            </w:div>
            <w:div w:id="2123573815">
              <w:marLeft w:val="0"/>
              <w:marRight w:val="0"/>
              <w:marTop w:val="0"/>
              <w:marBottom w:val="0"/>
              <w:divBdr>
                <w:top w:val="none" w:sz="0" w:space="0" w:color="auto"/>
                <w:left w:val="none" w:sz="0" w:space="0" w:color="auto"/>
                <w:bottom w:val="none" w:sz="0" w:space="0" w:color="auto"/>
                <w:right w:val="none" w:sz="0" w:space="0" w:color="auto"/>
              </w:divBdr>
            </w:div>
            <w:div w:id="366029175">
              <w:marLeft w:val="0"/>
              <w:marRight w:val="0"/>
              <w:marTop w:val="0"/>
              <w:marBottom w:val="0"/>
              <w:divBdr>
                <w:top w:val="none" w:sz="0" w:space="0" w:color="auto"/>
                <w:left w:val="none" w:sz="0" w:space="0" w:color="auto"/>
                <w:bottom w:val="none" w:sz="0" w:space="0" w:color="auto"/>
                <w:right w:val="none" w:sz="0" w:space="0" w:color="auto"/>
              </w:divBdr>
            </w:div>
            <w:div w:id="1482186904">
              <w:marLeft w:val="0"/>
              <w:marRight w:val="0"/>
              <w:marTop w:val="0"/>
              <w:marBottom w:val="0"/>
              <w:divBdr>
                <w:top w:val="none" w:sz="0" w:space="0" w:color="auto"/>
                <w:left w:val="none" w:sz="0" w:space="0" w:color="auto"/>
                <w:bottom w:val="none" w:sz="0" w:space="0" w:color="auto"/>
                <w:right w:val="none" w:sz="0" w:space="0" w:color="auto"/>
              </w:divBdr>
            </w:div>
            <w:div w:id="1338270159">
              <w:marLeft w:val="0"/>
              <w:marRight w:val="0"/>
              <w:marTop w:val="0"/>
              <w:marBottom w:val="0"/>
              <w:divBdr>
                <w:top w:val="none" w:sz="0" w:space="0" w:color="auto"/>
                <w:left w:val="none" w:sz="0" w:space="0" w:color="auto"/>
                <w:bottom w:val="none" w:sz="0" w:space="0" w:color="auto"/>
                <w:right w:val="none" w:sz="0" w:space="0" w:color="auto"/>
              </w:divBdr>
            </w:div>
            <w:div w:id="1522351815">
              <w:marLeft w:val="0"/>
              <w:marRight w:val="0"/>
              <w:marTop w:val="0"/>
              <w:marBottom w:val="0"/>
              <w:divBdr>
                <w:top w:val="none" w:sz="0" w:space="0" w:color="auto"/>
                <w:left w:val="none" w:sz="0" w:space="0" w:color="auto"/>
                <w:bottom w:val="none" w:sz="0" w:space="0" w:color="auto"/>
                <w:right w:val="none" w:sz="0" w:space="0" w:color="auto"/>
              </w:divBdr>
            </w:div>
            <w:div w:id="1793596389">
              <w:marLeft w:val="0"/>
              <w:marRight w:val="0"/>
              <w:marTop w:val="0"/>
              <w:marBottom w:val="0"/>
              <w:divBdr>
                <w:top w:val="none" w:sz="0" w:space="0" w:color="auto"/>
                <w:left w:val="none" w:sz="0" w:space="0" w:color="auto"/>
                <w:bottom w:val="none" w:sz="0" w:space="0" w:color="auto"/>
                <w:right w:val="none" w:sz="0" w:space="0" w:color="auto"/>
              </w:divBdr>
            </w:div>
            <w:div w:id="754479470">
              <w:marLeft w:val="0"/>
              <w:marRight w:val="0"/>
              <w:marTop w:val="0"/>
              <w:marBottom w:val="0"/>
              <w:divBdr>
                <w:top w:val="none" w:sz="0" w:space="0" w:color="auto"/>
                <w:left w:val="none" w:sz="0" w:space="0" w:color="auto"/>
                <w:bottom w:val="none" w:sz="0" w:space="0" w:color="auto"/>
                <w:right w:val="none" w:sz="0" w:space="0" w:color="auto"/>
              </w:divBdr>
            </w:div>
            <w:div w:id="750468184">
              <w:marLeft w:val="0"/>
              <w:marRight w:val="0"/>
              <w:marTop w:val="0"/>
              <w:marBottom w:val="0"/>
              <w:divBdr>
                <w:top w:val="none" w:sz="0" w:space="0" w:color="auto"/>
                <w:left w:val="none" w:sz="0" w:space="0" w:color="auto"/>
                <w:bottom w:val="none" w:sz="0" w:space="0" w:color="auto"/>
                <w:right w:val="none" w:sz="0" w:space="0" w:color="auto"/>
              </w:divBdr>
            </w:div>
            <w:div w:id="84228744">
              <w:marLeft w:val="0"/>
              <w:marRight w:val="0"/>
              <w:marTop w:val="0"/>
              <w:marBottom w:val="0"/>
              <w:divBdr>
                <w:top w:val="none" w:sz="0" w:space="0" w:color="auto"/>
                <w:left w:val="none" w:sz="0" w:space="0" w:color="auto"/>
                <w:bottom w:val="none" w:sz="0" w:space="0" w:color="auto"/>
                <w:right w:val="none" w:sz="0" w:space="0" w:color="auto"/>
              </w:divBdr>
            </w:div>
            <w:div w:id="38059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366324">
      <w:bodyDiv w:val="1"/>
      <w:marLeft w:val="0"/>
      <w:marRight w:val="0"/>
      <w:marTop w:val="0"/>
      <w:marBottom w:val="0"/>
      <w:divBdr>
        <w:top w:val="none" w:sz="0" w:space="0" w:color="auto"/>
        <w:left w:val="none" w:sz="0" w:space="0" w:color="auto"/>
        <w:bottom w:val="none" w:sz="0" w:space="0" w:color="auto"/>
        <w:right w:val="none" w:sz="0" w:space="0" w:color="auto"/>
      </w:divBdr>
    </w:div>
    <w:div w:id="461001597">
      <w:bodyDiv w:val="1"/>
      <w:marLeft w:val="0"/>
      <w:marRight w:val="0"/>
      <w:marTop w:val="0"/>
      <w:marBottom w:val="0"/>
      <w:divBdr>
        <w:top w:val="none" w:sz="0" w:space="0" w:color="auto"/>
        <w:left w:val="none" w:sz="0" w:space="0" w:color="auto"/>
        <w:bottom w:val="none" w:sz="0" w:space="0" w:color="auto"/>
        <w:right w:val="none" w:sz="0" w:space="0" w:color="auto"/>
      </w:divBdr>
      <w:divsChild>
        <w:div w:id="2092434606">
          <w:marLeft w:val="0"/>
          <w:marRight w:val="0"/>
          <w:marTop w:val="0"/>
          <w:marBottom w:val="0"/>
          <w:divBdr>
            <w:top w:val="none" w:sz="0" w:space="0" w:color="auto"/>
            <w:left w:val="none" w:sz="0" w:space="0" w:color="auto"/>
            <w:bottom w:val="none" w:sz="0" w:space="0" w:color="auto"/>
            <w:right w:val="none" w:sz="0" w:space="0" w:color="auto"/>
          </w:divBdr>
          <w:divsChild>
            <w:div w:id="638461757">
              <w:marLeft w:val="0"/>
              <w:marRight w:val="0"/>
              <w:marTop w:val="0"/>
              <w:marBottom w:val="0"/>
              <w:divBdr>
                <w:top w:val="none" w:sz="0" w:space="0" w:color="auto"/>
                <w:left w:val="none" w:sz="0" w:space="0" w:color="auto"/>
                <w:bottom w:val="none" w:sz="0" w:space="0" w:color="auto"/>
                <w:right w:val="none" w:sz="0" w:space="0" w:color="auto"/>
              </w:divBdr>
            </w:div>
            <w:div w:id="1429278592">
              <w:marLeft w:val="0"/>
              <w:marRight w:val="0"/>
              <w:marTop w:val="0"/>
              <w:marBottom w:val="0"/>
              <w:divBdr>
                <w:top w:val="none" w:sz="0" w:space="0" w:color="auto"/>
                <w:left w:val="none" w:sz="0" w:space="0" w:color="auto"/>
                <w:bottom w:val="none" w:sz="0" w:space="0" w:color="auto"/>
                <w:right w:val="none" w:sz="0" w:space="0" w:color="auto"/>
              </w:divBdr>
            </w:div>
            <w:div w:id="780994343">
              <w:marLeft w:val="0"/>
              <w:marRight w:val="0"/>
              <w:marTop w:val="0"/>
              <w:marBottom w:val="0"/>
              <w:divBdr>
                <w:top w:val="none" w:sz="0" w:space="0" w:color="auto"/>
                <w:left w:val="none" w:sz="0" w:space="0" w:color="auto"/>
                <w:bottom w:val="none" w:sz="0" w:space="0" w:color="auto"/>
                <w:right w:val="none" w:sz="0" w:space="0" w:color="auto"/>
              </w:divBdr>
            </w:div>
            <w:div w:id="1805923361">
              <w:marLeft w:val="0"/>
              <w:marRight w:val="0"/>
              <w:marTop w:val="0"/>
              <w:marBottom w:val="0"/>
              <w:divBdr>
                <w:top w:val="none" w:sz="0" w:space="0" w:color="auto"/>
                <w:left w:val="none" w:sz="0" w:space="0" w:color="auto"/>
                <w:bottom w:val="none" w:sz="0" w:space="0" w:color="auto"/>
                <w:right w:val="none" w:sz="0" w:space="0" w:color="auto"/>
              </w:divBdr>
            </w:div>
            <w:div w:id="2114858650">
              <w:marLeft w:val="0"/>
              <w:marRight w:val="0"/>
              <w:marTop w:val="0"/>
              <w:marBottom w:val="0"/>
              <w:divBdr>
                <w:top w:val="none" w:sz="0" w:space="0" w:color="auto"/>
                <w:left w:val="none" w:sz="0" w:space="0" w:color="auto"/>
                <w:bottom w:val="none" w:sz="0" w:space="0" w:color="auto"/>
                <w:right w:val="none" w:sz="0" w:space="0" w:color="auto"/>
              </w:divBdr>
            </w:div>
            <w:div w:id="1363633818">
              <w:marLeft w:val="0"/>
              <w:marRight w:val="0"/>
              <w:marTop w:val="0"/>
              <w:marBottom w:val="0"/>
              <w:divBdr>
                <w:top w:val="none" w:sz="0" w:space="0" w:color="auto"/>
                <w:left w:val="none" w:sz="0" w:space="0" w:color="auto"/>
                <w:bottom w:val="none" w:sz="0" w:space="0" w:color="auto"/>
                <w:right w:val="none" w:sz="0" w:space="0" w:color="auto"/>
              </w:divBdr>
            </w:div>
            <w:div w:id="1534002144">
              <w:marLeft w:val="0"/>
              <w:marRight w:val="0"/>
              <w:marTop w:val="0"/>
              <w:marBottom w:val="0"/>
              <w:divBdr>
                <w:top w:val="none" w:sz="0" w:space="0" w:color="auto"/>
                <w:left w:val="none" w:sz="0" w:space="0" w:color="auto"/>
                <w:bottom w:val="none" w:sz="0" w:space="0" w:color="auto"/>
                <w:right w:val="none" w:sz="0" w:space="0" w:color="auto"/>
              </w:divBdr>
            </w:div>
            <w:div w:id="1073508268">
              <w:marLeft w:val="0"/>
              <w:marRight w:val="0"/>
              <w:marTop w:val="0"/>
              <w:marBottom w:val="0"/>
              <w:divBdr>
                <w:top w:val="none" w:sz="0" w:space="0" w:color="auto"/>
                <w:left w:val="none" w:sz="0" w:space="0" w:color="auto"/>
                <w:bottom w:val="none" w:sz="0" w:space="0" w:color="auto"/>
                <w:right w:val="none" w:sz="0" w:space="0" w:color="auto"/>
              </w:divBdr>
            </w:div>
            <w:div w:id="1294368766">
              <w:marLeft w:val="0"/>
              <w:marRight w:val="0"/>
              <w:marTop w:val="0"/>
              <w:marBottom w:val="0"/>
              <w:divBdr>
                <w:top w:val="none" w:sz="0" w:space="0" w:color="auto"/>
                <w:left w:val="none" w:sz="0" w:space="0" w:color="auto"/>
                <w:bottom w:val="none" w:sz="0" w:space="0" w:color="auto"/>
                <w:right w:val="none" w:sz="0" w:space="0" w:color="auto"/>
              </w:divBdr>
            </w:div>
            <w:div w:id="1797330282">
              <w:marLeft w:val="0"/>
              <w:marRight w:val="0"/>
              <w:marTop w:val="0"/>
              <w:marBottom w:val="0"/>
              <w:divBdr>
                <w:top w:val="none" w:sz="0" w:space="0" w:color="auto"/>
                <w:left w:val="none" w:sz="0" w:space="0" w:color="auto"/>
                <w:bottom w:val="none" w:sz="0" w:space="0" w:color="auto"/>
                <w:right w:val="none" w:sz="0" w:space="0" w:color="auto"/>
              </w:divBdr>
            </w:div>
            <w:div w:id="278999501">
              <w:marLeft w:val="0"/>
              <w:marRight w:val="0"/>
              <w:marTop w:val="0"/>
              <w:marBottom w:val="0"/>
              <w:divBdr>
                <w:top w:val="none" w:sz="0" w:space="0" w:color="auto"/>
                <w:left w:val="none" w:sz="0" w:space="0" w:color="auto"/>
                <w:bottom w:val="none" w:sz="0" w:space="0" w:color="auto"/>
                <w:right w:val="none" w:sz="0" w:space="0" w:color="auto"/>
              </w:divBdr>
            </w:div>
            <w:div w:id="411004263">
              <w:marLeft w:val="0"/>
              <w:marRight w:val="0"/>
              <w:marTop w:val="0"/>
              <w:marBottom w:val="0"/>
              <w:divBdr>
                <w:top w:val="none" w:sz="0" w:space="0" w:color="auto"/>
                <w:left w:val="none" w:sz="0" w:space="0" w:color="auto"/>
                <w:bottom w:val="none" w:sz="0" w:space="0" w:color="auto"/>
                <w:right w:val="none" w:sz="0" w:space="0" w:color="auto"/>
              </w:divBdr>
            </w:div>
            <w:div w:id="893467416">
              <w:marLeft w:val="0"/>
              <w:marRight w:val="0"/>
              <w:marTop w:val="0"/>
              <w:marBottom w:val="0"/>
              <w:divBdr>
                <w:top w:val="none" w:sz="0" w:space="0" w:color="auto"/>
                <w:left w:val="none" w:sz="0" w:space="0" w:color="auto"/>
                <w:bottom w:val="none" w:sz="0" w:space="0" w:color="auto"/>
                <w:right w:val="none" w:sz="0" w:space="0" w:color="auto"/>
              </w:divBdr>
            </w:div>
            <w:div w:id="681401155">
              <w:marLeft w:val="0"/>
              <w:marRight w:val="0"/>
              <w:marTop w:val="0"/>
              <w:marBottom w:val="0"/>
              <w:divBdr>
                <w:top w:val="none" w:sz="0" w:space="0" w:color="auto"/>
                <w:left w:val="none" w:sz="0" w:space="0" w:color="auto"/>
                <w:bottom w:val="none" w:sz="0" w:space="0" w:color="auto"/>
                <w:right w:val="none" w:sz="0" w:space="0" w:color="auto"/>
              </w:divBdr>
            </w:div>
            <w:div w:id="838038919">
              <w:marLeft w:val="0"/>
              <w:marRight w:val="0"/>
              <w:marTop w:val="0"/>
              <w:marBottom w:val="0"/>
              <w:divBdr>
                <w:top w:val="none" w:sz="0" w:space="0" w:color="auto"/>
                <w:left w:val="none" w:sz="0" w:space="0" w:color="auto"/>
                <w:bottom w:val="none" w:sz="0" w:space="0" w:color="auto"/>
                <w:right w:val="none" w:sz="0" w:space="0" w:color="auto"/>
              </w:divBdr>
            </w:div>
            <w:div w:id="1558543123">
              <w:marLeft w:val="0"/>
              <w:marRight w:val="0"/>
              <w:marTop w:val="0"/>
              <w:marBottom w:val="0"/>
              <w:divBdr>
                <w:top w:val="none" w:sz="0" w:space="0" w:color="auto"/>
                <w:left w:val="none" w:sz="0" w:space="0" w:color="auto"/>
                <w:bottom w:val="none" w:sz="0" w:space="0" w:color="auto"/>
                <w:right w:val="none" w:sz="0" w:space="0" w:color="auto"/>
              </w:divBdr>
            </w:div>
            <w:div w:id="630328213">
              <w:marLeft w:val="0"/>
              <w:marRight w:val="0"/>
              <w:marTop w:val="0"/>
              <w:marBottom w:val="0"/>
              <w:divBdr>
                <w:top w:val="none" w:sz="0" w:space="0" w:color="auto"/>
                <w:left w:val="none" w:sz="0" w:space="0" w:color="auto"/>
                <w:bottom w:val="none" w:sz="0" w:space="0" w:color="auto"/>
                <w:right w:val="none" w:sz="0" w:space="0" w:color="auto"/>
              </w:divBdr>
            </w:div>
            <w:div w:id="1494369988">
              <w:marLeft w:val="0"/>
              <w:marRight w:val="0"/>
              <w:marTop w:val="0"/>
              <w:marBottom w:val="0"/>
              <w:divBdr>
                <w:top w:val="none" w:sz="0" w:space="0" w:color="auto"/>
                <w:left w:val="none" w:sz="0" w:space="0" w:color="auto"/>
                <w:bottom w:val="none" w:sz="0" w:space="0" w:color="auto"/>
                <w:right w:val="none" w:sz="0" w:space="0" w:color="auto"/>
              </w:divBdr>
            </w:div>
            <w:div w:id="1999309509">
              <w:marLeft w:val="0"/>
              <w:marRight w:val="0"/>
              <w:marTop w:val="0"/>
              <w:marBottom w:val="0"/>
              <w:divBdr>
                <w:top w:val="none" w:sz="0" w:space="0" w:color="auto"/>
                <w:left w:val="none" w:sz="0" w:space="0" w:color="auto"/>
                <w:bottom w:val="none" w:sz="0" w:space="0" w:color="auto"/>
                <w:right w:val="none" w:sz="0" w:space="0" w:color="auto"/>
              </w:divBdr>
            </w:div>
            <w:div w:id="872423329">
              <w:marLeft w:val="0"/>
              <w:marRight w:val="0"/>
              <w:marTop w:val="0"/>
              <w:marBottom w:val="0"/>
              <w:divBdr>
                <w:top w:val="none" w:sz="0" w:space="0" w:color="auto"/>
                <w:left w:val="none" w:sz="0" w:space="0" w:color="auto"/>
                <w:bottom w:val="none" w:sz="0" w:space="0" w:color="auto"/>
                <w:right w:val="none" w:sz="0" w:space="0" w:color="auto"/>
              </w:divBdr>
            </w:div>
            <w:div w:id="1686397310">
              <w:marLeft w:val="0"/>
              <w:marRight w:val="0"/>
              <w:marTop w:val="0"/>
              <w:marBottom w:val="0"/>
              <w:divBdr>
                <w:top w:val="none" w:sz="0" w:space="0" w:color="auto"/>
                <w:left w:val="none" w:sz="0" w:space="0" w:color="auto"/>
                <w:bottom w:val="none" w:sz="0" w:space="0" w:color="auto"/>
                <w:right w:val="none" w:sz="0" w:space="0" w:color="auto"/>
              </w:divBdr>
            </w:div>
            <w:div w:id="1312517049">
              <w:marLeft w:val="0"/>
              <w:marRight w:val="0"/>
              <w:marTop w:val="0"/>
              <w:marBottom w:val="0"/>
              <w:divBdr>
                <w:top w:val="none" w:sz="0" w:space="0" w:color="auto"/>
                <w:left w:val="none" w:sz="0" w:space="0" w:color="auto"/>
                <w:bottom w:val="none" w:sz="0" w:space="0" w:color="auto"/>
                <w:right w:val="none" w:sz="0" w:space="0" w:color="auto"/>
              </w:divBdr>
            </w:div>
            <w:div w:id="1135297504">
              <w:marLeft w:val="0"/>
              <w:marRight w:val="0"/>
              <w:marTop w:val="0"/>
              <w:marBottom w:val="0"/>
              <w:divBdr>
                <w:top w:val="none" w:sz="0" w:space="0" w:color="auto"/>
                <w:left w:val="none" w:sz="0" w:space="0" w:color="auto"/>
                <w:bottom w:val="none" w:sz="0" w:space="0" w:color="auto"/>
                <w:right w:val="none" w:sz="0" w:space="0" w:color="auto"/>
              </w:divBdr>
            </w:div>
            <w:div w:id="199442872">
              <w:marLeft w:val="0"/>
              <w:marRight w:val="0"/>
              <w:marTop w:val="0"/>
              <w:marBottom w:val="0"/>
              <w:divBdr>
                <w:top w:val="none" w:sz="0" w:space="0" w:color="auto"/>
                <w:left w:val="none" w:sz="0" w:space="0" w:color="auto"/>
                <w:bottom w:val="none" w:sz="0" w:space="0" w:color="auto"/>
                <w:right w:val="none" w:sz="0" w:space="0" w:color="auto"/>
              </w:divBdr>
            </w:div>
            <w:div w:id="1512720509">
              <w:marLeft w:val="0"/>
              <w:marRight w:val="0"/>
              <w:marTop w:val="0"/>
              <w:marBottom w:val="0"/>
              <w:divBdr>
                <w:top w:val="none" w:sz="0" w:space="0" w:color="auto"/>
                <w:left w:val="none" w:sz="0" w:space="0" w:color="auto"/>
                <w:bottom w:val="none" w:sz="0" w:space="0" w:color="auto"/>
                <w:right w:val="none" w:sz="0" w:space="0" w:color="auto"/>
              </w:divBdr>
            </w:div>
            <w:div w:id="73629367">
              <w:marLeft w:val="0"/>
              <w:marRight w:val="0"/>
              <w:marTop w:val="0"/>
              <w:marBottom w:val="0"/>
              <w:divBdr>
                <w:top w:val="none" w:sz="0" w:space="0" w:color="auto"/>
                <w:left w:val="none" w:sz="0" w:space="0" w:color="auto"/>
                <w:bottom w:val="none" w:sz="0" w:space="0" w:color="auto"/>
                <w:right w:val="none" w:sz="0" w:space="0" w:color="auto"/>
              </w:divBdr>
            </w:div>
            <w:div w:id="1620407027">
              <w:marLeft w:val="0"/>
              <w:marRight w:val="0"/>
              <w:marTop w:val="0"/>
              <w:marBottom w:val="0"/>
              <w:divBdr>
                <w:top w:val="none" w:sz="0" w:space="0" w:color="auto"/>
                <w:left w:val="none" w:sz="0" w:space="0" w:color="auto"/>
                <w:bottom w:val="none" w:sz="0" w:space="0" w:color="auto"/>
                <w:right w:val="none" w:sz="0" w:space="0" w:color="auto"/>
              </w:divBdr>
            </w:div>
            <w:div w:id="984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693392">
      <w:bodyDiv w:val="1"/>
      <w:marLeft w:val="0"/>
      <w:marRight w:val="0"/>
      <w:marTop w:val="0"/>
      <w:marBottom w:val="0"/>
      <w:divBdr>
        <w:top w:val="none" w:sz="0" w:space="0" w:color="auto"/>
        <w:left w:val="none" w:sz="0" w:space="0" w:color="auto"/>
        <w:bottom w:val="none" w:sz="0" w:space="0" w:color="auto"/>
        <w:right w:val="none" w:sz="0" w:space="0" w:color="auto"/>
      </w:divBdr>
    </w:div>
    <w:div w:id="475687780">
      <w:bodyDiv w:val="1"/>
      <w:marLeft w:val="0"/>
      <w:marRight w:val="0"/>
      <w:marTop w:val="0"/>
      <w:marBottom w:val="0"/>
      <w:divBdr>
        <w:top w:val="none" w:sz="0" w:space="0" w:color="auto"/>
        <w:left w:val="none" w:sz="0" w:space="0" w:color="auto"/>
        <w:bottom w:val="none" w:sz="0" w:space="0" w:color="auto"/>
        <w:right w:val="none" w:sz="0" w:space="0" w:color="auto"/>
      </w:divBdr>
    </w:div>
    <w:div w:id="481237280">
      <w:bodyDiv w:val="1"/>
      <w:marLeft w:val="0"/>
      <w:marRight w:val="0"/>
      <w:marTop w:val="0"/>
      <w:marBottom w:val="0"/>
      <w:divBdr>
        <w:top w:val="none" w:sz="0" w:space="0" w:color="auto"/>
        <w:left w:val="none" w:sz="0" w:space="0" w:color="auto"/>
        <w:bottom w:val="none" w:sz="0" w:space="0" w:color="auto"/>
        <w:right w:val="none" w:sz="0" w:space="0" w:color="auto"/>
      </w:divBdr>
      <w:divsChild>
        <w:div w:id="2096978758">
          <w:marLeft w:val="0"/>
          <w:marRight w:val="0"/>
          <w:marTop w:val="0"/>
          <w:marBottom w:val="0"/>
          <w:divBdr>
            <w:top w:val="none" w:sz="0" w:space="0" w:color="auto"/>
            <w:left w:val="none" w:sz="0" w:space="0" w:color="auto"/>
            <w:bottom w:val="none" w:sz="0" w:space="0" w:color="auto"/>
            <w:right w:val="none" w:sz="0" w:space="0" w:color="auto"/>
          </w:divBdr>
          <w:divsChild>
            <w:div w:id="1459689780">
              <w:marLeft w:val="0"/>
              <w:marRight w:val="0"/>
              <w:marTop w:val="0"/>
              <w:marBottom w:val="0"/>
              <w:divBdr>
                <w:top w:val="none" w:sz="0" w:space="0" w:color="auto"/>
                <w:left w:val="none" w:sz="0" w:space="0" w:color="auto"/>
                <w:bottom w:val="none" w:sz="0" w:space="0" w:color="auto"/>
                <w:right w:val="none" w:sz="0" w:space="0" w:color="auto"/>
              </w:divBdr>
            </w:div>
            <w:div w:id="1790320081">
              <w:marLeft w:val="0"/>
              <w:marRight w:val="0"/>
              <w:marTop w:val="0"/>
              <w:marBottom w:val="0"/>
              <w:divBdr>
                <w:top w:val="none" w:sz="0" w:space="0" w:color="auto"/>
                <w:left w:val="none" w:sz="0" w:space="0" w:color="auto"/>
                <w:bottom w:val="none" w:sz="0" w:space="0" w:color="auto"/>
                <w:right w:val="none" w:sz="0" w:space="0" w:color="auto"/>
              </w:divBdr>
            </w:div>
            <w:div w:id="1808618292">
              <w:marLeft w:val="0"/>
              <w:marRight w:val="0"/>
              <w:marTop w:val="0"/>
              <w:marBottom w:val="0"/>
              <w:divBdr>
                <w:top w:val="none" w:sz="0" w:space="0" w:color="auto"/>
                <w:left w:val="none" w:sz="0" w:space="0" w:color="auto"/>
                <w:bottom w:val="none" w:sz="0" w:space="0" w:color="auto"/>
                <w:right w:val="none" w:sz="0" w:space="0" w:color="auto"/>
              </w:divBdr>
            </w:div>
            <w:div w:id="449014257">
              <w:marLeft w:val="0"/>
              <w:marRight w:val="0"/>
              <w:marTop w:val="0"/>
              <w:marBottom w:val="0"/>
              <w:divBdr>
                <w:top w:val="none" w:sz="0" w:space="0" w:color="auto"/>
                <w:left w:val="none" w:sz="0" w:space="0" w:color="auto"/>
                <w:bottom w:val="none" w:sz="0" w:space="0" w:color="auto"/>
                <w:right w:val="none" w:sz="0" w:space="0" w:color="auto"/>
              </w:divBdr>
            </w:div>
            <w:div w:id="1518471217">
              <w:marLeft w:val="0"/>
              <w:marRight w:val="0"/>
              <w:marTop w:val="0"/>
              <w:marBottom w:val="0"/>
              <w:divBdr>
                <w:top w:val="none" w:sz="0" w:space="0" w:color="auto"/>
                <w:left w:val="none" w:sz="0" w:space="0" w:color="auto"/>
                <w:bottom w:val="none" w:sz="0" w:space="0" w:color="auto"/>
                <w:right w:val="none" w:sz="0" w:space="0" w:color="auto"/>
              </w:divBdr>
            </w:div>
            <w:div w:id="1508515723">
              <w:marLeft w:val="0"/>
              <w:marRight w:val="0"/>
              <w:marTop w:val="0"/>
              <w:marBottom w:val="0"/>
              <w:divBdr>
                <w:top w:val="none" w:sz="0" w:space="0" w:color="auto"/>
                <w:left w:val="none" w:sz="0" w:space="0" w:color="auto"/>
                <w:bottom w:val="none" w:sz="0" w:space="0" w:color="auto"/>
                <w:right w:val="none" w:sz="0" w:space="0" w:color="auto"/>
              </w:divBdr>
            </w:div>
            <w:div w:id="513569703">
              <w:marLeft w:val="0"/>
              <w:marRight w:val="0"/>
              <w:marTop w:val="0"/>
              <w:marBottom w:val="0"/>
              <w:divBdr>
                <w:top w:val="none" w:sz="0" w:space="0" w:color="auto"/>
                <w:left w:val="none" w:sz="0" w:space="0" w:color="auto"/>
                <w:bottom w:val="none" w:sz="0" w:space="0" w:color="auto"/>
                <w:right w:val="none" w:sz="0" w:space="0" w:color="auto"/>
              </w:divBdr>
            </w:div>
            <w:div w:id="1780180607">
              <w:marLeft w:val="0"/>
              <w:marRight w:val="0"/>
              <w:marTop w:val="0"/>
              <w:marBottom w:val="0"/>
              <w:divBdr>
                <w:top w:val="none" w:sz="0" w:space="0" w:color="auto"/>
                <w:left w:val="none" w:sz="0" w:space="0" w:color="auto"/>
                <w:bottom w:val="none" w:sz="0" w:space="0" w:color="auto"/>
                <w:right w:val="none" w:sz="0" w:space="0" w:color="auto"/>
              </w:divBdr>
            </w:div>
            <w:div w:id="1218858157">
              <w:marLeft w:val="0"/>
              <w:marRight w:val="0"/>
              <w:marTop w:val="0"/>
              <w:marBottom w:val="0"/>
              <w:divBdr>
                <w:top w:val="none" w:sz="0" w:space="0" w:color="auto"/>
                <w:left w:val="none" w:sz="0" w:space="0" w:color="auto"/>
                <w:bottom w:val="none" w:sz="0" w:space="0" w:color="auto"/>
                <w:right w:val="none" w:sz="0" w:space="0" w:color="auto"/>
              </w:divBdr>
            </w:div>
            <w:div w:id="635064823">
              <w:marLeft w:val="0"/>
              <w:marRight w:val="0"/>
              <w:marTop w:val="0"/>
              <w:marBottom w:val="0"/>
              <w:divBdr>
                <w:top w:val="none" w:sz="0" w:space="0" w:color="auto"/>
                <w:left w:val="none" w:sz="0" w:space="0" w:color="auto"/>
                <w:bottom w:val="none" w:sz="0" w:space="0" w:color="auto"/>
                <w:right w:val="none" w:sz="0" w:space="0" w:color="auto"/>
              </w:divBdr>
            </w:div>
            <w:div w:id="61297265">
              <w:marLeft w:val="0"/>
              <w:marRight w:val="0"/>
              <w:marTop w:val="0"/>
              <w:marBottom w:val="0"/>
              <w:divBdr>
                <w:top w:val="none" w:sz="0" w:space="0" w:color="auto"/>
                <w:left w:val="none" w:sz="0" w:space="0" w:color="auto"/>
                <w:bottom w:val="none" w:sz="0" w:space="0" w:color="auto"/>
                <w:right w:val="none" w:sz="0" w:space="0" w:color="auto"/>
              </w:divBdr>
            </w:div>
            <w:div w:id="1653412122">
              <w:marLeft w:val="0"/>
              <w:marRight w:val="0"/>
              <w:marTop w:val="0"/>
              <w:marBottom w:val="0"/>
              <w:divBdr>
                <w:top w:val="none" w:sz="0" w:space="0" w:color="auto"/>
                <w:left w:val="none" w:sz="0" w:space="0" w:color="auto"/>
                <w:bottom w:val="none" w:sz="0" w:space="0" w:color="auto"/>
                <w:right w:val="none" w:sz="0" w:space="0" w:color="auto"/>
              </w:divBdr>
            </w:div>
            <w:div w:id="367216547">
              <w:marLeft w:val="0"/>
              <w:marRight w:val="0"/>
              <w:marTop w:val="0"/>
              <w:marBottom w:val="0"/>
              <w:divBdr>
                <w:top w:val="none" w:sz="0" w:space="0" w:color="auto"/>
                <w:left w:val="none" w:sz="0" w:space="0" w:color="auto"/>
                <w:bottom w:val="none" w:sz="0" w:space="0" w:color="auto"/>
                <w:right w:val="none" w:sz="0" w:space="0" w:color="auto"/>
              </w:divBdr>
            </w:div>
            <w:div w:id="1289552355">
              <w:marLeft w:val="0"/>
              <w:marRight w:val="0"/>
              <w:marTop w:val="0"/>
              <w:marBottom w:val="0"/>
              <w:divBdr>
                <w:top w:val="none" w:sz="0" w:space="0" w:color="auto"/>
                <w:left w:val="none" w:sz="0" w:space="0" w:color="auto"/>
                <w:bottom w:val="none" w:sz="0" w:space="0" w:color="auto"/>
                <w:right w:val="none" w:sz="0" w:space="0" w:color="auto"/>
              </w:divBdr>
            </w:div>
            <w:div w:id="2018072181">
              <w:marLeft w:val="0"/>
              <w:marRight w:val="0"/>
              <w:marTop w:val="0"/>
              <w:marBottom w:val="0"/>
              <w:divBdr>
                <w:top w:val="none" w:sz="0" w:space="0" w:color="auto"/>
                <w:left w:val="none" w:sz="0" w:space="0" w:color="auto"/>
                <w:bottom w:val="none" w:sz="0" w:space="0" w:color="auto"/>
                <w:right w:val="none" w:sz="0" w:space="0" w:color="auto"/>
              </w:divBdr>
            </w:div>
            <w:div w:id="1444494259">
              <w:marLeft w:val="0"/>
              <w:marRight w:val="0"/>
              <w:marTop w:val="0"/>
              <w:marBottom w:val="0"/>
              <w:divBdr>
                <w:top w:val="none" w:sz="0" w:space="0" w:color="auto"/>
                <w:left w:val="none" w:sz="0" w:space="0" w:color="auto"/>
                <w:bottom w:val="none" w:sz="0" w:space="0" w:color="auto"/>
                <w:right w:val="none" w:sz="0" w:space="0" w:color="auto"/>
              </w:divBdr>
            </w:div>
            <w:div w:id="1469543806">
              <w:marLeft w:val="0"/>
              <w:marRight w:val="0"/>
              <w:marTop w:val="0"/>
              <w:marBottom w:val="0"/>
              <w:divBdr>
                <w:top w:val="none" w:sz="0" w:space="0" w:color="auto"/>
                <w:left w:val="none" w:sz="0" w:space="0" w:color="auto"/>
                <w:bottom w:val="none" w:sz="0" w:space="0" w:color="auto"/>
                <w:right w:val="none" w:sz="0" w:space="0" w:color="auto"/>
              </w:divBdr>
            </w:div>
            <w:div w:id="291794227">
              <w:marLeft w:val="0"/>
              <w:marRight w:val="0"/>
              <w:marTop w:val="0"/>
              <w:marBottom w:val="0"/>
              <w:divBdr>
                <w:top w:val="none" w:sz="0" w:space="0" w:color="auto"/>
                <w:left w:val="none" w:sz="0" w:space="0" w:color="auto"/>
                <w:bottom w:val="none" w:sz="0" w:space="0" w:color="auto"/>
                <w:right w:val="none" w:sz="0" w:space="0" w:color="auto"/>
              </w:divBdr>
            </w:div>
            <w:div w:id="1657295916">
              <w:marLeft w:val="0"/>
              <w:marRight w:val="0"/>
              <w:marTop w:val="0"/>
              <w:marBottom w:val="0"/>
              <w:divBdr>
                <w:top w:val="none" w:sz="0" w:space="0" w:color="auto"/>
                <w:left w:val="none" w:sz="0" w:space="0" w:color="auto"/>
                <w:bottom w:val="none" w:sz="0" w:space="0" w:color="auto"/>
                <w:right w:val="none" w:sz="0" w:space="0" w:color="auto"/>
              </w:divBdr>
            </w:div>
            <w:div w:id="735476579">
              <w:marLeft w:val="0"/>
              <w:marRight w:val="0"/>
              <w:marTop w:val="0"/>
              <w:marBottom w:val="0"/>
              <w:divBdr>
                <w:top w:val="none" w:sz="0" w:space="0" w:color="auto"/>
                <w:left w:val="none" w:sz="0" w:space="0" w:color="auto"/>
                <w:bottom w:val="none" w:sz="0" w:space="0" w:color="auto"/>
                <w:right w:val="none" w:sz="0" w:space="0" w:color="auto"/>
              </w:divBdr>
            </w:div>
            <w:div w:id="875045183">
              <w:marLeft w:val="0"/>
              <w:marRight w:val="0"/>
              <w:marTop w:val="0"/>
              <w:marBottom w:val="0"/>
              <w:divBdr>
                <w:top w:val="none" w:sz="0" w:space="0" w:color="auto"/>
                <w:left w:val="none" w:sz="0" w:space="0" w:color="auto"/>
                <w:bottom w:val="none" w:sz="0" w:space="0" w:color="auto"/>
                <w:right w:val="none" w:sz="0" w:space="0" w:color="auto"/>
              </w:divBdr>
            </w:div>
            <w:div w:id="247424042">
              <w:marLeft w:val="0"/>
              <w:marRight w:val="0"/>
              <w:marTop w:val="0"/>
              <w:marBottom w:val="0"/>
              <w:divBdr>
                <w:top w:val="none" w:sz="0" w:space="0" w:color="auto"/>
                <w:left w:val="none" w:sz="0" w:space="0" w:color="auto"/>
                <w:bottom w:val="none" w:sz="0" w:space="0" w:color="auto"/>
                <w:right w:val="none" w:sz="0" w:space="0" w:color="auto"/>
              </w:divBdr>
            </w:div>
            <w:div w:id="1168251959">
              <w:marLeft w:val="0"/>
              <w:marRight w:val="0"/>
              <w:marTop w:val="0"/>
              <w:marBottom w:val="0"/>
              <w:divBdr>
                <w:top w:val="none" w:sz="0" w:space="0" w:color="auto"/>
                <w:left w:val="none" w:sz="0" w:space="0" w:color="auto"/>
                <w:bottom w:val="none" w:sz="0" w:space="0" w:color="auto"/>
                <w:right w:val="none" w:sz="0" w:space="0" w:color="auto"/>
              </w:divBdr>
            </w:div>
            <w:div w:id="64303656">
              <w:marLeft w:val="0"/>
              <w:marRight w:val="0"/>
              <w:marTop w:val="0"/>
              <w:marBottom w:val="0"/>
              <w:divBdr>
                <w:top w:val="none" w:sz="0" w:space="0" w:color="auto"/>
                <w:left w:val="none" w:sz="0" w:space="0" w:color="auto"/>
                <w:bottom w:val="none" w:sz="0" w:space="0" w:color="auto"/>
                <w:right w:val="none" w:sz="0" w:space="0" w:color="auto"/>
              </w:divBdr>
            </w:div>
            <w:div w:id="1253467676">
              <w:marLeft w:val="0"/>
              <w:marRight w:val="0"/>
              <w:marTop w:val="0"/>
              <w:marBottom w:val="0"/>
              <w:divBdr>
                <w:top w:val="none" w:sz="0" w:space="0" w:color="auto"/>
                <w:left w:val="none" w:sz="0" w:space="0" w:color="auto"/>
                <w:bottom w:val="none" w:sz="0" w:space="0" w:color="auto"/>
                <w:right w:val="none" w:sz="0" w:space="0" w:color="auto"/>
              </w:divBdr>
            </w:div>
            <w:div w:id="1835681570">
              <w:marLeft w:val="0"/>
              <w:marRight w:val="0"/>
              <w:marTop w:val="0"/>
              <w:marBottom w:val="0"/>
              <w:divBdr>
                <w:top w:val="none" w:sz="0" w:space="0" w:color="auto"/>
                <w:left w:val="none" w:sz="0" w:space="0" w:color="auto"/>
                <w:bottom w:val="none" w:sz="0" w:space="0" w:color="auto"/>
                <w:right w:val="none" w:sz="0" w:space="0" w:color="auto"/>
              </w:divBdr>
            </w:div>
            <w:div w:id="1858234664">
              <w:marLeft w:val="0"/>
              <w:marRight w:val="0"/>
              <w:marTop w:val="0"/>
              <w:marBottom w:val="0"/>
              <w:divBdr>
                <w:top w:val="none" w:sz="0" w:space="0" w:color="auto"/>
                <w:left w:val="none" w:sz="0" w:space="0" w:color="auto"/>
                <w:bottom w:val="none" w:sz="0" w:space="0" w:color="auto"/>
                <w:right w:val="none" w:sz="0" w:space="0" w:color="auto"/>
              </w:divBdr>
            </w:div>
            <w:div w:id="94785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305608">
      <w:bodyDiv w:val="1"/>
      <w:marLeft w:val="0"/>
      <w:marRight w:val="0"/>
      <w:marTop w:val="0"/>
      <w:marBottom w:val="0"/>
      <w:divBdr>
        <w:top w:val="none" w:sz="0" w:space="0" w:color="auto"/>
        <w:left w:val="none" w:sz="0" w:space="0" w:color="auto"/>
        <w:bottom w:val="none" w:sz="0" w:space="0" w:color="auto"/>
        <w:right w:val="none" w:sz="0" w:space="0" w:color="auto"/>
      </w:divBdr>
    </w:div>
    <w:div w:id="496111309">
      <w:bodyDiv w:val="1"/>
      <w:marLeft w:val="0"/>
      <w:marRight w:val="0"/>
      <w:marTop w:val="0"/>
      <w:marBottom w:val="0"/>
      <w:divBdr>
        <w:top w:val="none" w:sz="0" w:space="0" w:color="auto"/>
        <w:left w:val="none" w:sz="0" w:space="0" w:color="auto"/>
        <w:bottom w:val="none" w:sz="0" w:space="0" w:color="auto"/>
        <w:right w:val="none" w:sz="0" w:space="0" w:color="auto"/>
      </w:divBdr>
      <w:divsChild>
        <w:div w:id="571622322">
          <w:marLeft w:val="0"/>
          <w:marRight w:val="0"/>
          <w:marTop w:val="0"/>
          <w:marBottom w:val="0"/>
          <w:divBdr>
            <w:top w:val="none" w:sz="0" w:space="0" w:color="auto"/>
            <w:left w:val="none" w:sz="0" w:space="0" w:color="auto"/>
            <w:bottom w:val="none" w:sz="0" w:space="0" w:color="auto"/>
            <w:right w:val="none" w:sz="0" w:space="0" w:color="auto"/>
          </w:divBdr>
          <w:divsChild>
            <w:div w:id="1107239954">
              <w:marLeft w:val="0"/>
              <w:marRight w:val="0"/>
              <w:marTop w:val="0"/>
              <w:marBottom w:val="0"/>
              <w:divBdr>
                <w:top w:val="none" w:sz="0" w:space="0" w:color="auto"/>
                <w:left w:val="none" w:sz="0" w:space="0" w:color="auto"/>
                <w:bottom w:val="none" w:sz="0" w:space="0" w:color="auto"/>
                <w:right w:val="none" w:sz="0" w:space="0" w:color="auto"/>
              </w:divBdr>
            </w:div>
            <w:div w:id="1617326768">
              <w:marLeft w:val="0"/>
              <w:marRight w:val="0"/>
              <w:marTop w:val="0"/>
              <w:marBottom w:val="0"/>
              <w:divBdr>
                <w:top w:val="none" w:sz="0" w:space="0" w:color="auto"/>
                <w:left w:val="none" w:sz="0" w:space="0" w:color="auto"/>
                <w:bottom w:val="none" w:sz="0" w:space="0" w:color="auto"/>
                <w:right w:val="none" w:sz="0" w:space="0" w:color="auto"/>
              </w:divBdr>
            </w:div>
            <w:div w:id="2061443158">
              <w:marLeft w:val="0"/>
              <w:marRight w:val="0"/>
              <w:marTop w:val="0"/>
              <w:marBottom w:val="0"/>
              <w:divBdr>
                <w:top w:val="none" w:sz="0" w:space="0" w:color="auto"/>
                <w:left w:val="none" w:sz="0" w:space="0" w:color="auto"/>
                <w:bottom w:val="none" w:sz="0" w:space="0" w:color="auto"/>
                <w:right w:val="none" w:sz="0" w:space="0" w:color="auto"/>
              </w:divBdr>
            </w:div>
            <w:div w:id="321928443">
              <w:marLeft w:val="0"/>
              <w:marRight w:val="0"/>
              <w:marTop w:val="0"/>
              <w:marBottom w:val="0"/>
              <w:divBdr>
                <w:top w:val="none" w:sz="0" w:space="0" w:color="auto"/>
                <w:left w:val="none" w:sz="0" w:space="0" w:color="auto"/>
                <w:bottom w:val="none" w:sz="0" w:space="0" w:color="auto"/>
                <w:right w:val="none" w:sz="0" w:space="0" w:color="auto"/>
              </w:divBdr>
            </w:div>
            <w:div w:id="19361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673485">
      <w:bodyDiv w:val="1"/>
      <w:marLeft w:val="0"/>
      <w:marRight w:val="0"/>
      <w:marTop w:val="0"/>
      <w:marBottom w:val="0"/>
      <w:divBdr>
        <w:top w:val="none" w:sz="0" w:space="0" w:color="auto"/>
        <w:left w:val="none" w:sz="0" w:space="0" w:color="auto"/>
        <w:bottom w:val="none" w:sz="0" w:space="0" w:color="auto"/>
        <w:right w:val="none" w:sz="0" w:space="0" w:color="auto"/>
      </w:divBdr>
    </w:div>
    <w:div w:id="526334662">
      <w:bodyDiv w:val="1"/>
      <w:marLeft w:val="0"/>
      <w:marRight w:val="0"/>
      <w:marTop w:val="0"/>
      <w:marBottom w:val="0"/>
      <w:divBdr>
        <w:top w:val="none" w:sz="0" w:space="0" w:color="auto"/>
        <w:left w:val="none" w:sz="0" w:space="0" w:color="auto"/>
        <w:bottom w:val="none" w:sz="0" w:space="0" w:color="auto"/>
        <w:right w:val="none" w:sz="0" w:space="0" w:color="auto"/>
      </w:divBdr>
    </w:div>
    <w:div w:id="531260130">
      <w:bodyDiv w:val="1"/>
      <w:marLeft w:val="0"/>
      <w:marRight w:val="0"/>
      <w:marTop w:val="0"/>
      <w:marBottom w:val="0"/>
      <w:divBdr>
        <w:top w:val="none" w:sz="0" w:space="0" w:color="auto"/>
        <w:left w:val="none" w:sz="0" w:space="0" w:color="auto"/>
        <w:bottom w:val="none" w:sz="0" w:space="0" w:color="auto"/>
        <w:right w:val="none" w:sz="0" w:space="0" w:color="auto"/>
      </w:divBdr>
      <w:divsChild>
        <w:div w:id="1582056700">
          <w:marLeft w:val="0"/>
          <w:marRight w:val="0"/>
          <w:marTop w:val="0"/>
          <w:marBottom w:val="0"/>
          <w:divBdr>
            <w:top w:val="none" w:sz="0" w:space="0" w:color="auto"/>
            <w:left w:val="none" w:sz="0" w:space="0" w:color="auto"/>
            <w:bottom w:val="none" w:sz="0" w:space="0" w:color="auto"/>
            <w:right w:val="none" w:sz="0" w:space="0" w:color="auto"/>
          </w:divBdr>
          <w:divsChild>
            <w:div w:id="1192692637">
              <w:marLeft w:val="0"/>
              <w:marRight w:val="0"/>
              <w:marTop w:val="0"/>
              <w:marBottom w:val="0"/>
              <w:divBdr>
                <w:top w:val="none" w:sz="0" w:space="0" w:color="auto"/>
                <w:left w:val="none" w:sz="0" w:space="0" w:color="auto"/>
                <w:bottom w:val="none" w:sz="0" w:space="0" w:color="auto"/>
                <w:right w:val="none" w:sz="0" w:space="0" w:color="auto"/>
              </w:divBdr>
            </w:div>
            <w:div w:id="470632653">
              <w:marLeft w:val="0"/>
              <w:marRight w:val="0"/>
              <w:marTop w:val="0"/>
              <w:marBottom w:val="0"/>
              <w:divBdr>
                <w:top w:val="none" w:sz="0" w:space="0" w:color="auto"/>
                <w:left w:val="none" w:sz="0" w:space="0" w:color="auto"/>
                <w:bottom w:val="none" w:sz="0" w:space="0" w:color="auto"/>
                <w:right w:val="none" w:sz="0" w:space="0" w:color="auto"/>
              </w:divBdr>
            </w:div>
            <w:div w:id="243296353">
              <w:marLeft w:val="0"/>
              <w:marRight w:val="0"/>
              <w:marTop w:val="0"/>
              <w:marBottom w:val="0"/>
              <w:divBdr>
                <w:top w:val="none" w:sz="0" w:space="0" w:color="auto"/>
                <w:left w:val="none" w:sz="0" w:space="0" w:color="auto"/>
                <w:bottom w:val="none" w:sz="0" w:space="0" w:color="auto"/>
                <w:right w:val="none" w:sz="0" w:space="0" w:color="auto"/>
              </w:divBdr>
            </w:div>
            <w:div w:id="1707636186">
              <w:marLeft w:val="0"/>
              <w:marRight w:val="0"/>
              <w:marTop w:val="0"/>
              <w:marBottom w:val="0"/>
              <w:divBdr>
                <w:top w:val="none" w:sz="0" w:space="0" w:color="auto"/>
                <w:left w:val="none" w:sz="0" w:space="0" w:color="auto"/>
                <w:bottom w:val="none" w:sz="0" w:space="0" w:color="auto"/>
                <w:right w:val="none" w:sz="0" w:space="0" w:color="auto"/>
              </w:divBdr>
            </w:div>
            <w:div w:id="1298224506">
              <w:marLeft w:val="0"/>
              <w:marRight w:val="0"/>
              <w:marTop w:val="0"/>
              <w:marBottom w:val="0"/>
              <w:divBdr>
                <w:top w:val="none" w:sz="0" w:space="0" w:color="auto"/>
                <w:left w:val="none" w:sz="0" w:space="0" w:color="auto"/>
                <w:bottom w:val="none" w:sz="0" w:space="0" w:color="auto"/>
                <w:right w:val="none" w:sz="0" w:space="0" w:color="auto"/>
              </w:divBdr>
            </w:div>
            <w:div w:id="1322464056">
              <w:marLeft w:val="0"/>
              <w:marRight w:val="0"/>
              <w:marTop w:val="0"/>
              <w:marBottom w:val="0"/>
              <w:divBdr>
                <w:top w:val="none" w:sz="0" w:space="0" w:color="auto"/>
                <w:left w:val="none" w:sz="0" w:space="0" w:color="auto"/>
                <w:bottom w:val="none" w:sz="0" w:space="0" w:color="auto"/>
                <w:right w:val="none" w:sz="0" w:space="0" w:color="auto"/>
              </w:divBdr>
            </w:div>
            <w:div w:id="349569685">
              <w:marLeft w:val="0"/>
              <w:marRight w:val="0"/>
              <w:marTop w:val="0"/>
              <w:marBottom w:val="0"/>
              <w:divBdr>
                <w:top w:val="none" w:sz="0" w:space="0" w:color="auto"/>
                <w:left w:val="none" w:sz="0" w:space="0" w:color="auto"/>
                <w:bottom w:val="none" w:sz="0" w:space="0" w:color="auto"/>
                <w:right w:val="none" w:sz="0" w:space="0" w:color="auto"/>
              </w:divBdr>
            </w:div>
            <w:div w:id="486751396">
              <w:marLeft w:val="0"/>
              <w:marRight w:val="0"/>
              <w:marTop w:val="0"/>
              <w:marBottom w:val="0"/>
              <w:divBdr>
                <w:top w:val="none" w:sz="0" w:space="0" w:color="auto"/>
                <w:left w:val="none" w:sz="0" w:space="0" w:color="auto"/>
                <w:bottom w:val="none" w:sz="0" w:space="0" w:color="auto"/>
                <w:right w:val="none" w:sz="0" w:space="0" w:color="auto"/>
              </w:divBdr>
            </w:div>
            <w:div w:id="2074086208">
              <w:marLeft w:val="0"/>
              <w:marRight w:val="0"/>
              <w:marTop w:val="0"/>
              <w:marBottom w:val="0"/>
              <w:divBdr>
                <w:top w:val="none" w:sz="0" w:space="0" w:color="auto"/>
                <w:left w:val="none" w:sz="0" w:space="0" w:color="auto"/>
                <w:bottom w:val="none" w:sz="0" w:space="0" w:color="auto"/>
                <w:right w:val="none" w:sz="0" w:space="0" w:color="auto"/>
              </w:divBdr>
            </w:div>
            <w:div w:id="367879665">
              <w:marLeft w:val="0"/>
              <w:marRight w:val="0"/>
              <w:marTop w:val="0"/>
              <w:marBottom w:val="0"/>
              <w:divBdr>
                <w:top w:val="none" w:sz="0" w:space="0" w:color="auto"/>
                <w:left w:val="none" w:sz="0" w:space="0" w:color="auto"/>
                <w:bottom w:val="none" w:sz="0" w:space="0" w:color="auto"/>
                <w:right w:val="none" w:sz="0" w:space="0" w:color="auto"/>
              </w:divBdr>
            </w:div>
            <w:div w:id="1892422457">
              <w:marLeft w:val="0"/>
              <w:marRight w:val="0"/>
              <w:marTop w:val="0"/>
              <w:marBottom w:val="0"/>
              <w:divBdr>
                <w:top w:val="none" w:sz="0" w:space="0" w:color="auto"/>
                <w:left w:val="none" w:sz="0" w:space="0" w:color="auto"/>
                <w:bottom w:val="none" w:sz="0" w:space="0" w:color="auto"/>
                <w:right w:val="none" w:sz="0" w:space="0" w:color="auto"/>
              </w:divBdr>
            </w:div>
            <w:div w:id="308749841">
              <w:marLeft w:val="0"/>
              <w:marRight w:val="0"/>
              <w:marTop w:val="0"/>
              <w:marBottom w:val="0"/>
              <w:divBdr>
                <w:top w:val="none" w:sz="0" w:space="0" w:color="auto"/>
                <w:left w:val="none" w:sz="0" w:space="0" w:color="auto"/>
                <w:bottom w:val="none" w:sz="0" w:space="0" w:color="auto"/>
                <w:right w:val="none" w:sz="0" w:space="0" w:color="auto"/>
              </w:divBdr>
            </w:div>
            <w:div w:id="1810897253">
              <w:marLeft w:val="0"/>
              <w:marRight w:val="0"/>
              <w:marTop w:val="0"/>
              <w:marBottom w:val="0"/>
              <w:divBdr>
                <w:top w:val="none" w:sz="0" w:space="0" w:color="auto"/>
                <w:left w:val="none" w:sz="0" w:space="0" w:color="auto"/>
                <w:bottom w:val="none" w:sz="0" w:space="0" w:color="auto"/>
                <w:right w:val="none" w:sz="0" w:space="0" w:color="auto"/>
              </w:divBdr>
            </w:div>
            <w:div w:id="1370834583">
              <w:marLeft w:val="0"/>
              <w:marRight w:val="0"/>
              <w:marTop w:val="0"/>
              <w:marBottom w:val="0"/>
              <w:divBdr>
                <w:top w:val="none" w:sz="0" w:space="0" w:color="auto"/>
                <w:left w:val="none" w:sz="0" w:space="0" w:color="auto"/>
                <w:bottom w:val="none" w:sz="0" w:space="0" w:color="auto"/>
                <w:right w:val="none" w:sz="0" w:space="0" w:color="auto"/>
              </w:divBdr>
            </w:div>
            <w:div w:id="778066187">
              <w:marLeft w:val="0"/>
              <w:marRight w:val="0"/>
              <w:marTop w:val="0"/>
              <w:marBottom w:val="0"/>
              <w:divBdr>
                <w:top w:val="none" w:sz="0" w:space="0" w:color="auto"/>
                <w:left w:val="none" w:sz="0" w:space="0" w:color="auto"/>
                <w:bottom w:val="none" w:sz="0" w:space="0" w:color="auto"/>
                <w:right w:val="none" w:sz="0" w:space="0" w:color="auto"/>
              </w:divBdr>
            </w:div>
            <w:div w:id="790902687">
              <w:marLeft w:val="0"/>
              <w:marRight w:val="0"/>
              <w:marTop w:val="0"/>
              <w:marBottom w:val="0"/>
              <w:divBdr>
                <w:top w:val="none" w:sz="0" w:space="0" w:color="auto"/>
                <w:left w:val="none" w:sz="0" w:space="0" w:color="auto"/>
                <w:bottom w:val="none" w:sz="0" w:space="0" w:color="auto"/>
                <w:right w:val="none" w:sz="0" w:space="0" w:color="auto"/>
              </w:divBdr>
            </w:div>
            <w:div w:id="1889148825">
              <w:marLeft w:val="0"/>
              <w:marRight w:val="0"/>
              <w:marTop w:val="0"/>
              <w:marBottom w:val="0"/>
              <w:divBdr>
                <w:top w:val="none" w:sz="0" w:space="0" w:color="auto"/>
                <w:left w:val="none" w:sz="0" w:space="0" w:color="auto"/>
                <w:bottom w:val="none" w:sz="0" w:space="0" w:color="auto"/>
                <w:right w:val="none" w:sz="0" w:space="0" w:color="auto"/>
              </w:divBdr>
            </w:div>
            <w:div w:id="1060712572">
              <w:marLeft w:val="0"/>
              <w:marRight w:val="0"/>
              <w:marTop w:val="0"/>
              <w:marBottom w:val="0"/>
              <w:divBdr>
                <w:top w:val="none" w:sz="0" w:space="0" w:color="auto"/>
                <w:left w:val="none" w:sz="0" w:space="0" w:color="auto"/>
                <w:bottom w:val="none" w:sz="0" w:space="0" w:color="auto"/>
                <w:right w:val="none" w:sz="0" w:space="0" w:color="auto"/>
              </w:divBdr>
            </w:div>
            <w:div w:id="417945630">
              <w:marLeft w:val="0"/>
              <w:marRight w:val="0"/>
              <w:marTop w:val="0"/>
              <w:marBottom w:val="0"/>
              <w:divBdr>
                <w:top w:val="none" w:sz="0" w:space="0" w:color="auto"/>
                <w:left w:val="none" w:sz="0" w:space="0" w:color="auto"/>
                <w:bottom w:val="none" w:sz="0" w:space="0" w:color="auto"/>
                <w:right w:val="none" w:sz="0" w:space="0" w:color="auto"/>
              </w:divBdr>
            </w:div>
            <w:div w:id="626398467">
              <w:marLeft w:val="0"/>
              <w:marRight w:val="0"/>
              <w:marTop w:val="0"/>
              <w:marBottom w:val="0"/>
              <w:divBdr>
                <w:top w:val="none" w:sz="0" w:space="0" w:color="auto"/>
                <w:left w:val="none" w:sz="0" w:space="0" w:color="auto"/>
                <w:bottom w:val="none" w:sz="0" w:space="0" w:color="auto"/>
                <w:right w:val="none" w:sz="0" w:space="0" w:color="auto"/>
              </w:divBdr>
            </w:div>
            <w:div w:id="662926808">
              <w:marLeft w:val="0"/>
              <w:marRight w:val="0"/>
              <w:marTop w:val="0"/>
              <w:marBottom w:val="0"/>
              <w:divBdr>
                <w:top w:val="none" w:sz="0" w:space="0" w:color="auto"/>
                <w:left w:val="none" w:sz="0" w:space="0" w:color="auto"/>
                <w:bottom w:val="none" w:sz="0" w:space="0" w:color="auto"/>
                <w:right w:val="none" w:sz="0" w:space="0" w:color="auto"/>
              </w:divBdr>
            </w:div>
            <w:div w:id="289476379">
              <w:marLeft w:val="0"/>
              <w:marRight w:val="0"/>
              <w:marTop w:val="0"/>
              <w:marBottom w:val="0"/>
              <w:divBdr>
                <w:top w:val="none" w:sz="0" w:space="0" w:color="auto"/>
                <w:left w:val="none" w:sz="0" w:space="0" w:color="auto"/>
                <w:bottom w:val="none" w:sz="0" w:space="0" w:color="auto"/>
                <w:right w:val="none" w:sz="0" w:space="0" w:color="auto"/>
              </w:divBdr>
            </w:div>
            <w:div w:id="44918115">
              <w:marLeft w:val="0"/>
              <w:marRight w:val="0"/>
              <w:marTop w:val="0"/>
              <w:marBottom w:val="0"/>
              <w:divBdr>
                <w:top w:val="none" w:sz="0" w:space="0" w:color="auto"/>
                <w:left w:val="none" w:sz="0" w:space="0" w:color="auto"/>
                <w:bottom w:val="none" w:sz="0" w:space="0" w:color="auto"/>
                <w:right w:val="none" w:sz="0" w:space="0" w:color="auto"/>
              </w:divBdr>
            </w:div>
            <w:div w:id="843130797">
              <w:marLeft w:val="0"/>
              <w:marRight w:val="0"/>
              <w:marTop w:val="0"/>
              <w:marBottom w:val="0"/>
              <w:divBdr>
                <w:top w:val="none" w:sz="0" w:space="0" w:color="auto"/>
                <w:left w:val="none" w:sz="0" w:space="0" w:color="auto"/>
                <w:bottom w:val="none" w:sz="0" w:space="0" w:color="auto"/>
                <w:right w:val="none" w:sz="0" w:space="0" w:color="auto"/>
              </w:divBdr>
            </w:div>
            <w:div w:id="500006485">
              <w:marLeft w:val="0"/>
              <w:marRight w:val="0"/>
              <w:marTop w:val="0"/>
              <w:marBottom w:val="0"/>
              <w:divBdr>
                <w:top w:val="none" w:sz="0" w:space="0" w:color="auto"/>
                <w:left w:val="none" w:sz="0" w:space="0" w:color="auto"/>
                <w:bottom w:val="none" w:sz="0" w:space="0" w:color="auto"/>
                <w:right w:val="none" w:sz="0" w:space="0" w:color="auto"/>
              </w:divBdr>
            </w:div>
            <w:div w:id="786855929">
              <w:marLeft w:val="0"/>
              <w:marRight w:val="0"/>
              <w:marTop w:val="0"/>
              <w:marBottom w:val="0"/>
              <w:divBdr>
                <w:top w:val="none" w:sz="0" w:space="0" w:color="auto"/>
                <w:left w:val="none" w:sz="0" w:space="0" w:color="auto"/>
                <w:bottom w:val="none" w:sz="0" w:space="0" w:color="auto"/>
                <w:right w:val="none" w:sz="0" w:space="0" w:color="auto"/>
              </w:divBdr>
            </w:div>
            <w:div w:id="1134063205">
              <w:marLeft w:val="0"/>
              <w:marRight w:val="0"/>
              <w:marTop w:val="0"/>
              <w:marBottom w:val="0"/>
              <w:divBdr>
                <w:top w:val="none" w:sz="0" w:space="0" w:color="auto"/>
                <w:left w:val="none" w:sz="0" w:space="0" w:color="auto"/>
                <w:bottom w:val="none" w:sz="0" w:space="0" w:color="auto"/>
                <w:right w:val="none" w:sz="0" w:space="0" w:color="auto"/>
              </w:divBdr>
            </w:div>
            <w:div w:id="1245917230">
              <w:marLeft w:val="0"/>
              <w:marRight w:val="0"/>
              <w:marTop w:val="0"/>
              <w:marBottom w:val="0"/>
              <w:divBdr>
                <w:top w:val="none" w:sz="0" w:space="0" w:color="auto"/>
                <w:left w:val="none" w:sz="0" w:space="0" w:color="auto"/>
                <w:bottom w:val="none" w:sz="0" w:space="0" w:color="auto"/>
                <w:right w:val="none" w:sz="0" w:space="0" w:color="auto"/>
              </w:divBdr>
            </w:div>
            <w:div w:id="1900938862">
              <w:marLeft w:val="0"/>
              <w:marRight w:val="0"/>
              <w:marTop w:val="0"/>
              <w:marBottom w:val="0"/>
              <w:divBdr>
                <w:top w:val="none" w:sz="0" w:space="0" w:color="auto"/>
                <w:left w:val="none" w:sz="0" w:space="0" w:color="auto"/>
                <w:bottom w:val="none" w:sz="0" w:space="0" w:color="auto"/>
                <w:right w:val="none" w:sz="0" w:space="0" w:color="auto"/>
              </w:divBdr>
            </w:div>
            <w:div w:id="1092313073">
              <w:marLeft w:val="0"/>
              <w:marRight w:val="0"/>
              <w:marTop w:val="0"/>
              <w:marBottom w:val="0"/>
              <w:divBdr>
                <w:top w:val="none" w:sz="0" w:space="0" w:color="auto"/>
                <w:left w:val="none" w:sz="0" w:space="0" w:color="auto"/>
                <w:bottom w:val="none" w:sz="0" w:space="0" w:color="auto"/>
                <w:right w:val="none" w:sz="0" w:space="0" w:color="auto"/>
              </w:divBdr>
            </w:div>
            <w:div w:id="1060902030">
              <w:marLeft w:val="0"/>
              <w:marRight w:val="0"/>
              <w:marTop w:val="0"/>
              <w:marBottom w:val="0"/>
              <w:divBdr>
                <w:top w:val="none" w:sz="0" w:space="0" w:color="auto"/>
                <w:left w:val="none" w:sz="0" w:space="0" w:color="auto"/>
                <w:bottom w:val="none" w:sz="0" w:space="0" w:color="auto"/>
                <w:right w:val="none" w:sz="0" w:space="0" w:color="auto"/>
              </w:divBdr>
            </w:div>
            <w:div w:id="535973086">
              <w:marLeft w:val="0"/>
              <w:marRight w:val="0"/>
              <w:marTop w:val="0"/>
              <w:marBottom w:val="0"/>
              <w:divBdr>
                <w:top w:val="none" w:sz="0" w:space="0" w:color="auto"/>
                <w:left w:val="none" w:sz="0" w:space="0" w:color="auto"/>
                <w:bottom w:val="none" w:sz="0" w:space="0" w:color="auto"/>
                <w:right w:val="none" w:sz="0" w:space="0" w:color="auto"/>
              </w:divBdr>
            </w:div>
            <w:div w:id="289869509">
              <w:marLeft w:val="0"/>
              <w:marRight w:val="0"/>
              <w:marTop w:val="0"/>
              <w:marBottom w:val="0"/>
              <w:divBdr>
                <w:top w:val="none" w:sz="0" w:space="0" w:color="auto"/>
                <w:left w:val="none" w:sz="0" w:space="0" w:color="auto"/>
                <w:bottom w:val="none" w:sz="0" w:space="0" w:color="auto"/>
                <w:right w:val="none" w:sz="0" w:space="0" w:color="auto"/>
              </w:divBdr>
            </w:div>
            <w:div w:id="686831158">
              <w:marLeft w:val="0"/>
              <w:marRight w:val="0"/>
              <w:marTop w:val="0"/>
              <w:marBottom w:val="0"/>
              <w:divBdr>
                <w:top w:val="none" w:sz="0" w:space="0" w:color="auto"/>
                <w:left w:val="none" w:sz="0" w:space="0" w:color="auto"/>
                <w:bottom w:val="none" w:sz="0" w:space="0" w:color="auto"/>
                <w:right w:val="none" w:sz="0" w:space="0" w:color="auto"/>
              </w:divBdr>
            </w:div>
            <w:div w:id="1057317252">
              <w:marLeft w:val="0"/>
              <w:marRight w:val="0"/>
              <w:marTop w:val="0"/>
              <w:marBottom w:val="0"/>
              <w:divBdr>
                <w:top w:val="none" w:sz="0" w:space="0" w:color="auto"/>
                <w:left w:val="none" w:sz="0" w:space="0" w:color="auto"/>
                <w:bottom w:val="none" w:sz="0" w:space="0" w:color="auto"/>
                <w:right w:val="none" w:sz="0" w:space="0" w:color="auto"/>
              </w:divBdr>
            </w:div>
            <w:div w:id="894589300">
              <w:marLeft w:val="0"/>
              <w:marRight w:val="0"/>
              <w:marTop w:val="0"/>
              <w:marBottom w:val="0"/>
              <w:divBdr>
                <w:top w:val="none" w:sz="0" w:space="0" w:color="auto"/>
                <w:left w:val="none" w:sz="0" w:space="0" w:color="auto"/>
                <w:bottom w:val="none" w:sz="0" w:space="0" w:color="auto"/>
                <w:right w:val="none" w:sz="0" w:space="0" w:color="auto"/>
              </w:divBdr>
            </w:div>
            <w:div w:id="1240097361">
              <w:marLeft w:val="0"/>
              <w:marRight w:val="0"/>
              <w:marTop w:val="0"/>
              <w:marBottom w:val="0"/>
              <w:divBdr>
                <w:top w:val="none" w:sz="0" w:space="0" w:color="auto"/>
                <w:left w:val="none" w:sz="0" w:space="0" w:color="auto"/>
                <w:bottom w:val="none" w:sz="0" w:space="0" w:color="auto"/>
                <w:right w:val="none" w:sz="0" w:space="0" w:color="auto"/>
              </w:divBdr>
            </w:div>
            <w:div w:id="1343313536">
              <w:marLeft w:val="0"/>
              <w:marRight w:val="0"/>
              <w:marTop w:val="0"/>
              <w:marBottom w:val="0"/>
              <w:divBdr>
                <w:top w:val="none" w:sz="0" w:space="0" w:color="auto"/>
                <w:left w:val="none" w:sz="0" w:space="0" w:color="auto"/>
                <w:bottom w:val="none" w:sz="0" w:space="0" w:color="auto"/>
                <w:right w:val="none" w:sz="0" w:space="0" w:color="auto"/>
              </w:divBdr>
            </w:div>
            <w:div w:id="14196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83171">
      <w:bodyDiv w:val="1"/>
      <w:marLeft w:val="0"/>
      <w:marRight w:val="0"/>
      <w:marTop w:val="0"/>
      <w:marBottom w:val="0"/>
      <w:divBdr>
        <w:top w:val="none" w:sz="0" w:space="0" w:color="auto"/>
        <w:left w:val="none" w:sz="0" w:space="0" w:color="auto"/>
        <w:bottom w:val="none" w:sz="0" w:space="0" w:color="auto"/>
        <w:right w:val="none" w:sz="0" w:space="0" w:color="auto"/>
      </w:divBdr>
    </w:div>
    <w:div w:id="567541831">
      <w:bodyDiv w:val="1"/>
      <w:marLeft w:val="0"/>
      <w:marRight w:val="0"/>
      <w:marTop w:val="0"/>
      <w:marBottom w:val="0"/>
      <w:divBdr>
        <w:top w:val="none" w:sz="0" w:space="0" w:color="auto"/>
        <w:left w:val="none" w:sz="0" w:space="0" w:color="auto"/>
        <w:bottom w:val="none" w:sz="0" w:space="0" w:color="auto"/>
        <w:right w:val="none" w:sz="0" w:space="0" w:color="auto"/>
      </w:divBdr>
    </w:div>
    <w:div w:id="615261892">
      <w:bodyDiv w:val="1"/>
      <w:marLeft w:val="0"/>
      <w:marRight w:val="0"/>
      <w:marTop w:val="0"/>
      <w:marBottom w:val="0"/>
      <w:divBdr>
        <w:top w:val="none" w:sz="0" w:space="0" w:color="auto"/>
        <w:left w:val="none" w:sz="0" w:space="0" w:color="auto"/>
        <w:bottom w:val="none" w:sz="0" w:space="0" w:color="auto"/>
        <w:right w:val="none" w:sz="0" w:space="0" w:color="auto"/>
      </w:divBdr>
    </w:div>
    <w:div w:id="630012174">
      <w:bodyDiv w:val="1"/>
      <w:marLeft w:val="0"/>
      <w:marRight w:val="0"/>
      <w:marTop w:val="0"/>
      <w:marBottom w:val="0"/>
      <w:divBdr>
        <w:top w:val="none" w:sz="0" w:space="0" w:color="auto"/>
        <w:left w:val="none" w:sz="0" w:space="0" w:color="auto"/>
        <w:bottom w:val="none" w:sz="0" w:space="0" w:color="auto"/>
        <w:right w:val="none" w:sz="0" w:space="0" w:color="auto"/>
      </w:divBdr>
    </w:div>
    <w:div w:id="663169973">
      <w:bodyDiv w:val="1"/>
      <w:marLeft w:val="0"/>
      <w:marRight w:val="0"/>
      <w:marTop w:val="0"/>
      <w:marBottom w:val="0"/>
      <w:divBdr>
        <w:top w:val="none" w:sz="0" w:space="0" w:color="auto"/>
        <w:left w:val="none" w:sz="0" w:space="0" w:color="auto"/>
        <w:bottom w:val="none" w:sz="0" w:space="0" w:color="auto"/>
        <w:right w:val="none" w:sz="0" w:space="0" w:color="auto"/>
      </w:divBdr>
      <w:divsChild>
        <w:div w:id="963268498">
          <w:marLeft w:val="0"/>
          <w:marRight w:val="0"/>
          <w:marTop w:val="0"/>
          <w:marBottom w:val="0"/>
          <w:divBdr>
            <w:top w:val="none" w:sz="0" w:space="0" w:color="auto"/>
            <w:left w:val="none" w:sz="0" w:space="0" w:color="auto"/>
            <w:bottom w:val="none" w:sz="0" w:space="0" w:color="auto"/>
            <w:right w:val="none" w:sz="0" w:space="0" w:color="auto"/>
          </w:divBdr>
          <w:divsChild>
            <w:div w:id="105735121">
              <w:marLeft w:val="0"/>
              <w:marRight w:val="0"/>
              <w:marTop w:val="0"/>
              <w:marBottom w:val="0"/>
              <w:divBdr>
                <w:top w:val="none" w:sz="0" w:space="0" w:color="auto"/>
                <w:left w:val="none" w:sz="0" w:space="0" w:color="auto"/>
                <w:bottom w:val="none" w:sz="0" w:space="0" w:color="auto"/>
                <w:right w:val="none" w:sz="0" w:space="0" w:color="auto"/>
              </w:divBdr>
            </w:div>
            <w:div w:id="1838107971">
              <w:marLeft w:val="0"/>
              <w:marRight w:val="0"/>
              <w:marTop w:val="0"/>
              <w:marBottom w:val="0"/>
              <w:divBdr>
                <w:top w:val="none" w:sz="0" w:space="0" w:color="auto"/>
                <w:left w:val="none" w:sz="0" w:space="0" w:color="auto"/>
                <w:bottom w:val="none" w:sz="0" w:space="0" w:color="auto"/>
                <w:right w:val="none" w:sz="0" w:space="0" w:color="auto"/>
              </w:divBdr>
            </w:div>
            <w:div w:id="783310909">
              <w:marLeft w:val="0"/>
              <w:marRight w:val="0"/>
              <w:marTop w:val="0"/>
              <w:marBottom w:val="0"/>
              <w:divBdr>
                <w:top w:val="none" w:sz="0" w:space="0" w:color="auto"/>
                <w:left w:val="none" w:sz="0" w:space="0" w:color="auto"/>
                <w:bottom w:val="none" w:sz="0" w:space="0" w:color="auto"/>
                <w:right w:val="none" w:sz="0" w:space="0" w:color="auto"/>
              </w:divBdr>
            </w:div>
            <w:div w:id="449326566">
              <w:marLeft w:val="0"/>
              <w:marRight w:val="0"/>
              <w:marTop w:val="0"/>
              <w:marBottom w:val="0"/>
              <w:divBdr>
                <w:top w:val="none" w:sz="0" w:space="0" w:color="auto"/>
                <w:left w:val="none" w:sz="0" w:space="0" w:color="auto"/>
                <w:bottom w:val="none" w:sz="0" w:space="0" w:color="auto"/>
                <w:right w:val="none" w:sz="0" w:space="0" w:color="auto"/>
              </w:divBdr>
            </w:div>
            <w:div w:id="1858885150">
              <w:marLeft w:val="0"/>
              <w:marRight w:val="0"/>
              <w:marTop w:val="0"/>
              <w:marBottom w:val="0"/>
              <w:divBdr>
                <w:top w:val="none" w:sz="0" w:space="0" w:color="auto"/>
                <w:left w:val="none" w:sz="0" w:space="0" w:color="auto"/>
                <w:bottom w:val="none" w:sz="0" w:space="0" w:color="auto"/>
                <w:right w:val="none" w:sz="0" w:space="0" w:color="auto"/>
              </w:divBdr>
            </w:div>
            <w:div w:id="1431781134">
              <w:marLeft w:val="0"/>
              <w:marRight w:val="0"/>
              <w:marTop w:val="0"/>
              <w:marBottom w:val="0"/>
              <w:divBdr>
                <w:top w:val="none" w:sz="0" w:space="0" w:color="auto"/>
                <w:left w:val="none" w:sz="0" w:space="0" w:color="auto"/>
                <w:bottom w:val="none" w:sz="0" w:space="0" w:color="auto"/>
                <w:right w:val="none" w:sz="0" w:space="0" w:color="auto"/>
              </w:divBdr>
            </w:div>
            <w:div w:id="63382611">
              <w:marLeft w:val="0"/>
              <w:marRight w:val="0"/>
              <w:marTop w:val="0"/>
              <w:marBottom w:val="0"/>
              <w:divBdr>
                <w:top w:val="none" w:sz="0" w:space="0" w:color="auto"/>
                <w:left w:val="none" w:sz="0" w:space="0" w:color="auto"/>
                <w:bottom w:val="none" w:sz="0" w:space="0" w:color="auto"/>
                <w:right w:val="none" w:sz="0" w:space="0" w:color="auto"/>
              </w:divBdr>
            </w:div>
            <w:div w:id="173960733">
              <w:marLeft w:val="0"/>
              <w:marRight w:val="0"/>
              <w:marTop w:val="0"/>
              <w:marBottom w:val="0"/>
              <w:divBdr>
                <w:top w:val="none" w:sz="0" w:space="0" w:color="auto"/>
                <w:left w:val="none" w:sz="0" w:space="0" w:color="auto"/>
                <w:bottom w:val="none" w:sz="0" w:space="0" w:color="auto"/>
                <w:right w:val="none" w:sz="0" w:space="0" w:color="auto"/>
              </w:divBdr>
            </w:div>
            <w:div w:id="1681930972">
              <w:marLeft w:val="0"/>
              <w:marRight w:val="0"/>
              <w:marTop w:val="0"/>
              <w:marBottom w:val="0"/>
              <w:divBdr>
                <w:top w:val="none" w:sz="0" w:space="0" w:color="auto"/>
                <w:left w:val="none" w:sz="0" w:space="0" w:color="auto"/>
                <w:bottom w:val="none" w:sz="0" w:space="0" w:color="auto"/>
                <w:right w:val="none" w:sz="0" w:space="0" w:color="auto"/>
              </w:divBdr>
            </w:div>
            <w:div w:id="432408106">
              <w:marLeft w:val="0"/>
              <w:marRight w:val="0"/>
              <w:marTop w:val="0"/>
              <w:marBottom w:val="0"/>
              <w:divBdr>
                <w:top w:val="none" w:sz="0" w:space="0" w:color="auto"/>
                <w:left w:val="none" w:sz="0" w:space="0" w:color="auto"/>
                <w:bottom w:val="none" w:sz="0" w:space="0" w:color="auto"/>
                <w:right w:val="none" w:sz="0" w:space="0" w:color="auto"/>
              </w:divBdr>
            </w:div>
            <w:div w:id="352653633">
              <w:marLeft w:val="0"/>
              <w:marRight w:val="0"/>
              <w:marTop w:val="0"/>
              <w:marBottom w:val="0"/>
              <w:divBdr>
                <w:top w:val="none" w:sz="0" w:space="0" w:color="auto"/>
                <w:left w:val="none" w:sz="0" w:space="0" w:color="auto"/>
                <w:bottom w:val="none" w:sz="0" w:space="0" w:color="auto"/>
                <w:right w:val="none" w:sz="0" w:space="0" w:color="auto"/>
              </w:divBdr>
            </w:div>
            <w:div w:id="1691949777">
              <w:marLeft w:val="0"/>
              <w:marRight w:val="0"/>
              <w:marTop w:val="0"/>
              <w:marBottom w:val="0"/>
              <w:divBdr>
                <w:top w:val="none" w:sz="0" w:space="0" w:color="auto"/>
                <w:left w:val="none" w:sz="0" w:space="0" w:color="auto"/>
                <w:bottom w:val="none" w:sz="0" w:space="0" w:color="auto"/>
                <w:right w:val="none" w:sz="0" w:space="0" w:color="auto"/>
              </w:divBdr>
            </w:div>
            <w:div w:id="1157651811">
              <w:marLeft w:val="0"/>
              <w:marRight w:val="0"/>
              <w:marTop w:val="0"/>
              <w:marBottom w:val="0"/>
              <w:divBdr>
                <w:top w:val="none" w:sz="0" w:space="0" w:color="auto"/>
                <w:left w:val="none" w:sz="0" w:space="0" w:color="auto"/>
                <w:bottom w:val="none" w:sz="0" w:space="0" w:color="auto"/>
                <w:right w:val="none" w:sz="0" w:space="0" w:color="auto"/>
              </w:divBdr>
            </w:div>
            <w:div w:id="1222401153">
              <w:marLeft w:val="0"/>
              <w:marRight w:val="0"/>
              <w:marTop w:val="0"/>
              <w:marBottom w:val="0"/>
              <w:divBdr>
                <w:top w:val="none" w:sz="0" w:space="0" w:color="auto"/>
                <w:left w:val="none" w:sz="0" w:space="0" w:color="auto"/>
                <w:bottom w:val="none" w:sz="0" w:space="0" w:color="auto"/>
                <w:right w:val="none" w:sz="0" w:space="0" w:color="auto"/>
              </w:divBdr>
            </w:div>
            <w:div w:id="1668825249">
              <w:marLeft w:val="0"/>
              <w:marRight w:val="0"/>
              <w:marTop w:val="0"/>
              <w:marBottom w:val="0"/>
              <w:divBdr>
                <w:top w:val="none" w:sz="0" w:space="0" w:color="auto"/>
                <w:left w:val="none" w:sz="0" w:space="0" w:color="auto"/>
                <w:bottom w:val="none" w:sz="0" w:space="0" w:color="auto"/>
                <w:right w:val="none" w:sz="0" w:space="0" w:color="auto"/>
              </w:divBdr>
            </w:div>
            <w:div w:id="1988322163">
              <w:marLeft w:val="0"/>
              <w:marRight w:val="0"/>
              <w:marTop w:val="0"/>
              <w:marBottom w:val="0"/>
              <w:divBdr>
                <w:top w:val="none" w:sz="0" w:space="0" w:color="auto"/>
                <w:left w:val="none" w:sz="0" w:space="0" w:color="auto"/>
                <w:bottom w:val="none" w:sz="0" w:space="0" w:color="auto"/>
                <w:right w:val="none" w:sz="0" w:space="0" w:color="auto"/>
              </w:divBdr>
            </w:div>
            <w:div w:id="1349525653">
              <w:marLeft w:val="0"/>
              <w:marRight w:val="0"/>
              <w:marTop w:val="0"/>
              <w:marBottom w:val="0"/>
              <w:divBdr>
                <w:top w:val="none" w:sz="0" w:space="0" w:color="auto"/>
                <w:left w:val="none" w:sz="0" w:space="0" w:color="auto"/>
                <w:bottom w:val="none" w:sz="0" w:space="0" w:color="auto"/>
                <w:right w:val="none" w:sz="0" w:space="0" w:color="auto"/>
              </w:divBdr>
            </w:div>
            <w:div w:id="16854951">
              <w:marLeft w:val="0"/>
              <w:marRight w:val="0"/>
              <w:marTop w:val="0"/>
              <w:marBottom w:val="0"/>
              <w:divBdr>
                <w:top w:val="none" w:sz="0" w:space="0" w:color="auto"/>
                <w:left w:val="none" w:sz="0" w:space="0" w:color="auto"/>
                <w:bottom w:val="none" w:sz="0" w:space="0" w:color="auto"/>
                <w:right w:val="none" w:sz="0" w:space="0" w:color="auto"/>
              </w:divBdr>
            </w:div>
            <w:div w:id="1028795365">
              <w:marLeft w:val="0"/>
              <w:marRight w:val="0"/>
              <w:marTop w:val="0"/>
              <w:marBottom w:val="0"/>
              <w:divBdr>
                <w:top w:val="none" w:sz="0" w:space="0" w:color="auto"/>
                <w:left w:val="none" w:sz="0" w:space="0" w:color="auto"/>
                <w:bottom w:val="none" w:sz="0" w:space="0" w:color="auto"/>
                <w:right w:val="none" w:sz="0" w:space="0" w:color="auto"/>
              </w:divBdr>
            </w:div>
            <w:div w:id="294070246">
              <w:marLeft w:val="0"/>
              <w:marRight w:val="0"/>
              <w:marTop w:val="0"/>
              <w:marBottom w:val="0"/>
              <w:divBdr>
                <w:top w:val="none" w:sz="0" w:space="0" w:color="auto"/>
                <w:left w:val="none" w:sz="0" w:space="0" w:color="auto"/>
                <w:bottom w:val="none" w:sz="0" w:space="0" w:color="auto"/>
                <w:right w:val="none" w:sz="0" w:space="0" w:color="auto"/>
              </w:divBdr>
            </w:div>
            <w:div w:id="844053037">
              <w:marLeft w:val="0"/>
              <w:marRight w:val="0"/>
              <w:marTop w:val="0"/>
              <w:marBottom w:val="0"/>
              <w:divBdr>
                <w:top w:val="none" w:sz="0" w:space="0" w:color="auto"/>
                <w:left w:val="none" w:sz="0" w:space="0" w:color="auto"/>
                <w:bottom w:val="none" w:sz="0" w:space="0" w:color="auto"/>
                <w:right w:val="none" w:sz="0" w:space="0" w:color="auto"/>
              </w:divBdr>
            </w:div>
            <w:div w:id="2089694258">
              <w:marLeft w:val="0"/>
              <w:marRight w:val="0"/>
              <w:marTop w:val="0"/>
              <w:marBottom w:val="0"/>
              <w:divBdr>
                <w:top w:val="none" w:sz="0" w:space="0" w:color="auto"/>
                <w:left w:val="none" w:sz="0" w:space="0" w:color="auto"/>
                <w:bottom w:val="none" w:sz="0" w:space="0" w:color="auto"/>
                <w:right w:val="none" w:sz="0" w:space="0" w:color="auto"/>
              </w:divBdr>
            </w:div>
            <w:div w:id="137889493">
              <w:marLeft w:val="0"/>
              <w:marRight w:val="0"/>
              <w:marTop w:val="0"/>
              <w:marBottom w:val="0"/>
              <w:divBdr>
                <w:top w:val="none" w:sz="0" w:space="0" w:color="auto"/>
                <w:left w:val="none" w:sz="0" w:space="0" w:color="auto"/>
                <w:bottom w:val="none" w:sz="0" w:space="0" w:color="auto"/>
                <w:right w:val="none" w:sz="0" w:space="0" w:color="auto"/>
              </w:divBdr>
            </w:div>
            <w:div w:id="280890293">
              <w:marLeft w:val="0"/>
              <w:marRight w:val="0"/>
              <w:marTop w:val="0"/>
              <w:marBottom w:val="0"/>
              <w:divBdr>
                <w:top w:val="none" w:sz="0" w:space="0" w:color="auto"/>
                <w:left w:val="none" w:sz="0" w:space="0" w:color="auto"/>
                <w:bottom w:val="none" w:sz="0" w:space="0" w:color="auto"/>
                <w:right w:val="none" w:sz="0" w:space="0" w:color="auto"/>
              </w:divBdr>
            </w:div>
            <w:div w:id="501966515">
              <w:marLeft w:val="0"/>
              <w:marRight w:val="0"/>
              <w:marTop w:val="0"/>
              <w:marBottom w:val="0"/>
              <w:divBdr>
                <w:top w:val="none" w:sz="0" w:space="0" w:color="auto"/>
                <w:left w:val="none" w:sz="0" w:space="0" w:color="auto"/>
                <w:bottom w:val="none" w:sz="0" w:space="0" w:color="auto"/>
                <w:right w:val="none" w:sz="0" w:space="0" w:color="auto"/>
              </w:divBdr>
            </w:div>
            <w:div w:id="246966364">
              <w:marLeft w:val="0"/>
              <w:marRight w:val="0"/>
              <w:marTop w:val="0"/>
              <w:marBottom w:val="0"/>
              <w:divBdr>
                <w:top w:val="none" w:sz="0" w:space="0" w:color="auto"/>
                <w:left w:val="none" w:sz="0" w:space="0" w:color="auto"/>
                <w:bottom w:val="none" w:sz="0" w:space="0" w:color="auto"/>
                <w:right w:val="none" w:sz="0" w:space="0" w:color="auto"/>
              </w:divBdr>
            </w:div>
            <w:div w:id="1243295430">
              <w:marLeft w:val="0"/>
              <w:marRight w:val="0"/>
              <w:marTop w:val="0"/>
              <w:marBottom w:val="0"/>
              <w:divBdr>
                <w:top w:val="none" w:sz="0" w:space="0" w:color="auto"/>
                <w:left w:val="none" w:sz="0" w:space="0" w:color="auto"/>
                <w:bottom w:val="none" w:sz="0" w:space="0" w:color="auto"/>
                <w:right w:val="none" w:sz="0" w:space="0" w:color="auto"/>
              </w:divBdr>
            </w:div>
            <w:div w:id="177925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368113">
      <w:bodyDiv w:val="1"/>
      <w:marLeft w:val="0"/>
      <w:marRight w:val="0"/>
      <w:marTop w:val="0"/>
      <w:marBottom w:val="0"/>
      <w:divBdr>
        <w:top w:val="none" w:sz="0" w:space="0" w:color="auto"/>
        <w:left w:val="none" w:sz="0" w:space="0" w:color="auto"/>
        <w:bottom w:val="none" w:sz="0" w:space="0" w:color="auto"/>
        <w:right w:val="none" w:sz="0" w:space="0" w:color="auto"/>
      </w:divBdr>
      <w:divsChild>
        <w:div w:id="1810976955">
          <w:marLeft w:val="0"/>
          <w:marRight w:val="0"/>
          <w:marTop w:val="0"/>
          <w:marBottom w:val="0"/>
          <w:divBdr>
            <w:top w:val="none" w:sz="0" w:space="0" w:color="auto"/>
            <w:left w:val="none" w:sz="0" w:space="0" w:color="auto"/>
            <w:bottom w:val="none" w:sz="0" w:space="0" w:color="auto"/>
            <w:right w:val="none" w:sz="0" w:space="0" w:color="auto"/>
          </w:divBdr>
          <w:divsChild>
            <w:div w:id="116725093">
              <w:marLeft w:val="0"/>
              <w:marRight w:val="0"/>
              <w:marTop w:val="0"/>
              <w:marBottom w:val="0"/>
              <w:divBdr>
                <w:top w:val="none" w:sz="0" w:space="0" w:color="auto"/>
                <w:left w:val="none" w:sz="0" w:space="0" w:color="auto"/>
                <w:bottom w:val="none" w:sz="0" w:space="0" w:color="auto"/>
                <w:right w:val="none" w:sz="0" w:space="0" w:color="auto"/>
              </w:divBdr>
            </w:div>
            <w:div w:id="1436512614">
              <w:marLeft w:val="0"/>
              <w:marRight w:val="0"/>
              <w:marTop w:val="0"/>
              <w:marBottom w:val="0"/>
              <w:divBdr>
                <w:top w:val="none" w:sz="0" w:space="0" w:color="auto"/>
                <w:left w:val="none" w:sz="0" w:space="0" w:color="auto"/>
                <w:bottom w:val="none" w:sz="0" w:space="0" w:color="auto"/>
                <w:right w:val="none" w:sz="0" w:space="0" w:color="auto"/>
              </w:divBdr>
            </w:div>
            <w:div w:id="114713352">
              <w:marLeft w:val="0"/>
              <w:marRight w:val="0"/>
              <w:marTop w:val="0"/>
              <w:marBottom w:val="0"/>
              <w:divBdr>
                <w:top w:val="none" w:sz="0" w:space="0" w:color="auto"/>
                <w:left w:val="none" w:sz="0" w:space="0" w:color="auto"/>
                <w:bottom w:val="none" w:sz="0" w:space="0" w:color="auto"/>
                <w:right w:val="none" w:sz="0" w:space="0" w:color="auto"/>
              </w:divBdr>
            </w:div>
            <w:div w:id="1578903367">
              <w:marLeft w:val="0"/>
              <w:marRight w:val="0"/>
              <w:marTop w:val="0"/>
              <w:marBottom w:val="0"/>
              <w:divBdr>
                <w:top w:val="none" w:sz="0" w:space="0" w:color="auto"/>
                <w:left w:val="none" w:sz="0" w:space="0" w:color="auto"/>
                <w:bottom w:val="none" w:sz="0" w:space="0" w:color="auto"/>
                <w:right w:val="none" w:sz="0" w:space="0" w:color="auto"/>
              </w:divBdr>
            </w:div>
            <w:div w:id="1912155540">
              <w:marLeft w:val="0"/>
              <w:marRight w:val="0"/>
              <w:marTop w:val="0"/>
              <w:marBottom w:val="0"/>
              <w:divBdr>
                <w:top w:val="none" w:sz="0" w:space="0" w:color="auto"/>
                <w:left w:val="none" w:sz="0" w:space="0" w:color="auto"/>
                <w:bottom w:val="none" w:sz="0" w:space="0" w:color="auto"/>
                <w:right w:val="none" w:sz="0" w:space="0" w:color="auto"/>
              </w:divBdr>
            </w:div>
            <w:div w:id="441152434">
              <w:marLeft w:val="0"/>
              <w:marRight w:val="0"/>
              <w:marTop w:val="0"/>
              <w:marBottom w:val="0"/>
              <w:divBdr>
                <w:top w:val="none" w:sz="0" w:space="0" w:color="auto"/>
                <w:left w:val="none" w:sz="0" w:space="0" w:color="auto"/>
                <w:bottom w:val="none" w:sz="0" w:space="0" w:color="auto"/>
                <w:right w:val="none" w:sz="0" w:space="0" w:color="auto"/>
              </w:divBdr>
            </w:div>
            <w:div w:id="257956735">
              <w:marLeft w:val="0"/>
              <w:marRight w:val="0"/>
              <w:marTop w:val="0"/>
              <w:marBottom w:val="0"/>
              <w:divBdr>
                <w:top w:val="none" w:sz="0" w:space="0" w:color="auto"/>
                <w:left w:val="none" w:sz="0" w:space="0" w:color="auto"/>
                <w:bottom w:val="none" w:sz="0" w:space="0" w:color="auto"/>
                <w:right w:val="none" w:sz="0" w:space="0" w:color="auto"/>
              </w:divBdr>
            </w:div>
            <w:div w:id="1757824071">
              <w:marLeft w:val="0"/>
              <w:marRight w:val="0"/>
              <w:marTop w:val="0"/>
              <w:marBottom w:val="0"/>
              <w:divBdr>
                <w:top w:val="none" w:sz="0" w:space="0" w:color="auto"/>
                <w:left w:val="none" w:sz="0" w:space="0" w:color="auto"/>
                <w:bottom w:val="none" w:sz="0" w:space="0" w:color="auto"/>
                <w:right w:val="none" w:sz="0" w:space="0" w:color="auto"/>
              </w:divBdr>
            </w:div>
            <w:div w:id="1758556603">
              <w:marLeft w:val="0"/>
              <w:marRight w:val="0"/>
              <w:marTop w:val="0"/>
              <w:marBottom w:val="0"/>
              <w:divBdr>
                <w:top w:val="none" w:sz="0" w:space="0" w:color="auto"/>
                <w:left w:val="none" w:sz="0" w:space="0" w:color="auto"/>
                <w:bottom w:val="none" w:sz="0" w:space="0" w:color="auto"/>
                <w:right w:val="none" w:sz="0" w:space="0" w:color="auto"/>
              </w:divBdr>
            </w:div>
            <w:div w:id="858006264">
              <w:marLeft w:val="0"/>
              <w:marRight w:val="0"/>
              <w:marTop w:val="0"/>
              <w:marBottom w:val="0"/>
              <w:divBdr>
                <w:top w:val="none" w:sz="0" w:space="0" w:color="auto"/>
                <w:left w:val="none" w:sz="0" w:space="0" w:color="auto"/>
                <w:bottom w:val="none" w:sz="0" w:space="0" w:color="auto"/>
                <w:right w:val="none" w:sz="0" w:space="0" w:color="auto"/>
              </w:divBdr>
            </w:div>
            <w:div w:id="150222810">
              <w:marLeft w:val="0"/>
              <w:marRight w:val="0"/>
              <w:marTop w:val="0"/>
              <w:marBottom w:val="0"/>
              <w:divBdr>
                <w:top w:val="none" w:sz="0" w:space="0" w:color="auto"/>
                <w:left w:val="none" w:sz="0" w:space="0" w:color="auto"/>
                <w:bottom w:val="none" w:sz="0" w:space="0" w:color="auto"/>
                <w:right w:val="none" w:sz="0" w:space="0" w:color="auto"/>
              </w:divBdr>
            </w:div>
            <w:div w:id="766660324">
              <w:marLeft w:val="0"/>
              <w:marRight w:val="0"/>
              <w:marTop w:val="0"/>
              <w:marBottom w:val="0"/>
              <w:divBdr>
                <w:top w:val="none" w:sz="0" w:space="0" w:color="auto"/>
                <w:left w:val="none" w:sz="0" w:space="0" w:color="auto"/>
                <w:bottom w:val="none" w:sz="0" w:space="0" w:color="auto"/>
                <w:right w:val="none" w:sz="0" w:space="0" w:color="auto"/>
              </w:divBdr>
            </w:div>
            <w:div w:id="478615768">
              <w:marLeft w:val="0"/>
              <w:marRight w:val="0"/>
              <w:marTop w:val="0"/>
              <w:marBottom w:val="0"/>
              <w:divBdr>
                <w:top w:val="none" w:sz="0" w:space="0" w:color="auto"/>
                <w:left w:val="none" w:sz="0" w:space="0" w:color="auto"/>
                <w:bottom w:val="none" w:sz="0" w:space="0" w:color="auto"/>
                <w:right w:val="none" w:sz="0" w:space="0" w:color="auto"/>
              </w:divBdr>
            </w:div>
            <w:div w:id="637148458">
              <w:marLeft w:val="0"/>
              <w:marRight w:val="0"/>
              <w:marTop w:val="0"/>
              <w:marBottom w:val="0"/>
              <w:divBdr>
                <w:top w:val="none" w:sz="0" w:space="0" w:color="auto"/>
                <w:left w:val="none" w:sz="0" w:space="0" w:color="auto"/>
                <w:bottom w:val="none" w:sz="0" w:space="0" w:color="auto"/>
                <w:right w:val="none" w:sz="0" w:space="0" w:color="auto"/>
              </w:divBdr>
            </w:div>
            <w:div w:id="1945336702">
              <w:marLeft w:val="0"/>
              <w:marRight w:val="0"/>
              <w:marTop w:val="0"/>
              <w:marBottom w:val="0"/>
              <w:divBdr>
                <w:top w:val="none" w:sz="0" w:space="0" w:color="auto"/>
                <w:left w:val="none" w:sz="0" w:space="0" w:color="auto"/>
                <w:bottom w:val="none" w:sz="0" w:space="0" w:color="auto"/>
                <w:right w:val="none" w:sz="0" w:space="0" w:color="auto"/>
              </w:divBdr>
            </w:div>
            <w:div w:id="821120419">
              <w:marLeft w:val="0"/>
              <w:marRight w:val="0"/>
              <w:marTop w:val="0"/>
              <w:marBottom w:val="0"/>
              <w:divBdr>
                <w:top w:val="none" w:sz="0" w:space="0" w:color="auto"/>
                <w:left w:val="none" w:sz="0" w:space="0" w:color="auto"/>
                <w:bottom w:val="none" w:sz="0" w:space="0" w:color="auto"/>
                <w:right w:val="none" w:sz="0" w:space="0" w:color="auto"/>
              </w:divBdr>
            </w:div>
            <w:div w:id="1938978207">
              <w:marLeft w:val="0"/>
              <w:marRight w:val="0"/>
              <w:marTop w:val="0"/>
              <w:marBottom w:val="0"/>
              <w:divBdr>
                <w:top w:val="none" w:sz="0" w:space="0" w:color="auto"/>
                <w:left w:val="none" w:sz="0" w:space="0" w:color="auto"/>
                <w:bottom w:val="none" w:sz="0" w:space="0" w:color="auto"/>
                <w:right w:val="none" w:sz="0" w:space="0" w:color="auto"/>
              </w:divBdr>
            </w:div>
            <w:div w:id="84957397">
              <w:marLeft w:val="0"/>
              <w:marRight w:val="0"/>
              <w:marTop w:val="0"/>
              <w:marBottom w:val="0"/>
              <w:divBdr>
                <w:top w:val="none" w:sz="0" w:space="0" w:color="auto"/>
                <w:left w:val="none" w:sz="0" w:space="0" w:color="auto"/>
                <w:bottom w:val="none" w:sz="0" w:space="0" w:color="auto"/>
                <w:right w:val="none" w:sz="0" w:space="0" w:color="auto"/>
              </w:divBdr>
            </w:div>
            <w:div w:id="221451832">
              <w:marLeft w:val="0"/>
              <w:marRight w:val="0"/>
              <w:marTop w:val="0"/>
              <w:marBottom w:val="0"/>
              <w:divBdr>
                <w:top w:val="none" w:sz="0" w:space="0" w:color="auto"/>
                <w:left w:val="none" w:sz="0" w:space="0" w:color="auto"/>
                <w:bottom w:val="none" w:sz="0" w:space="0" w:color="auto"/>
                <w:right w:val="none" w:sz="0" w:space="0" w:color="auto"/>
              </w:divBdr>
            </w:div>
            <w:div w:id="2049646125">
              <w:marLeft w:val="0"/>
              <w:marRight w:val="0"/>
              <w:marTop w:val="0"/>
              <w:marBottom w:val="0"/>
              <w:divBdr>
                <w:top w:val="none" w:sz="0" w:space="0" w:color="auto"/>
                <w:left w:val="none" w:sz="0" w:space="0" w:color="auto"/>
                <w:bottom w:val="none" w:sz="0" w:space="0" w:color="auto"/>
                <w:right w:val="none" w:sz="0" w:space="0" w:color="auto"/>
              </w:divBdr>
            </w:div>
            <w:div w:id="936791075">
              <w:marLeft w:val="0"/>
              <w:marRight w:val="0"/>
              <w:marTop w:val="0"/>
              <w:marBottom w:val="0"/>
              <w:divBdr>
                <w:top w:val="none" w:sz="0" w:space="0" w:color="auto"/>
                <w:left w:val="none" w:sz="0" w:space="0" w:color="auto"/>
                <w:bottom w:val="none" w:sz="0" w:space="0" w:color="auto"/>
                <w:right w:val="none" w:sz="0" w:space="0" w:color="auto"/>
              </w:divBdr>
            </w:div>
            <w:div w:id="153034859">
              <w:marLeft w:val="0"/>
              <w:marRight w:val="0"/>
              <w:marTop w:val="0"/>
              <w:marBottom w:val="0"/>
              <w:divBdr>
                <w:top w:val="none" w:sz="0" w:space="0" w:color="auto"/>
                <w:left w:val="none" w:sz="0" w:space="0" w:color="auto"/>
                <w:bottom w:val="none" w:sz="0" w:space="0" w:color="auto"/>
                <w:right w:val="none" w:sz="0" w:space="0" w:color="auto"/>
              </w:divBdr>
            </w:div>
            <w:div w:id="1034379594">
              <w:marLeft w:val="0"/>
              <w:marRight w:val="0"/>
              <w:marTop w:val="0"/>
              <w:marBottom w:val="0"/>
              <w:divBdr>
                <w:top w:val="none" w:sz="0" w:space="0" w:color="auto"/>
                <w:left w:val="none" w:sz="0" w:space="0" w:color="auto"/>
                <w:bottom w:val="none" w:sz="0" w:space="0" w:color="auto"/>
                <w:right w:val="none" w:sz="0" w:space="0" w:color="auto"/>
              </w:divBdr>
            </w:div>
            <w:div w:id="206694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838648">
      <w:bodyDiv w:val="1"/>
      <w:marLeft w:val="0"/>
      <w:marRight w:val="0"/>
      <w:marTop w:val="0"/>
      <w:marBottom w:val="0"/>
      <w:divBdr>
        <w:top w:val="none" w:sz="0" w:space="0" w:color="auto"/>
        <w:left w:val="none" w:sz="0" w:space="0" w:color="auto"/>
        <w:bottom w:val="none" w:sz="0" w:space="0" w:color="auto"/>
        <w:right w:val="none" w:sz="0" w:space="0" w:color="auto"/>
      </w:divBdr>
    </w:div>
    <w:div w:id="735935273">
      <w:bodyDiv w:val="1"/>
      <w:marLeft w:val="0"/>
      <w:marRight w:val="0"/>
      <w:marTop w:val="0"/>
      <w:marBottom w:val="0"/>
      <w:divBdr>
        <w:top w:val="none" w:sz="0" w:space="0" w:color="auto"/>
        <w:left w:val="none" w:sz="0" w:space="0" w:color="auto"/>
        <w:bottom w:val="none" w:sz="0" w:space="0" w:color="auto"/>
        <w:right w:val="none" w:sz="0" w:space="0" w:color="auto"/>
      </w:divBdr>
    </w:div>
    <w:div w:id="746536654">
      <w:bodyDiv w:val="1"/>
      <w:marLeft w:val="0"/>
      <w:marRight w:val="0"/>
      <w:marTop w:val="0"/>
      <w:marBottom w:val="0"/>
      <w:divBdr>
        <w:top w:val="none" w:sz="0" w:space="0" w:color="auto"/>
        <w:left w:val="none" w:sz="0" w:space="0" w:color="auto"/>
        <w:bottom w:val="none" w:sz="0" w:space="0" w:color="auto"/>
        <w:right w:val="none" w:sz="0" w:space="0" w:color="auto"/>
      </w:divBdr>
    </w:div>
    <w:div w:id="764768135">
      <w:bodyDiv w:val="1"/>
      <w:marLeft w:val="0"/>
      <w:marRight w:val="0"/>
      <w:marTop w:val="0"/>
      <w:marBottom w:val="0"/>
      <w:divBdr>
        <w:top w:val="none" w:sz="0" w:space="0" w:color="auto"/>
        <w:left w:val="none" w:sz="0" w:space="0" w:color="auto"/>
        <w:bottom w:val="none" w:sz="0" w:space="0" w:color="auto"/>
        <w:right w:val="none" w:sz="0" w:space="0" w:color="auto"/>
      </w:divBdr>
      <w:divsChild>
        <w:div w:id="323514600">
          <w:marLeft w:val="0"/>
          <w:marRight w:val="0"/>
          <w:marTop w:val="0"/>
          <w:marBottom w:val="0"/>
          <w:divBdr>
            <w:top w:val="none" w:sz="0" w:space="0" w:color="auto"/>
            <w:left w:val="none" w:sz="0" w:space="0" w:color="auto"/>
            <w:bottom w:val="none" w:sz="0" w:space="0" w:color="auto"/>
            <w:right w:val="none" w:sz="0" w:space="0" w:color="auto"/>
          </w:divBdr>
          <w:divsChild>
            <w:div w:id="190031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834762">
      <w:bodyDiv w:val="1"/>
      <w:marLeft w:val="0"/>
      <w:marRight w:val="0"/>
      <w:marTop w:val="0"/>
      <w:marBottom w:val="0"/>
      <w:divBdr>
        <w:top w:val="none" w:sz="0" w:space="0" w:color="auto"/>
        <w:left w:val="none" w:sz="0" w:space="0" w:color="auto"/>
        <w:bottom w:val="none" w:sz="0" w:space="0" w:color="auto"/>
        <w:right w:val="none" w:sz="0" w:space="0" w:color="auto"/>
      </w:divBdr>
    </w:div>
    <w:div w:id="811139375">
      <w:bodyDiv w:val="1"/>
      <w:marLeft w:val="0"/>
      <w:marRight w:val="0"/>
      <w:marTop w:val="0"/>
      <w:marBottom w:val="0"/>
      <w:divBdr>
        <w:top w:val="none" w:sz="0" w:space="0" w:color="auto"/>
        <w:left w:val="none" w:sz="0" w:space="0" w:color="auto"/>
        <w:bottom w:val="none" w:sz="0" w:space="0" w:color="auto"/>
        <w:right w:val="none" w:sz="0" w:space="0" w:color="auto"/>
      </w:divBdr>
    </w:div>
    <w:div w:id="821581831">
      <w:bodyDiv w:val="1"/>
      <w:marLeft w:val="0"/>
      <w:marRight w:val="0"/>
      <w:marTop w:val="0"/>
      <w:marBottom w:val="0"/>
      <w:divBdr>
        <w:top w:val="none" w:sz="0" w:space="0" w:color="auto"/>
        <w:left w:val="none" w:sz="0" w:space="0" w:color="auto"/>
        <w:bottom w:val="none" w:sz="0" w:space="0" w:color="auto"/>
        <w:right w:val="none" w:sz="0" w:space="0" w:color="auto"/>
      </w:divBdr>
    </w:div>
    <w:div w:id="847673589">
      <w:bodyDiv w:val="1"/>
      <w:marLeft w:val="0"/>
      <w:marRight w:val="0"/>
      <w:marTop w:val="0"/>
      <w:marBottom w:val="0"/>
      <w:divBdr>
        <w:top w:val="none" w:sz="0" w:space="0" w:color="auto"/>
        <w:left w:val="none" w:sz="0" w:space="0" w:color="auto"/>
        <w:bottom w:val="none" w:sz="0" w:space="0" w:color="auto"/>
        <w:right w:val="none" w:sz="0" w:space="0" w:color="auto"/>
      </w:divBdr>
    </w:div>
    <w:div w:id="858855780">
      <w:bodyDiv w:val="1"/>
      <w:marLeft w:val="0"/>
      <w:marRight w:val="0"/>
      <w:marTop w:val="0"/>
      <w:marBottom w:val="0"/>
      <w:divBdr>
        <w:top w:val="none" w:sz="0" w:space="0" w:color="auto"/>
        <w:left w:val="none" w:sz="0" w:space="0" w:color="auto"/>
        <w:bottom w:val="none" w:sz="0" w:space="0" w:color="auto"/>
        <w:right w:val="none" w:sz="0" w:space="0" w:color="auto"/>
      </w:divBdr>
    </w:div>
    <w:div w:id="871726185">
      <w:bodyDiv w:val="1"/>
      <w:marLeft w:val="0"/>
      <w:marRight w:val="0"/>
      <w:marTop w:val="0"/>
      <w:marBottom w:val="0"/>
      <w:divBdr>
        <w:top w:val="none" w:sz="0" w:space="0" w:color="auto"/>
        <w:left w:val="none" w:sz="0" w:space="0" w:color="auto"/>
        <w:bottom w:val="none" w:sz="0" w:space="0" w:color="auto"/>
        <w:right w:val="none" w:sz="0" w:space="0" w:color="auto"/>
      </w:divBdr>
    </w:div>
    <w:div w:id="885602067">
      <w:bodyDiv w:val="1"/>
      <w:marLeft w:val="0"/>
      <w:marRight w:val="0"/>
      <w:marTop w:val="0"/>
      <w:marBottom w:val="0"/>
      <w:divBdr>
        <w:top w:val="none" w:sz="0" w:space="0" w:color="auto"/>
        <w:left w:val="none" w:sz="0" w:space="0" w:color="auto"/>
        <w:bottom w:val="none" w:sz="0" w:space="0" w:color="auto"/>
        <w:right w:val="none" w:sz="0" w:space="0" w:color="auto"/>
      </w:divBdr>
    </w:div>
    <w:div w:id="888805877">
      <w:bodyDiv w:val="1"/>
      <w:marLeft w:val="0"/>
      <w:marRight w:val="0"/>
      <w:marTop w:val="0"/>
      <w:marBottom w:val="0"/>
      <w:divBdr>
        <w:top w:val="none" w:sz="0" w:space="0" w:color="auto"/>
        <w:left w:val="none" w:sz="0" w:space="0" w:color="auto"/>
        <w:bottom w:val="none" w:sz="0" w:space="0" w:color="auto"/>
        <w:right w:val="none" w:sz="0" w:space="0" w:color="auto"/>
      </w:divBdr>
      <w:divsChild>
        <w:div w:id="1329286834">
          <w:marLeft w:val="0"/>
          <w:marRight w:val="0"/>
          <w:marTop w:val="0"/>
          <w:marBottom w:val="0"/>
          <w:divBdr>
            <w:top w:val="none" w:sz="0" w:space="0" w:color="auto"/>
            <w:left w:val="none" w:sz="0" w:space="0" w:color="auto"/>
            <w:bottom w:val="none" w:sz="0" w:space="0" w:color="auto"/>
            <w:right w:val="none" w:sz="0" w:space="0" w:color="auto"/>
          </w:divBdr>
          <w:divsChild>
            <w:div w:id="1319577939">
              <w:marLeft w:val="0"/>
              <w:marRight w:val="0"/>
              <w:marTop w:val="0"/>
              <w:marBottom w:val="0"/>
              <w:divBdr>
                <w:top w:val="none" w:sz="0" w:space="0" w:color="auto"/>
                <w:left w:val="none" w:sz="0" w:space="0" w:color="auto"/>
                <w:bottom w:val="none" w:sz="0" w:space="0" w:color="auto"/>
                <w:right w:val="none" w:sz="0" w:space="0" w:color="auto"/>
              </w:divBdr>
            </w:div>
            <w:div w:id="1488089060">
              <w:marLeft w:val="0"/>
              <w:marRight w:val="0"/>
              <w:marTop w:val="0"/>
              <w:marBottom w:val="0"/>
              <w:divBdr>
                <w:top w:val="none" w:sz="0" w:space="0" w:color="auto"/>
                <w:left w:val="none" w:sz="0" w:space="0" w:color="auto"/>
                <w:bottom w:val="none" w:sz="0" w:space="0" w:color="auto"/>
                <w:right w:val="none" w:sz="0" w:space="0" w:color="auto"/>
              </w:divBdr>
            </w:div>
            <w:div w:id="488325628">
              <w:marLeft w:val="0"/>
              <w:marRight w:val="0"/>
              <w:marTop w:val="0"/>
              <w:marBottom w:val="0"/>
              <w:divBdr>
                <w:top w:val="none" w:sz="0" w:space="0" w:color="auto"/>
                <w:left w:val="none" w:sz="0" w:space="0" w:color="auto"/>
                <w:bottom w:val="none" w:sz="0" w:space="0" w:color="auto"/>
                <w:right w:val="none" w:sz="0" w:space="0" w:color="auto"/>
              </w:divBdr>
            </w:div>
            <w:div w:id="1845433634">
              <w:marLeft w:val="0"/>
              <w:marRight w:val="0"/>
              <w:marTop w:val="0"/>
              <w:marBottom w:val="0"/>
              <w:divBdr>
                <w:top w:val="none" w:sz="0" w:space="0" w:color="auto"/>
                <w:left w:val="none" w:sz="0" w:space="0" w:color="auto"/>
                <w:bottom w:val="none" w:sz="0" w:space="0" w:color="auto"/>
                <w:right w:val="none" w:sz="0" w:space="0" w:color="auto"/>
              </w:divBdr>
            </w:div>
            <w:div w:id="1251230558">
              <w:marLeft w:val="0"/>
              <w:marRight w:val="0"/>
              <w:marTop w:val="0"/>
              <w:marBottom w:val="0"/>
              <w:divBdr>
                <w:top w:val="none" w:sz="0" w:space="0" w:color="auto"/>
                <w:left w:val="none" w:sz="0" w:space="0" w:color="auto"/>
                <w:bottom w:val="none" w:sz="0" w:space="0" w:color="auto"/>
                <w:right w:val="none" w:sz="0" w:space="0" w:color="auto"/>
              </w:divBdr>
            </w:div>
            <w:div w:id="225384401">
              <w:marLeft w:val="0"/>
              <w:marRight w:val="0"/>
              <w:marTop w:val="0"/>
              <w:marBottom w:val="0"/>
              <w:divBdr>
                <w:top w:val="none" w:sz="0" w:space="0" w:color="auto"/>
                <w:left w:val="none" w:sz="0" w:space="0" w:color="auto"/>
                <w:bottom w:val="none" w:sz="0" w:space="0" w:color="auto"/>
                <w:right w:val="none" w:sz="0" w:space="0" w:color="auto"/>
              </w:divBdr>
            </w:div>
            <w:div w:id="1062483549">
              <w:marLeft w:val="0"/>
              <w:marRight w:val="0"/>
              <w:marTop w:val="0"/>
              <w:marBottom w:val="0"/>
              <w:divBdr>
                <w:top w:val="none" w:sz="0" w:space="0" w:color="auto"/>
                <w:left w:val="none" w:sz="0" w:space="0" w:color="auto"/>
                <w:bottom w:val="none" w:sz="0" w:space="0" w:color="auto"/>
                <w:right w:val="none" w:sz="0" w:space="0" w:color="auto"/>
              </w:divBdr>
            </w:div>
            <w:div w:id="489445102">
              <w:marLeft w:val="0"/>
              <w:marRight w:val="0"/>
              <w:marTop w:val="0"/>
              <w:marBottom w:val="0"/>
              <w:divBdr>
                <w:top w:val="none" w:sz="0" w:space="0" w:color="auto"/>
                <w:left w:val="none" w:sz="0" w:space="0" w:color="auto"/>
                <w:bottom w:val="none" w:sz="0" w:space="0" w:color="auto"/>
                <w:right w:val="none" w:sz="0" w:space="0" w:color="auto"/>
              </w:divBdr>
            </w:div>
            <w:div w:id="203637770">
              <w:marLeft w:val="0"/>
              <w:marRight w:val="0"/>
              <w:marTop w:val="0"/>
              <w:marBottom w:val="0"/>
              <w:divBdr>
                <w:top w:val="none" w:sz="0" w:space="0" w:color="auto"/>
                <w:left w:val="none" w:sz="0" w:space="0" w:color="auto"/>
                <w:bottom w:val="none" w:sz="0" w:space="0" w:color="auto"/>
                <w:right w:val="none" w:sz="0" w:space="0" w:color="auto"/>
              </w:divBdr>
            </w:div>
            <w:div w:id="1141844108">
              <w:marLeft w:val="0"/>
              <w:marRight w:val="0"/>
              <w:marTop w:val="0"/>
              <w:marBottom w:val="0"/>
              <w:divBdr>
                <w:top w:val="none" w:sz="0" w:space="0" w:color="auto"/>
                <w:left w:val="none" w:sz="0" w:space="0" w:color="auto"/>
                <w:bottom w:val="none" w:sz="0" w:space="0" w:color="auto"/>
                <w:right w:val="none" w:sz="0" w:space="0" w:color="auto"/>
              </w:divBdr>
            </w:div>
            <w:div w:id="275448724">
              <w:marLeft w:val="0"/>
              <w:marRight w:val="0"/>
              <w:marTop w:val="0"/>
              <w:marBottom w:val="0"/>
              <w:divBdr>
                <w:top w:val="none" w:sz="0" w:space="0" w:color="auto"/>
                <w:left w:val="none" w:sz="0" w:space="0" w:color="auto"/>
                <w:bottom w:val="none" w:sz="0" w:space="0" w:color="auto"/>
                <w:right w:val="none" w:sz="0" w:space="0" w:color="auto"/>
              </w:divBdr>
            </w:div>
            <w:div w:id="1444227655">
              <w:marLeft w:val="0"/>
              <w:marRight w:val="0"/>
              <w:marTop w:val="0"/>
              <w:marBottom w:val="0"/>
              <w:divBdr>
                <w:top w:val="none" w:sz="0" w:space="0" w:color="auto"/>
                <w:left w:val="none" w:sz="0" w:space="0" w:color="auto"/>
                <w:bottom w:val="none" w:sz="0" w:space="0" w:color="auto"/>
                <w:right w:val="none" w:sz="0" w:space="0" w:color="auto"/>
              </w:divBdr>
            </w:div>
            <w:div w:id="2053266857">
              <w:marLeft w:val="0"/>
              <w:marRight w:val="0"/>
              <w:marTop w:val="0"/>
              <w:marBottom w:val="0"/>
              <w:divBdr>
                <w:top w:val="none" w:sz="0" w:space="0" w:color="auto"/>
                <w:left w:val="none" w:sz="0" w:space="0" w:color="auto"/>
                <w:bottom w:val="none" w:sz="0" w:space="0" w:color="auto"/>
                <w:right w:val="none" w:sz="0" w:space="0" w:color="auto"/>
              </w:divBdr>
            </w:div>
            <w:div w:id="1081021240">
              <w:marLeft w:val="0"/>
              <w:marRight w:val="0"/>
              <w:marTop w:val="0"/>
              <w:marBottom w:val="0"/>
              <w:divBdr>
                <w:top w:val="none" w:sz="0" w:space="0" w:color="auto"/>
                <w:left w:val="none" w:sz="0" w:space="0" w:color="auto"/>
                <w:bottom w:val="none" w:sz="0" w:space="0" w:color="auto"/>
                <w:right w:val="none" w:sz="0" w:space="0" w:color="auto"/>
              </w:divBdr>
            </w:div>
            <w:div w:id="1469981245">
              <w:marLeft w:val="0"/>
              <w:marRight w:val="0"/>
              <w:marTop w:val="0"/>
              <w:marBottom w:val="0"/>
              <w:divBdr>
                <w:top w:val="none" w:sz="0" w:space="0" w:color="auto"/>
                <w:left w:val="none" w:sz="0" w:space="0" w:color="auto"/>
                <w:bottom w:val="none" w:sz="0" w:space="0" w:color="auto"/>
                <w:right w:val="none" w:sz="0" w:space="0" w:color="auto"/>
              </w:divBdr>
            </w:div>
            <w:div w:id="87164567">
              <w:marLeft w:val="0"/>
              <w:marRight w:val="0"/>
              <w:marTop w:val="0"/>
              <w:marBottom w:val="0"/>
              <w:divBdr>
                <w:top w:val="none" w:sz="0" w:space="0" w:color="auto"/>
                <w:left w:val="none" w:sz="0" w:space="0" w:color="auto"/>
                <w:bottom w:val="none" w:sz="0" w:space="0" w:color="auto"/>
                <w:right w:val="none" w:sz="0" w:space="0" w:color="auto"/>
              </w:divBdr>
            </w:div>
            <w:div w:id="1349672285">
              <w:marLeft w:val="0"/>
              <w:marRight w:val="0"/>
              <w:marTop w:val="0"/>
              <w:marBottom w:val="0"/>
              <w:divBdr>
                <w:top w:val="none" w:sz="0" w:space="0" w:color="auto"/>
                <w:left w:val="none" w:sz="0" w:space="0" w:color="auto"/>
                <w:bottom w:val="none" w:sz="0" w:space="0" w:color="auto"/>
                <w:right w:val="none" w:sz="0" w:space="0" w:color="auto"/>
              </w:divBdr>
            </w:div>
            <w:div w:id="1470973309">
              <w:marLeft w:val="0"/>
              <w:marRight w:val="0"/>
              <w:marTop w:val="0"/>
              <w:marBottom w:val="0"/>
              <w:divBdr>
                <w:top w:val="none" w:sz="0" w:space="0" w:color="auto"/>
                <w:left w:val="none" w:sz="0" w:space="0" w:color="auto"/>
                <w:bottom w:val="none" w:sz="0" w:space="0" w:color="auto"/>
                <w:right w:val="none" w:sz="0" w:space="0" w:color="auto"/>
              </w:divBdr>
            </w:div>
            <w:div w:id="1673486361">
              <w:marLeft w:val="0"/>
              <w:marRight w:val="0"/>
              <w:marTop w:val="0"/>
              <w:marBottom w:val="0"/>
              <w:divBdr>
                <w:top w:val="none" w:sz="0" w:space="0" w:color="auto"/>
                <w:left w:val="none" w:sz="0" w:space="0" w:color="auto"/>
                <w:bottom w:val="none" w:sz="0" w:space="0" w:color="auto"/>
                <w:right w:val="none" w:sz="0" w:space="0" w:color="auto"/>
              </w:divBdr>
            </w:div>
            <w:div w:id="1094400965">
              <w:marLeft w:val="0"/>
              <w:marRight w:val="0"/>
              <w:marTop w:val="0"/>
              <w:marBottom w:val="0"/>
              <w:divBdr>
                <w:top w:val="none" w:sz="0" w:space="0" w:color="auto"/>
                <w:left w:val="none" w:sz="0" w:space="0" w:color="auto"/>
                <w:bottom w:val="none" w:sz="0" w:space="0" w:color="auto"/>
                <w:right w:val="none" w:sz="0" w:space="0" w:color="auto"/>
              </w:divBdr>
            </w:div>
            <w:div w:id="2079282424">
              <w:marLeft w:val="0"/>
              <w:marRight w:val="0"/>
              <w:marTop w:val="0"/>
              <w:marBottom w:val="0"/>
              <w:divBdr>
                <w:top w:val="none" w:sz="0" w:space="0" w:color="auto"/>
                <w:left w:val="none" w:sz="0" w:space="0" w:color="auto"/>
                <w:bottom w:val="none" w:sz="0" w:space="0" w:color="auto"/>
                <w:right w:val="none" w:sz="0" w:space="0" w:color="auto"/>
              </w:divBdr>
            </w:div>
            <w:div w:id="1252619169">
              <w:marLeft w:val="0"/>
              <w:marRight w:val="0"/>
              <w:marTop w:val="0"/>
              <w:marBottom w:val="0"/>
              <w:divBdr>
                <w:top w:val="none" w:sz="0" w:space="0" w:color="auto"/>
                <w:left w:val="none" w:sz="0" w:space="0" w:color="auto"/>
                <w:bottom w:val="none" w:sz="0" w:space="0" w:color="auto"/>
                <w:right w:val="none" w:sz="0" w:space="0" w:color="auto"/>
              </w:divBdr>
            </w:div>
            <w:div w:id="585505857">
              <w:marLeft w:val="0"/>
              <w:marRight w:val="0"/>
              <w:marTop w:val="0"/>
              <w:marBottom w:val="0"/>
              <w:divBdr>
                <w:top w:val="none" w:sz="0" w:space="0" w:color="auto"/>
                <w:left w:val="none" w:sz="0" w:space="0" w:color="auto"/>
                <w:bottom w:val="none" w:sz="0" w:space="0" w:color="auto"/>
                <w:right w:val="none" w:sz="0" w:space="0" w:color="auto"/>
              </w:divBdr>
            </w:div>
            <w:div w:id="1951665033">
              <w:marLeft w:val="0"/>
              <w:marRight w:val="0"/>
              <w:marTop w:val="0"/>
              <w:marBottom w:val="0"/>
              <w:divBdr>
                <w:top w:val="none" w:sz="0" w:space="0" w:color="auto"/>
                <w:left w:val="none" w:sz="0" w:space="0" w:color="auto"/>
                <w:bottom w:val="none" w:sz="0" w:space="0" w:color="auto"/>
                <w:right w:val="none" w:sz="0" w:space="0" w:color="auto"/>
              </w:divBdr>
            </w:div>
            <w:div w:id="356465025">
              <w:marLeft w:val="0"/>
              <w:marRight w:val="0"/>
              <w:marTop w:val="0"/>
              <w:marBottom w:val="0"/>
              <w:divBdr>
                <w:top w:val="none" w:sz="0" w:space="0" w:color="auto"/>
                <w:left w:val="none" w:sz="0" w:space="0" w:color="auto"/>
                <w:bottom w:val="none" w:sz="0" w:space="0" w:color="auto"/>
                <w:right w:val="none" w:sz="0" w:space="0" w:color="auto"/>
              </w:divBdr>
            </w:div>
            <w:div w:id="636299692">
              <w:marLeft w:val="0"/>
              <w:marRight w:val="0"/>
              <w:marTop w:val="0"/>
              <w:marBottom w:val="0"/>
              <w:divBdr>
                <w:top w:val="none" w:sz="0" w:space="0" w:color="auto"/>
                <w:left w:val="none" w:sz="0" w:space="0" w:color="auto"/>
                <w:bottom w:val="none" w:sz="0" w:space="0" w:color="auto"/>
                <w:right w:val="none" w:sz="0" w:space="0" w:color="auto"/>
              </w:divBdr>
            </w:div>
            <w:div w:id="1300303892">
              <w:marLeft w:val="0"/>
              <w:marRight w:val="0"/>
              <w:marTop w:val="0"/>
              <w:marBottom w:val="0"/>
              <w:divBdr>
                <w:top w:val="none" w:sz="0" w:space="0" w:color="auto"/>
                <w:left w:val="none" w:sz="0" w:space="0" w:color="auto"/>
                <w:bottom w:val="none" w:sz="0" w:space="0" w:color="auto"/>
                <w:right w:val="none" w:sz="0" w:space="0" w:color="auto"/>
              </w:divBdr>
            </w:div>
            <w:div w:id="125285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371847">
      <w:bodyDiv w:val="1"/>
      <w:marLeft w:val="0"/>
      <w:marRight w:val="0"/>
      <w:marTop w:val="0"/>
      <w:marBottom w:val="0"/>
      <w:divBdr>
        <w:top w:val="none" w:sz="0" w:space="0" w:color="auto"/>
        <w:left w:val="none" w:sz="0" w:space="0" w:color="auto"/>
        <w:bottom w:val="none" w:sz="0" w:space="0" w:color="auto"/>
        <w:right w:val="none" w:sz="0" w:space="0" w:color="auto"/>
      </w:divBdr>
    </w:div>
    <w:div w:id="949045197">
      <w:bodyDiv w:val="1"/>
      <w:marLeft w:val="0"/>
      <w:marRight w:val="0"/>
      <w:marTop w:val="0"/>
      <w:marBottom w:val="0"/>
      <w:divBdr>
        <w:top w:val="none" w:sz="0" w:space="0" w:color="auto"/>
        <w:left w:val="none" w:sz="0" w:space="0" w:color="auto"/>
        <w:bottom w:val="none" w:sz="0" w:space="0" w:color="auto"/>
        <w:right w:val="none" w:sz="0" w:space="0" w:color="auto"/>
      </w:divBdr>
    </w:div>
    <w:div w:id="952713560">
      <w:bodyDiv w:val="1"/>
      <w:marLeft w:val="0"/>
      <w:marRight w:val="0"/>
      <w:marTop w:val="0"/>
      <w:marBottom w:val="0"/>
      <w:divBdr>
        <w:top w:val="none" w:sz="0" w:space="0" w:color="auto"/>
        <w:left w:val="none" w:sz="0" w:space="0" w:color="auto"/>
        <w:bottom w:val="none" w:sz="0" w:space="0" w:color="auto"/>
        <w:right w:val="none" w:sz="0" w:space="0" w:color="auto"/>
      </w:divBdr>
      <w:divsChild>
        <w:div w:id="826945621">
          <w:marLeft w:val="0"/>
          <w:marRight w:val="0"/>
          <w:marTop w:val="0"/>
          <w:marBottom w:val="0"/>
          <w:divBdr>
            <w:top w:val="none" w:sz="0" w:space="0" w:color="auto"/>
            <w:left w:val="none" w:sz="0" w:space="0" w:color="auto"/>
            <w:bottom w:val="none" w:sz="0" w:space="0" w:color="auto"/>
            <w:right w:val="none" w:sz="0" w:space="0" w:color="auto"/>
          </w:divBdr>
          <w:divsChild>
            <w:div w:id="1396970790">
              <w:marLeft w:val="0"/>
              <w:marRight w:val="0"/>
              <w:marTop w:val="0"/>
              <w:marBottom w:val="0"/>
              <w:divBdr>
                <w:top w:val="none" w:sz="0" w:space="0" w:color="auto"/>
                <w:left w:val="none" w:sz="0" w:space="0" w:color="auto"/>
                <w:bottom w:val="none" w:sz="0" w:space="0" w:color="auto"/>
                <w:right w:val="none" w:sz="0" w:space="0" w:color="auto"/>
              </w:divBdr>
            </w:div>
            <w:div w:id="1946183730">
              <w:marLeft w:val="0"/>
              <w:marRight w:val="0"/>
              <w:marTop w:val="0"/>
              <w:marBottom w:val="0"/>
              <w:divBdr>
                <w:top w:val="none" w:sz="0" w:space="0" w:color="auto"/>
                <w:left w:val="none" w:sz="0" w:space="0" w:color="auto"/>
                <w:bottom w:val="none" w:sz="0" w:space="0" w:color="auto"/>
                <w:right w:val="none" w:sz="0" w:space="0" w:color="auto"/>
              </w:divBdr>
            </w:div>
            <w:div w:id="1644507150">
              <w:marLeft w:val="0"/>
              <w:marRight w:val="0"/>
              <w:marTop w:val="0"/>
              <w:marBottom w:val="0"/>
              <w:divBdr>
                <w:top w:val="none" w:sz="0" w:space="0" w:color="auto"/>
                <w:left w:val="none" w:sz="0" w:space="0" w:color="auto"/>
                <w:bottom w:val="none" w:sz="0" w:space="0" w:color="auto"/>
                <w:right w:val="none" w:sz="0" w:space="0" w:color="auto"/>
              </w:divBdr>
            </w:div>
            <w:div w:id="216867213">
              <w:marLeft w:val="0"/>
              <w:marRight w:val="0"/>
              <w:marTop w:val="0"/>
              <w:marBottom w:val="0"/>
              <w:divBdr>
                <w:top w:val="none" w:sz="0" w:space="0" w:color="auto"/>
                <w:left w:val="none" w:sz="0" w:space="0" w:color="auto"/>
                <w:bottom w:val="none" w:sz="0" w:space="0" w:color="auto"/>
                <w:right w:val="none" w:sz="0" w:space="0" w:color="auto"/>
              </w:divBdr>
            </w:div>
            <w:div w:id="638651376">
              <w:marLeft w:val="0"/>
              <w:marRight w:val="0"/>
              <w:marTop w:val="0"/>
              <w:marBottom w:val="0"/>
              <w:divBdr>
                <w:top w:val="none" w:sz="0" w:space="0" w:color="auto"/>
                <w:left w:val="none" w:sz="0" w:space="0" w:color="auto"/>
                <w:bottom w:val="none" w:sz="0" w:space="0" w:color="auto"/>
                <w:right w:val="none" w:sz="0" w:space="0" w:color="auto"/>
              </w:divBdr>
            </w:div>
            <w:div w:id="167015842">
              <w:marLeft w:val="0"/>
              <w:marRight w:val="0"/>
              <w:marTop w:val="0"/>
              <w:marBottom w:val="0"/>
              <w:divBdr>
                <w:top w:val="none" w:sz="0" w:space="0" w:color="auto"/>
                <w:left w:val="none" w:sz="0" w:space="0" w:color="auto"/>
                <w:bottom w:val="none" w:sz="0" w:space="0" w:color="auto"/>
                <w:right w:val="none" w:sz="0" w:space="0" w:color="auto"/>
              </w:divBdr>
            </w:div>
            <w:div w:id="2059426391">
              <w:marLeft w:val="0"/>
              <w:marRight w:val="0"/>
              <w:marTop w:val="0"/>
              <w:marBottom w:val="0"/>
              <w:divBdr>
                <w:top w:val="none" w:sz="0" w:space="0" w:color="auto"/>
                <w:left w:val="none" w:sz="0" w:space="0" w:color="auto"/>
                <w:bottom w:val="none" w:sz="0" w:space="0" w:color="auto"/>
                <w:right w:val="none" w:sz="0" w:space="0" w:color="auto"/>
              </w:divBdr>
            </w:div>
            <w:div w:id="1861045902">
              <w:marLeft w:val="0"/>
              <w:marRight w:val="0"/>
              <w:marTop w:val="0"/>
              <w:marBottom w:val="0"/>
              <w:divBdr>
                <w:top w:val="none" w:sz="0" w:space="0" w:color="auto"/>
                <w:left w:val="none" w:sz="0" w:space="0" w:color="auto"/>
                <w:bottom w:val="none" w:sz="0" w:space="0" w:color="auto"/>
                <w:right w:val="none" w:sz="0" w:space="0" w:color="auto"/>
              </w:divBdr>
            </w:div>
            <w:div w:id="1221212597">
              <w:marLeft w:val="0"/>
              <w:marRight w:val="0"/>
              <w:marTop w:val="0"/>
              <w:marBottom w:val="0"/>
              <w:divBdr>
                <w:top w:val="none" w:sz="0" w:space="0" w:color="auto"/>
                <w:left w:val="none" w:sz="0" w:space="0" w:color="auto"/>
                <w:bottom w:val="none" w:sz="0" w:space="0" w:color="auto"/>
                <w:right w:val="none" w:sz="0" w:space="0" w:color="auto"/>
              </w:divBdr>
            </w:div>
            <w:div w:id="1814830317">
              <w:marLeft w:val="0"/>
              <w:marRight w:val="0"/>
              <w:marTop w:val="0"/>
              <w:marBottom w:val="0"/>
              <w:divBdr>
                <w:top w:val="none" w:sz="0" w:space="0" w:color="auto"/>
                <w:left w:val="none" w:sz="0" w:space="0" w:color="auto"/>
                <w:bottom w:val="none" w:sz="0" w:space="0" w:color="auto"/>
                <w:right w:val="none" w:sz="0" w:space="0" w:color="auto"/>
              </w:divBdr>
            </w:div>
            <w:div w:id="1243880758">
              <w:marLeft w:val="0"/>
              <w:marRight w:val="0"/>
              <w:marTop w:val="0"/>
              <w:marBottom w:val="0"/>
              <w:divBdr>
                <w:top w:val="none" w:sz="0" w:space="0" w:color="auto"/>
                <w:left w:val="none" w:sz="0" w:space="0" w:color="auto"/>
                <w:bottom w:val="none" w:sz="0" w:space="0" w:color="auto"/>
                <w:right w:val="none" w:sz="0" w:space="0" w:color="auto"/>
              </w:divBdr>
            </w:div>
            <w:div w:id="525797278">
              <w:marLeft w:val="0"/>
              <w:marRight w:val="0"/>
              <w:marTop w:val="0"/>
              <w:marBottom w:val="0"/>
              <w:divBdr>
                <w:top w:val="none" w:sz="0" w:space="0" w:color="auto"/>
                <w:left w:val="none" w:sz="0" w:space="0" w:color="auto"/>
                <w:bottom w:val="none" w:sz="0" w:space="0" w:color="auto"/>
                <w:right w:val="none" w:sz="0" w:space="0" w:color="auto"/>
              </w:divBdr>
            </w:div>
            <w:div w:id="1298952188">
              <w:marLeft w:val="0"/>
              <w:marRight w:val="0"/>
              <w:marTop w:val="0"/>
              <w:marBottom w:val="0"/>
              <w:divBdr>
                <w:top w:val="none" w:sz="0" w:space="0" w:color="auto"/>
                <w:left w:val="none" w:sz="0" w:space="0" w:color="auto"/>
                <w:bottom w:val="none" w:sz="0" w:space="0" w:color="auto"/>
                <w:right w:val="none" w:sz="0" w:space="0" w:color="auto"/>
              </w:divBdr>
            </w:div>
            <w:div w:id="1033262814">
              <w:marLeft w:val="0"/>
              <w:marRight w:val="0"/>
              <w:marTop w:val="0"/>
              <w:marBottom w:val="0"/>
              <w:divBdr>
                <w:top w:val="none" w:sz="0" w:space="0" w:color="auto"/>
                <w:left w:val="none" w:sz="0" w:space="0" w:color="auto"/>
                <w:bottom w:val="none" w:sz="0" w:space="0" w:color="auto"/>
                <w:right w:val="none" w:sz="0" w:space="0" w:color="auto"/>
              </w:divBdr>
            </w:div>
            <w:div w:id="298196786">
              <w:marLeft w:val="0"/>
              <w:marRight w:val="0"/>
              <w:marTop w:val="0"/>
              <w:marBottom w:val="0"/>
              <w:divBdr>
                <w:top w:val="none" w:sz="0" w:space="0" w:color="auto"/>
                <w:left w:val="none" w:sz="0" w:space="0" w:color="auto"/>
                <w:bottom w:val="none" w:sz="0" w:space="0" w:color="auto"/>
                <w:right w:val="none" w:sz="0" w:space="0" w:color="auto"/>
              </w:divBdr>
            </w:div>
            <w:div w:id="1229999642">
              <w:marLeft w:val="0"/>
              <w:marRight w:val="0"/>
              <w:marTop w:val="0"/>
              <w:marBottom w:val="0"/>
              <w:divBdr>
                <w:top w:val="none" w:sz="0" w:space="0" w:color="auto"/>
                <w:left w:val="none" w:sz="0" w:space="0" w:color="auto"/>
                <w:bottom w:val="none" w:sz="0" w:space="0" w:color="auto"/>
                <w:right w:val="none" w:sz="0" w:space="0" w:color="auto"/>
              </w:divBdr>
            </w:div>
            <w:div w:id="1209950395">
              <w:marLeft w:val="0"/>
              <w:marRight w:val="0"/>
              <w:marTop w:val="0"/>
              <w:marBottom w:val="0"/>
              <w:divBdr>
                <w:top w:val="none" w:sz="0" w:space="0" w:color="auto"/>
                <w:left w:val="none" w:sz="0" w:space="0" w:color="auto"/>
                <w:bottom w:val="none" w:sz="0" w:space="0" w:color="auto"/>
                <w:right w:val="none" w:sz="0" w:space="0" w:color="auto"/>
              </w:divBdr>
            </w:div>
            <w:div w:id="332923868">
              <w:marLeft w:val="0"/>
              <w:marRight w:val="0"/>
              <w:marTop w:val="0"/>
              <w:marBottom w:val="0"/>
              <w:divBdr>
                <w:top w:val="none" w:sz="0" w:space="0" w:color="auto"/>
                <w:left w:val="none" w:sz="0" w:space="0" w:color="auto"/>
                <w:bottom w:val="none" w:sz="0" w:space="0" w:color="auto"/>
                <w:right w:val="none" w:sz="0" w:space="0" w:color="auto"/>
              </w:divBdr>
            </w:div>
            <w:div w:id="409742192">
              <w:marLeft w:val="0"/>
              <w:marRight w:val="0"/>
              <w:marTop w:val="0"/>
              <w:marBottom w:val="0"/>
              <w:divBdr>
                <w:top w:val="none" w:sz="0" w:space="0" w:color="auto"/>
                <w:left w:val="none" w:sz="0" w:space="0" w:color="auto"/>
                <w:bottom w:val="none" w:sz="0" w:space="0" w:color="auto"/>
                <w:right w:val="none" w:sz="0" w:space="0" w:color="auto"/>
              </w:divBdr>
            </w:div>
            <w:div w:id="67388199">
              <w:marLeft w:val="0"/>
              <w:marRight w:val="0"/>
              <w:marTop w:val="0"/>
              <w:marBottom w:val="0"/>
              <w:divBdr>
                <w:top w:val="none" w:sz="0" w:space="0" w:color="auto"/>
                <w:left w:val="none" w:sz="0" w:space="0" w:color="auto"/>
                <w:bottom w:val="none" w:sz="0" w:space="0" w:color="auto"/>
                <w:right w:val="none" w:sz="0" w:space="0" w:color="auto"/>
              </w:divBdr>
            </w:div>
            <w:div w:id="1334258432">
              <w:marLeft w:val="0"/>
              <w:marRight w:val="0"/>
              <w:marTop w:val="0"/>
              <w:marBottom w:val="0"/>
              <w:divBdr>
                <w:top w:val="none" w:sz="0" w:space="0" w:color="auto"/>
                <w:left w:val="none" w:sz="0" w:space="0" w:color="auto"/>
                <w:bottom w:val="none" w:sz="0" w:space="0" w:color="auto"/>
                <w:right w:val="none" w:sz="0" w:space="0" w:color="auto"/>
              </w:divBdr>
            </w:div>
            <w:div w:id="1189298960">
              <w:marLeft w:val="0"/>
              <w:marRight w:val="0"/>
              <w:marTop w:val="0"/>
              <w:marBottom w:val="0"/>
              <w:divBdr>
                <w:top w:val="none" w:sz="0" w:space="0" w:color="auto"/>
                <w:left w:val="none" w:sz="0" w:space="0" w:color="auto"/>
                <w:bottom w:val="none" w:sz="0" w:space="0" w:color="auto"/>
                <w:right w:val="none" w:sz="0" w:space="0" w:color="auto"/>
              </w:divBdr>
            </w:div>
            <w:div w:id="1608000814">
              <w:marLeft w:val="0"/>
              <w:marRight w:val="0"/>
              <w:marTop w:val="0"/>
              <w:marBottom w:val="0"/>
              <w:divBdr>
                <w:top w:val="none" w:sz="0" w:space="0" w:color="auto"/>
                <w:left w:val="none" w:sz="0" w:space="0" w:color="auto"/>
                <w:bottom w:val="none" w:sz="0" w:space="0" w:color="auto"/>
                <w:right w:val="none" w:sz="0" w:space="0" w:color="auto"/>
              </w:divBdr>
            </w:div>
            <w:div w:id="1859658219">
              <w:marLeft w:val="0"/>
              <w:marRight w:val="0"/>
              <w:marTop w:val="0"/>
              <w:marBottom w:val="0"/>
              <w:divBdr>
                <w:top w:val="none" w:sz="0" w:space="0" w:color="auto"/>
                <w:left w:val="none" w:sz="0" w:space="0" w:color="auto"/>
                <w:bottom w:val="none" w:sz="0" w:space="0" w:color="auto"/>
                <w:right w:val="none" w:sz="0" w:space="0" w:color="auto"/>
              </w:divBdr>
            </w:div>
            <w:div w:id="1290014554">
              <w:marLeft w:val="0"/>
              <w:marRight w:val="0"/>
              <w:marTop w:val="0"/>
              <w:marBottom w:val="0"/>
              <w:divBdr>
                <w:top w:val="none" w:sz="0" w:space="0" w:color="auto"/>
                <w:left w:val="none" w:sz="0" w:space="0" w:color="auto"/>
                <w:bottom w:val="none" w:sz="0" w:space="0" w:color="auto"/>
                <w:right w:val="none" w:sz="0" w:space="0" w:color="auto"/>
              </w:divBdr>
            </w:div>
            <w:div w:id="27142347">
              <w:marLeft w:val="0"/>
              <w:marRight w:val="0"/>
              <w:marTop w:val="0"/>
              <w:marBottom w:val="0"/>
              <w:divBdr>
                <w:top w:val="none" w:sz="0" w:space="0" w:color="auto"/>
                <w:left w:val="none" w:sz="0" w:space="0" w:color="auto"/>
                <w:bottom w:val="none" w:sz="0" w:space="0" w:color="auto"/>
                <w:right w:val="none" w:sz="0" w:space="0" w:color="auto"/>
              </w:divBdr>
            </w:div>
            <w:div w:id="2146897076">
              <w:marLeft w:val="0"/>
              <w:marRight w:val="0"/>
              <w:marTop w:val="0"/>
              <w:marBottom w:val="0"/>
              <w:divBdr>
                <w:top w:val="none" w:sz="0" w:space="0" w:color="auto"/>
                <w:left w:val="none" w:sz="0" w:space="0" w:color="auto"/>
                <w:bottom w:val="none" w:sz="0" w:space="0" w:color="auto"/>
                <w:right w:val="none" w:sz="0" w:space="0" w:color="auto"/>
              </w:divBdr>
            </w:div>
            <w:div w:id="133379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74387">
      <w:bodyDiv w:val="1"/>
      <w:marLeft w:val="0"/>
      <w:marRight w:val="0"/>
      <w:marTop w:val="0"/>
      <w:marBottom w:val="0"/>
      <w:divBdr>
        <w:top w:val="none" w:sz="0" w:space="0" w:color="auto"/>
        <w:left w:val="none" w:sz="0" w:space="0" w:color="auto"/>
        <w:bottom w:val="none" w:sz="0" w:space="0" w:color="auto"/>
        <w:right w:val="none" w:sz="0" w:space="0" w:color="auto"/>
      </w:divBdr>
    </w:div>
    <w:div w:id="1027484118">
      <w:bodyDiv w:val="1"/>
      <w:marLeft w:val="0"/>
      <w:marRight w:val="0"/>
      <w:marTop w:val="0"/>
      <w:marBottom w:val="0"/>
      <w:divBdr>
        <w:top w:val="none" w:sz="0" w:space="0" w:color="auto"/>
        <w:left w:val="none" w:sz="0" w:space="0" w:color="auto"/>
        <w:bottom w:val="none" w:sz="0" w:space="0" w:color="auto"/>
        <w:right w:val="none" w:sz="0" w:space="0" w:color="auto"/>
      </w:divBdr>
      <w:divsChild>
        <w:div w:id="855653485">
          <w:marLeft w:val="0"/>
          <w:marRight w:val="0"/>
          <w:marTop w:val="0"/>
          <w:marBottom w:val="0"/>
          <w:divBdr>
            <w:top w:val="none" w:sz="0" w:space="0" w:color="auto"/>
            <w:left w:val="none" w:sz="0" w:space="0" w:color="auto"/>
            <w:bottom w:val="none" w:sz="0" w:space="0" w:color="auto"/>
            <w:right w:val="none" w:sz="0" w:space="0" w:color="auto"/>
          </w:divBdr>
          <w:divsChild>
            <w:div w:id="156919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489436">
      <w:bodyDiv w:val="1"/>
      <w:marLeft w:val="0"/>
      <w:marRight w:val="0"/>
      <w:marTop w:val="0"/>
      <w:marBottom w:val="0"/>
      <w:divBdr>
        <w:top w:val="none" w:sz="0" w:space="0" w:color="auto"/>
        <w:left w:val="none" w:sz="0" w:space="0" w:color="auto"/>
        <w:bottom w:val="none" w:sz="0" w:space="0" w:color="auto"/>
        <w:right w:val="none" w:sz="0" w:space="0" w:color="auto"/>
      </w:divBdr>
    </w:div>
    <w:div w:id="1057706348">
      <w:bodyDiv w:val="1"/>
      <w:marLeft w:val="0"/>
      <w:marRight w:val="0"/>
      <w:marTop w:val="0"/>
      <w:marBottom w:val="0"/>
      <w:divBdr>
        <w:top w:val="none" w:sz="0" w:space="0" w:color="auto"/>
        <w:left w:val="none" w:sz="0" w:space="0" w:color="auto"/>
        <w:bottom w:val="none" w:sz="0" w:space="0" w:color="auto"/>
        <w:right w:val="none" w:sz="0" w:space="0" w:color="auto"/>
      </w:divBdr>
    </w:div>
    <w:div w:id="1084690876">
      <w:bodyDiv w:val="1"/>
      <w:marLeft w:val="0"/>
      <w:marRight w:val="0"/>
      <w:marTop w:val="0"/>
      <w:marBottom w:val="0"/>
      <w:divBdr>
        <w:top w:val="none" w:sz="0" w:space="0" w:color="auto"/>
        <w:left w:val="none" w:sz="0" w:space="0" w:color="auto"/>
        <w:bottom w:val="none" w:sz="0" w:space="0" w:color="auto"/>
        <w:right w:val="none" w:sz="0" w:space="0" w:color="auto"/>
      </w:divBdr>
    </w:div>
    <w:div w:id="1090810632">
      <w:bodyDiv w:val="1"/>
      <w:marLeft w:val="0"/>
      <w:marRight w:val="0"/>
      <w:marTop w:val="0"/>
      <w:marBottom w:val="0"/>
      <w:divBdr>
        <w:top w:val="none" w:sz="0" w:space="0" w:color="auto"/>
        <w:left w:val="none" w:sz="0" w:space="0" w:color="auto"/>
        <w:bottom w:val="none" w:sz="0" w:space="0" w:color="auto"/>
        <w:right w:val="none" w:sz="0" w:space="0" w:color="auto"/>
      </w:divBdr>
    </w:div>
    <w:div w:id="1177038078">
      <w:bodyDiv w:val="1"/>
      <w:marLeft w:val="0"/>
      <w:marRight w:val="0"/>
      <w:marTop w:val="0"/>
      <w:marBottom w:val="0"/>
      <w:divBdr>
        <w:top w:val="none" w:sz="0" w:space="0" w:color="auto"/>
        <w:left w:val="none" w:sz="0" w:space="0" w:color="auto"/>
        <w:bottom w:val="none" w:sz="0" w:space="0" w:color="auto"/>
        <w:right w:val="none" w:sz="0" w:space="0" w:color="auto"/>
      </w:divBdr>
      <w:divsChild>
        <w:div w:id="542597515">
          <w:marLeft w:val="0"/>
          <w:marRight w:val="0"/>
          <w:marTop w:val="0"/>
          <w:marBottom w:val="0"/>
          <w:divBdr>
            <w:top w:val="none" w:sz="0" w:space="0" w:color="auto"/>
            <w:left w:val="none" w:sz="0" w:space="0" w:color="auto"/>
            <w:bottom w:val="none" w:sz="0" w:space="0" w:color="auto"/>
            <w:right w:val="none" w:sz="0" w:space="0" w:color="auto"/>
          </w:divBdr>
          <w:divsChild>
            <w:div w:id="744643677">
              <w:marLeft w:val="0"/>
              <w:marRight w:val="0"/>
              <w:marTop w:val="0"/>
              <w:marBottom w:val="0"/>
              <w:divBdr>
                <w:top w:val="none" w:sz="0" w:space="0" w:color="auto"/>
                <w:left w:val="none" w:sz="0" w:space="0" w:color="auto"/>
                <w:bottom w:val="none" w:sz="0" w:space="0" w:color="auto"/>
                <w:right w:val="none" w:sz="0" w:space="0" w:color="auto"/>
              </w:divBdr>
            </w:div>
            <w:div w:id="45690796">
              <w:marLeft w:val="0"/>
              <w:marRight w:val="0"/>
              <w:marTop w:val="0"/>
              <w:marBottom w:val="0"/>
              <w:divBdr>
                <w:top w:val="none" w:sz="0" w:space="0" w:color="auto"/>
                <w:left w:val="none" w:sz="0" w:space="0" w:color="auto"/>
                <w:bottom w:val="none" w:sz="0" w:space="0" w:color="auto"/>
                <w:right w:val="none" w:sz="0" w:space="0" w:color="auto"/>
              </w:divBdr>
            </w:div>
            <w:div w:id="1894461916">
              <w:marLeft w:val="0"/>
              <w:marRight w:val="0"/>
              <w:marTop w:val="0"/>
              <w:marBottom w:val="0"/>
              <w:divBdr>
                <w:top w:val="none" w:sz="0" w:space="0" w:color="auto"/>
                <w:left w:val="none" w:sz="0" w:space="0" w:color="auto"/>
                <w:bottom w:val="none" w:sz="0" w:space="0" w:color="auto"/>
                <w:right w:val="none" w:sz="0" w:space="0" w:color="auto"/>
              </w:divBdr>
            </w:div>
            <w:div w:id="1346396741">
              <w:marLeft w:val="0"/>
              <w:marRight w:val="0"/>
              <w:marTop w:val="0"/>
              <w:marBottom w:val="0"/>
              <w:divBdr>
                <w:top w:val="none" w:sz="0" w:space="0" w:color="auto"/>
                <w:left w:val="none" w:sz="0" w:space="0" w:color="auto"/>
                <w:bottom w:val="none" w:sz="0" w:space="0" w:color="auto"/>
                <w:right w:val="none" w:sz="0" w:space="0" w:color="auto"/>
              </w:divBdr>
            </w:div>
            <w:div w:id="78257419">
              <w:marLeft w:val="0"/>
              <w:marRight w:val="0"/>
              <w:marTop w:val="0"/>
              <w:marBottom w:val="0"/>
              <w:divBdr>
                <w:top w:val="none" w:sz="0" w:space="0" w:color="auto"/>
                <w:left w:val="none" w:sz="0" w:space="0" w:color="auto"/>
                <w:bottom w:val="none" w:sz="0" w:space="0" w:color="auto"/>
                <w:right w:val="none" w:sz="0" w:space="0" w:color="auto"/>
              </w:divBdr>
            </w:div>
            <w:div w:id="1339775964">
              <w:marLeft w:val="0"/>
              <w:marRight w:val="0"/>
              <w:marTop w:val="0"/>
              <w:marBottom w:val="0"/>
              <w:divBdr>
                <w:top w:val="none" w:sz="0" w:space="0" w:color="auto"/>
                <w:left w:val="none" w:sz="0" w:space="0" w:color="auto"/>
                <w:bottom w:val="none" w:sz="0" w:space="0" w:color="auto"/>
                <w:right w:val="none" w:sz="0" w:space="0" w:color="auto"/>
              </w:divBdr>
            </w:div>
            <w:div w:id="793329818">
              <w:marLeft w:val="0"/>
              <w:marRight w:val="0"/>
              <w:marTop w:val="0"/>
              <w:marBottom w:val="0"/>
              <w:divBdr>
                <w:top w:val="none" w:sz="0" w:space="0" w:color="auto"/>
                <w:left w:val="none" w:sz="0" w:space="0" w:color="auto"/>
                <w:bottom w:val="none" w:sz="0" w:space="0" w:color="auto"/>
                <w:right w:val="none" w:sz="0" w:space="0" w:color="auto"/>
              </w:divBdr>
            </w:div>
            <w:div w:id="1630286522">
              <w:marLeft w:val="0"/>
              <w:marRight w:val="0"/>
              <w:marTop w:val="0"/>
              <w:marBottom w:val="0"/>
              <w:divBdr>
                <w:top w:val="none" w:sz="0" w:space="0" w:color="auto"/>
                <w:left w:val="none" w:sz="0" w:space="0" w:color="auto"/>
                <w:bottom w:val="none" w:sz="0" w:space="0" w:color="auto"/>
                <w:right w:val="none" w:sz="0" w:space="0" w:color="auto"/>
              </w:divBdr>
            </w:div>
            <w:div w:id="234557798">
              <w:marLeft w:val="0"/>
              <w:marRight w:val="0"/>
              <w:marTop w:val="0"/>
              <w:marBottom w:val="0"/>
              <w:divBdr>
                <w:top w:val="none" w:sz="0" w:space="0" w:color="auto"/>
                <w:left w:val="none" w:sz="0" w:space="0" w:color="auto"/>
                <w:bottom w:val="none" w:sz="0" w:space="0" w:color="auto"/>
                <w:right w:val="none" w:sz="0" w:space="0" w:color="auto"/>
              </w:divBdr>
            </w:div>
            <w:div w:id="1974024051">
              <w:marLeft w:val="0"/>
              <w:marRight w:val="0"/>
              <w:marTop w:val="0"/>
              <w:marBottom w:val="0"/>
              <w:divBdr>
                <w:top w:val="none" w:sz="0" w:space="0" w:color="auto"/>
                <w:left w:val="none" w:sz="0" w:space="0" w:color="auto"/>
                <w:bottom w:val="none" w:sz="0" w:space="0" w:color="auto"/>
                <w:right w:val="none" w:sz="0" w:space="0" w:color="auto"/>
              </w:divBdr>
            </w:div>
            <w:div w:id="1512068556">
              <w:marLeft w:val="0"/>
              <w:marRight w:val="0"/>
              <w:marTop w:val="0"/>
              <w:marBottom w:val="0"/>
              <w:divBdr>
                <w:top w:val="none" w:sz="0" w:space="0" w:color="auto"/>
                <w:left w:val="none" w:sz="0" w:space="0" w:color="auto"/>
                <w:bottom w:val="none" w:sz="0" w:space="0" w:color="auto"/>
                <w:right w:val="none" w:sz="0" w:space="0" w:color="auto"/>
              </w:divBdr>
            </w:div>
            <w:div w:id="462115131">
              <w:marLeft w:val="0"/>
              <w:marRight w:val="0"/>
              <w:marTop w:val="0"/>
              <w:marBottom w:val="0"/>
              <w:divBdr>
                <w:top w:val="none" w:sz="0" w:space="0" w:color="auto"/>
                <w:left w:val="none" w:sz="0" w:space="0" w:color="auto"/>
                <w:bottom w:val="none" w:sz="0" w:space="0" w:color="auto"/>
                <w:right w:val="none" w:sz="0" w:space="0" w:color="auto"/>
              </w:divBdr>
            </w:div>
            <w:div w:id="1448935665">
              <w:marLeft w:val="0"/>
              <w:marRight w:val="0"/>
              <w:marTop w:val="0"/>
              <w:marBottom w:val="0"/>
              <w:divBdr>
                <w:top w:val="none" w:sz="0" w:space="0" w:color="auto"/>
                <w:left w:val="none" w:sz="0" w:space="0" w:color="auto"/>
                <w:bottom w:val="none" w:sz="0" w:space="0" w:color="auto"/>
                <w:right w:val="none" w:sz="0" w:space="0" w:color="auto"/>
              </w:divBdr>
            </w:div>
            <w:div w:id="491220497">
              <w:marLeft w:val="0"/>
              <w:marRight w:val="0"/>
              <w:marTop w:val="0"/>
              <w:marBottom w:val="0"/>
              <w:divBdr>
                <w:top w:val="none" w:sz="0" w:space="0" w:color="auto"/>
                <w:left w:val="none" w:sz="0" w:space="0" w:color="auto"/>
                <w:bottom w:val="none" w:sz="0" w:space="0" w:color="auto"/>
                <w:right w:val="none" w:sz="0" w:space="0" w:color="auto"/>
              </w:divBdr>
            </w:div>
            <w:div w:id="47769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648014">
      <w:bodyDiv w:val="1"/>
      <w:marLeft w:val="0"/>
      <w:marRight w:val="0"/>
      <w:marTop w:val="0"/>
      <w:marBottom w:val="0"/>
      <w:divBdr>
        <w:top w:val="none" w:sz="0" w:space="0" w:color="auto"/>
        <w:left w:val="none" w:sz="0" w:space="0" w:color="auto"/>
        <w:bottom w:val="none" w:sz="0" w:space="0" w:color="auto"/>
        <w:right w:val="none" w:sz="0" w:space="0" w:color="auto"/>
      </w:divBdr>
    </w:div>
    <w:div w:id="1210386371">
      <w:bodyDiv w:val="1"/>
      <w:marLeft w:val="0"/>
      <w:marRight w:val="0"/>
      <w:marTop w:val="0"/>
      <w:marBottom w:val="0"/>
      <w:divBdr>
        <w:top w:val="none" w:sz="0" w:space="0" w:color="auto"/>
        <w:left w:val="none" w:sz="0" w:space="0" w:color="auto"/>
        <w:bottom w:val="none" w:sz="0" w:space="0" w:color="auto"/>
        <w:right w:val="none" w:sz="0" w:space="0" w:color="auto"/>
      </w:divBdr>
    </w:div>
    <w:div w:id="1233080480">
      <w:bodyDiv w:val="1"/>
      <w:marLeft w:val="0"/>
      <w:marRight w:val="0"/>
      <w:marTop w:val="0"/>
      <w:marBottom w:val="0"/>
      <w:divBdr>
        <w:top w:val="none" w:sz="0" w:space="0" w:color="auto"/>
        <w:left w:val="none" w:sz="0" w:space="0" w:color="auto"/>
        <w:bottom w:val="none" w:sz="0" w:space="0" w:color="auto"/>
        <w:right w:val="none" w:sz="0" w:space="0" w:color="auto"/>
      </w:divBdr>
      <w:divsChild>
        <w:div w:id="246428764">
          <w:marLeft w:val="0"/>
          <w:marRight w:val="0"/>
          <w:marTop w:val="0"/>
          <w:marBottom w:val="0"/>
          <w:divBdr>
            <w:top w:val="none" w:sz="0" w:space="0" w:color="auto"/>
            <w:left w:val="none" w:sz="0" w:space="0" w:color="auto"/>
            <w:bottom w:val="none" w:sz="0" w:space="0" w:color="auto"/>
            <w:right w:val="none" w:sz="0" w:space="0" w:color="auto"/>
          </w:divBdr>
          <w:divsChild>
            <w:div w:id="1958635091">
              <w:marLeft w:val="0"/>
              <w:marRight w:val="0"/>
              <w:marTop w:val="0"/>
              <w:marBottom w:val="0"/>
              <w:divBdr>
                <w:top w:val="none" w:sz="0" w:space="0" w:color="auto"/>
                <w:left w:val="none" w:sz="0" w:space="0" w:color="auto"/>
                <w:bottom w:val="none" w:sz="0" w:space="0" w:color="auto"/>
                <w:right w:val="none" w:sz="0" w:space="0" w:color="auto"/>
              </w:divBdr>
            </w:div>
            <w:div w:id="882909996">
              <w:marLeft w:val="0"/>
              <w:marRight w:val="0"/>
              <w:marTop w:val="0"/>
              <w:marBottom w:val="0"/>
              <w:divBdr>
                <w:top w:val="none" w:sz="0" w:space="0" w:color="auto"/>
                <w:left w:val="none" w:sz="0" w:space="0" w:color="auto"/>
                <w:bottom w:val="none" w:sz="0" w:space="0" w:color="auto"/>
                <w:right w:val="none" w:sz="0" w:space="0" w:color="auto"/>
              </w:divBdr>
            </w:div>
            <w:div w:id="1930967613">
              <w:marLeft w:val="0"/>
              <w:marRight w:val="0"/>
              <w:marTop w:val="0"/>
              <w:marBottom w:val="0"/>
              <w:divBdr>
                <w:top w:val="none" w:sz="0" w:space="0" w:color="auto"/>
                <w:left w:val="none" w:sz="0" w:space="0" w:color="auto"/>
                <w:bottom w:val="none" w:sz="0" w:space="0" w:color="auto"/>
                <w:right w:val="none" w:sz="0" w:space="0" w:color="auto"/>
              </w:divBdr>
            </w:div>
            <w:div w:id="1313679108">
              <w:marLeft w:val="0"/>
              <w:marRight w:val="0"/>
              <w:marTop w:val="0"/>
              <w:marBottom w:val="0"/>
              <w:divBdr>
                <w:top w:val="none" w:sz="0" w:space="0" w:color="auto"/>
                <w:left w:val="none" w:sz="0" w:space="0" w:color="auto"/>
                <w:bottom w:val="none" w:sz="0" w:space="0" w:color="auto"/>
                <w:right w:val="none" w:sz="0" w:space="0" w:color="auto"/>
              </w:divBdr>
            </w:div>
            <w:div w:id="1602301815">
              <w:marLeft w:val="0"/>
              <w:marRight w:val="0"/>
              <w:marTop w:val="0"/>
              <w:marBottom w:val="0"/>
              <w:divBdr>
                <w:top w:val="none" w:sz="0" w:space="0" w:color="auto"/>
                <w:left w:val="none" w:sz="0" w:space="0" w:color="auto"/>
                <w:bottom w:val="none" w:sz="0" w:space="0" w:color="auto"/>
                <w:right w:val="none" w:sz="0" w:space="0" w:color="auto"/>
              </w:divBdr>
            </w:div>
            <w:div w:id="14424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705881">
      <w:bodyDiv w:val="1"/>
      <w:marLeft w:val="0"/>
      <w:marRight w:val="0"/>
      <w:marTop w:val="0"/>
      <w:marBottom w:val="0"/>
      <w:divBdr>
        <w:top w:val="none" w:sz="0" w:space="0" w:color="auto"/>
        <w:left w:val="none" w:sz="0" w:space="0" w:color="auto"/>
        <w:bottom w:val="none" w:sz="0" w:space="0" w:color="auto"/>
        <w:right w:val="none" w:sz="0" w:space="0" w:color="auto"/>
      </w:divBdr>
    </w:div>
    <w:div w:id="1281109238">
      <w:bodyDiv w:val="1"/>
      <w:marLeft w:val="0"/>
      <w:marRight w:val="0"/>
      <w:marTop w:val="0"/>
      <w:marBottom w:val="0"/>
      <w:divBdr>
        <w:top w:val="none" w:sz="0" w:space="0" w:color="auto"/>
        <w:left w:val="none" w:sz="0" w:space="0" w:color="auto"/>
        <w:bottom w:val="none" w:sz="0" w:space="0" w:color="auto"/>
        <w:right w:val="none" w:sz="0" w:space="0" w:color="auto"/>
      </w:divBdr>
    </w:div>
    <w:div w:id="1285574567">
      <w:bodyDiv w:val="1"/>
      <w:marLeft w:val="0"/>
      <w:marRight w:val="0"/>
      <w:marTop w:val="0"/>
      <w:marBottom w:val="0"/>
      <w:divBdr>
        <w:top w:val="none" w:sz="0" w:space="0" w:color="auto"/>
        <w:left w:val="none" w:sz="0" w:space="0" w:color="auto"/>
        <w:bottom w:val="none" w:sz="0" w:space="0" w:color="auto"/>
        <w:right w:val="none" w:sz="0" w:space="0" w:color="auto"/>
      </w:divBdr>
    </w:div>
    <w:div w:id="1286231494">
      <w:bodyDiv w:val="1"/>
      <w:marLeft w:val="0"/>
      <w:marRight w:val="0"/>
      <w:marTop w:val="0"/>
      <w:marBottom w:val="0"/>
      <w:divBdr>
        <w:top w:val="none" w:sz="0" w:space="0" w:color="auto"/>
        <w:left w:val="none" w:sz="0" w:space="0" w:color="auto"/>
        <w:bottom w:val="none" w:sz="0" w:space="0" w:color="auto"/>
        <w:right w:val="none" w:sz="0" w:space="0" w:color="auto"/>
      </w:divBdr>
    </w:div>
    <w:div w:id="1300762556">
      <w:bodyDiv w:val="1"/>
      <w:marLeft w:val="0"/>
      <w:marRight w:val="0"/>
      <w:marTop w:val="0"/>
      <w:marBottom w:val="0"/>
      <w:divBdr>
        <w:top w:val="none" w:sz="0" w:space="0" w:color="auto"/>
        <w:left w:val="none" w:sz="0" w:space="0" w:color="auto"/>
        <w:bottom w:val="none" w:sz="0" w:space="0" w:color="auto"/>
        <w:right w:val="none" w:sz="0" w:space="0" w:color="auto"/>
      </w:divBdr>
      <w:divsChild>
        <w:div w:id="2009551112">
          <w:marLeft w:val="0"/>
          <w:marRight w:val="0"/>
          <w:marTop w:val="0"/>
          <w:marBottom w:val="0"/>
          <w:divBdr>
            <w:top w:val="none" w:sz="0" w:space="0" w:color="auto"/>
            <w:left w:val="none" w:sz="0" w:space="0" w:color="auto"/>
            <w:bottom w:val="none" w:sz="0" w:space="0" w:color="auto"/>
            <w:right w:val="none" w:sz="0" w:space="0" w:color="auto"/>
          </w:divBdr>
          <w:divsChild>
            <w:div w:id="1183283738">
              <w:marLeft w:val="0"/>
              <w:marRight w:val="0"/>
              <w:marTop w:val="0"/>
              <w:marBottom w:val="0"/>
              <w:divBdr>
                <w:top w:val="none" w:sz="0" w:space="0" w:color="auto"/>
                <w:left w:val="none" w:sz="0" w:space="0" w:color="auto"/>
                <w:bottom w:val="none" w:sz="0" w:space="0" w:color="auto"/>
                <w:right w:val="none" w:sz="0" w:space="0" w:color="auto"/>
              </w:divBdr>
            </w:div>
            <w:div w:id="1945065760">
              <w:marLeft w:val="0"/>
              <w:marRight w:val="0"/>
              <w:marTop w:val="0"/>
              <w:marBottom w:val="0"/>
              <w:divBdr>
                <w:top w:val="none" w:sz="0" w:space="0" w:color="auto"/>
                <w:left w:val="none" w:sz="0" w:space="0" w:color="auto"/>
                <w:bottom w:val="none" w:sz="0" w:space="0" w:color="auto"/>
                <w:right w:val="none" w:sz="0" w:space="0" w:color="auto"/>
              </w:divBdr>
            </w:div>
            <w:div w:id="1321421029">
              <w:marLeft w:val="0"/>
              <w:marRight w:val="0"/>
              <w:marTop w:val="0"/>
              <w:marBottom w:val="0"/>
              <w:divBdr>
                <w:top w:val="none" w:sz="0" w:space="0" w:color="auto"/>
                <w:left w:val="none" w:sz="0" w:space="0" w:color="auto"/>
                <w:bottom w:val="none" w:sz="0" w:space="0" w:color="auto"/>
                <w:right w:val="none" w:sz="0" w:space="0" w:color="auto"/>
              </w:divBdr>
            </w:div>
            <w:div w:id="664475899">
              <w:marLeft w:val="0"/>
              <w:marRight w:val="0"/>
              <w:marTop w:val="0"/>
              <w:marBottom w:val="0"/>
              <w:divBdr>
                <w:top w:val="none" w:sz="0" w:space="0" w:color="auto"/>
                <w:left w:val="none" w:sz="0" w:space="0" w:color="auto"/>
                <w:bottom w:val="none" w:sz="0" w:space="0" w:color="auto"/>
                <w:right w:val="none" w:sz="0" w:space="0" w:color="auto"/>
              </w:divBdr>
            </w:div>
            <w:div w:id="1880586419">
              <w:marLeft w:val="0"/>
              <w:marRight w:val="0"/>
              <w:marTop w:val="0"/>
              <w:marBottom w:val="0"/>
              <w:divBdr>
                <w:top w:val="none" w:sz="0" w:space="0" w:color="auto"/>
                <w:left w:val="none" w:sz="0" w:space="0" w:color="auto"/>
                <w:bottom w:val="none" w:sz="0" w:space="0" w:color="auto"/>
                <w:right w:val="none" w:sz="0" w:space="0" w:color="auto"/>
              </w:divBdr>
            </w:div>
            <w:div w:id="621306852">
              <w:marLeft w:val="0"/>
              <w:marRight w:val="0"/>
              <w:marTop w:val="0"/>
              <w:marBottom w:val="0"/>
              <w:divBdr>
                <w:top w:val="none" w:sz="0" w:space="0" w:color="auto"/>
                <w:left w:val="none" w:sz="0" w:space="0" w:color="auto"/>
                <w:bottom w:val="none" w:sz="0" w:space="0" w:color="auto"/>
                <w:right w:val="none" w:sz="0" w:space="0" w:color="auto"/>
              </w:divBdr>
            </w:div>
            <w:div w:id="1449008250">
              <w:marLeft w:val="0"/>
              <w:marRight w:val="0"/>
              <w:marTop w:val="0"/>
              <w:marBottom w:val="0"/>
              <w:divBdr>
                <w:top w:val="none" w:sz="0" w:space="0" w:color="auto"/>
                <w:left w:val="none" w:sz="0" w:space="0" w:color="auto"/>
                <w:bottom w:val="none" w:sz="0" w:space="0" w:color="auto"/>
                <w:right w:val="none" w:sz="0" w:space="0" w:color="auto"/>
              </w:divBdr>
            </w:div>
            <w:div w:id="310251241">
              <w:marLeft w:val="0"/>
              <w:marRight w:val="0"/>
              <w:marTop w:val="0"/>
              <w:marBottom w:val="0"/>
              <w:divBdr>
                <w:top w:val="none" w:sz="0" w:space="0" w:color="auto"/>
                <w:left w:val="none" w:sz="0" w:space="0" w:color="auto"/>
                <w:bottom w:val="none" w:sz="0" w:space="0" w:color="auto"/>
                <w:right w:val="none" w:sz="0" w:space="0" w:color="auto"/>
              </w:divBdr>
            </w:div>
            <w:div w:id="177476599">
              <w:marLeft w:val="0"/>
              <w:marRight w:val="0"/>
              <w:marTop w:val="0"/>
              <w:marBottom w:val="0"/>
              <w:divBdr>
                <w:top w:val="none" w:sz="0" w:space="0" w:color="auto"/>
                <w:left w:val="none" w:sz="0" w:space="0" w:color="auto"/>
                <w:bottom w:val="none" w:sz="0" w:space="0" w:color="auto"/>
                <w:right w:val="none" w:sz="0" w:space="0" w:color="auto"/>
              </w:divBdr>
            </w:div>
            <w:div w:id="1728339289">
              <w:marLeft w:val="0"/>
              <w:marRight w:val="0"/>
              <w:marTop w:val="0"/>
              <w:marBottom w:val="0"/>
              <w:divBdr>
                <w:top w:val="none" w:sz="0" w:space="0" w:color="auto"/>
                <w:left w:val="none" w:sz="0" w:space="0" w:color="auto"/>
                <w:bottom w:val="none" w:sz="0" w:space="0" w:color="auto"/>
                <w:right w:val="none" w:sz="0" w:space="0" w:color="auto"/>
              </w:divBdr>
            </w:div>
            <w:div w:id="1394238125">
              <w:marLeft w:val="0"/>
              <w:marRight w:val="0"/>
              <w:marTop w:val="0"/>
              <w:marBottom w:val="0"/>
              <w:divBdr>
                <w:top w:val="none" w:sz="0" w:space="0" w:color="auto"/>
                <w:left w:val="none" w:sz="0" w:space="0" w:color="auto"/>
                <w:bottom w:val="none" w:sz="0" w:space="0" w:color="auto"/>
                <w:right w:val="none" w:sz="0" w:space="0" w:color="auto"/>
              </w:divBdr>
            </w:div>
            <w:div w:id="875655710">
              <w:marLeft w:val="0"/>
              <w:marRight w:val="0"/>
              <w:marTop w:val="0"/>
              <w:marBottom w:val="0"/>
              <w:divBdr>
                <w:top w:val="none" w:sz="0" w:space="0" w:color="auto"/>
                <w:left w:val="none" w:sz="0" w:space="0" w:color="auto"/>
                <w:bottom w:val="none" w:sz="0" w:space="0" w:color="auto"/>
                <w:right w:val="none" w:sz="0" w:space="0" w:color="auto"/>
              </w:divBdr>
            </w:div>
            <w:div w:id="18050929">
              <w:marLeft w:val="0"/>
              <w:marRight w:val="0"/>
              <w:marTop w:val="0"/>
              <w:marBottom w:val="0"/>
              <w:divBdr>
                <w:top w:val="none" w:sz="0" w:space="0" w:color="auto"/>
                <w:left w:val="none" w:sz="0" w:space="0" w:color="auto"/>
                <w:bottom w:val="none" w:sz="0" w:space="0" w:color="auto"/>
                <w:right w:val="none" w:sz="0" w:space="0" w:color="auto"/>
              </w:divBdr>
            </w:div>
            <w:div w:id="2011978402">
              <w:marLeft w:val="0"/>
              <w:marRight w:val="0"/>
              <w:marTop w:val="0"/>
              <w:marBottom w:val="0"/>
              <w:divBdr>
                <w:top w:val="none" w:sz="0" w:space="0" w:color="auto"/>
                <w:left w:val="none" w:sz="0" w:space="0" w:color="auto"/>
                <w:bottom w:val="none" w:sz="0" w:space="0" w:color="auto"/>
                <w:right w:val="none" w:sz="0" w:space="0" w:color="auto"/>
              </w:divBdr>
            </w:div>
            <w:div w:id="238248669">
              <w:marLeft w:val="0"/>
              <w:marRight w:val="0"/>
              <w:marTop w:val="0"/>
              <w:marBottom w:val="0"/>
              <w:divBdr>
                <w:top w:val="none" w:sz="0" w:space="0" w:color="auto"/>
                <w:left w:val="none" w:sz="0" w:space="0" w:color="auto"/>
                <w:bottom w:val="none" w:sz="0" w:space="0" w:color="auto"/>
                <w:right w:val="none" w:sz="0" w:space="0" w:color="auto"/>
              </w:divBdr>
            </w:div>
            <w:div w:id="1377702224">
              <w:marLeft w:val="0"/>
              <w:marRight w:val="0"/>
              <w:marTop w:val="0"/>
              <w:marBottom w:val="0"/>
              <w:divBdr>
                <w:top w:val="none" w:sz="0" w:space="0" w:color="auto"/>
                <w:left w:val="none" w:sz="0" w:space="0" w:color="auto"/>
                <w:bottom w:val="none" w:sz="0" w:space="0" w:color="auto"/>
                <w:right w:val="none" w:sz="0" w:space="0" w:color="auto"/>
              </w:divBdr>
            </w:div>
            <w:div w:id="1051659326">
              <w:marLeft w:val="0"/>
              <w:marRight w:val="0"/>
              <w:marTop w:val="0"/>
              <w:marBottom w:val="0"/>
              <w:divBdr>
                <w:top w:val="none" w:sz="0" w:space="0" w:color="auto"/>
                <w:left w:val="none" w:sz="0" w:space="0" w:color="auto"/>
                <w:bottom w:val="none" w:sz="0" w:space="0" w:color="auto"/>
                <w:right w:val="none" w:sz="0" w:space="0" w:color="auto"/>
              </w:divBdr>
            </w:div>
            <w:div w:id="1015695822">
              <w:marLeft w:val="0"/>
              <w:marRight w:val="0"/>
              <w:marTop w:val="0"/>
              <w:marBottom w:val="0"/>
              <w:divBdr>
                <w:top w:val="none" w:sz="0" w:space="0" w:color="auto"/>
                <w:left w:val="none" w:sz="0" w:space="0" w:color="auto"/>
                <w:bottom w:val="none" w:sz="0" w:space="0" w:color="auto"/>
                <w:right w:val="none" w:sz="0" w:space="0" w:color="auto"/>
              </w:divBdr>
            </w:div>
            <w:div w:id="176510171">
              <w:marLeft w:val="0"/>
              <w:marRight w:val="0"/>
              <w:marTop w:val="0"/>
              <w:marBottom w:val="0"/>
              <w:divBdr>
                <w:top w:val="none" w:sz="0" w:space="0" w:color="auto"/>
                <w:left w:val="none" w:sz="0" w:space="0" w:color="auto"/>
                <w:bottom w:val="none" w:sz="0" w:space="0" w:color="auto"/>
                <w:right w:val="none" w:sz="0" w:space="0" w:color="auto"/>
              </w:divBdr>
            </w:div>
            <w:div w:id="1716924150">
              <w:marLeft w:val="0"/>
              <w:marRight w:val="0"/>
              <w:marTop w:val="0"/>
              <w:marBottom w:val="0"/>
              <w:divBdr>
                <w:top w:val="none" w:sz="0" w:space="0" w:color="auto"/>
                <w:left w:val="none" w:sz="0" w:space="0" w:color="auto"/>
                <w:bottom w:val="none" w:sz="0" w:space="0" w:color="auto"/>
                <w:right w:val="none" w:sz="0" w:space="0" w:color="auto"/>
              </w:divBdr>
            </w:div>
            <w:div w:id="888683453">
              <w:marLeft w:val="0"/>
              <w:marRight w:val="0"/>
              <w:marTop w:val="0"/>
              <w:marBottom w:val="0"/>
              <w:divBdr>
                <w:top w:val="none" w:sz="0" w:space="0" w:color="auto"/>
                <w:left w:val="none" w:sz="0" w:space="0" w:color="auto"/>
                <w:bottom w:val="none" w:sz="0" w:space="0" w:color="auto"/>
                <w:right w:val="none" w:sz="0" w:space="0" w:color="auto"/>
              </w:divBdr>
            </w:div>
            <w:div w:id="1415205001">
              <w:marLeft w:val="0"/>
              <w:marRight w:val="0"/>
              <w:marTop w:val="0"/>
              <w:marBottom w:val="0"/>
              <w:divBdr>
                <w:top w:val="none" w:sz="0" w:space="0" w:color="auto"/>
                <w:left w:val="none" w:sz="0" w:space="0" w:color="auto"/>
                <w:bottom w:val="none" w:sz="0" w:space="0" w:color="auto"/>
                <w:right w:val="none" w:sz="0" w:space="0" w:color="auto"/>
              </w:divBdr>
            </w:div>
            <w:div w:id="928392886">
              <w:marLeft w:val="0"/>
              <w:marRight w:val="0"/>
              <w:marTop w:val="0"/>
              <w:marBottom w:val="0"/>
              <w:divBdr>
                <w:top w:val="none" w:sz="0" w:space="0" w:color="auto"/>
                <w:left w:val="none" w:sz="0" w:space="0" w:color="auto"/>
                <w:bottom w:val="none" w:sz="0" w:space="0" w:color="auto"/>
                <w:right w:val="none" w:sz="0" w:space="0" w:color="auto"/>
              </w:divBdr>
            </w:div>
            <w:div w:id="353070141">
              <w:marLeft w:val="0"/>
              <w:marRight w:val="0"/>
              <w:marTop w:val="0"/>
              <w:marBottom w:val="0"/>
              <w:divBdr>
                <w:top w:val="none" w:sz="0" w:space="0" w:color="auto"/>
                <w:left w:val="none" w:sz="0" w:space="0" w:color="auto"/>
                <w:bottom w:val="none" w:sz="0" w:space="0" w:color="auto"/>
                <w:right w:val="none" w:sz="0" w:space="0" w:color="auto"/>
              </w:divBdr>
            </w:div>
            <w:div w:id="151988435">
              <w:marLeft w:val="0"/>
              <w:marRight w:val="0"/>
              <w:marTop w:val="0"/>
              <w:marBottom w:val="0"/>
              <w:divBdr>
                <w:top w:val="none" w:sz="0" w:space="0" w:color="auto"/>
                <w:left w:val="none" w:sz="0" w:space="0" w:color="auto"/>
                <w:bottom w:val="none" w:sz="0" w:space="0" w:color="auto"/>
                <w:right w:val="none" w:sz="0" w:space="0" w:color="auto"/>
              </w:divBdr>
            </w:div>
            <w:div w:id="1128233387">
              <w:marLeft w:val="0"/>
              <w:marRight w:val="0"/>
              <w:marTop w:val="0"/>
              <w:marBottom w:val="0"/>
              <w:divBdr>
                <w:top w:val="none" w:sz="0" w:space="0" w:color="auto"/>
                <w:left w:val="none" w:sz="0" w:space="0" w:color="auto"/>
                <w:bottom w:val="none" w:sz="0" w:space="0" w:color="auto"/>
                <w:right w:val="none" w:sz="0" w:space="0" w:color="auto"/>
              </w:divBdr>
            </w:div>
            <w:div w:id="1095828169">
              <w:marLeft w:val="0"/>
              <w:marRight w:val="0"/>
              <w:marTop w:val="0"/>
              <w:marBottom w:val="0"/>
              <w:divBdr>
                <w:top w:val="none" w:sz="0" w:space="0" w:color="auto"/>
                <w:left w:val="none" w:sz="0" w:space="0" w:color="auto"/>
                <w:bottom w:val="none" w:sz="0" w:space="0" w:color="auto"/>
                <w:right w:val="none" w:sz="0" w:space="0" w:color="auto"/>
              </w:divBdr>
            </w:div>
            <w:div w:id="1835224088">
              <w:marLeft w:val="0"/>
              <w:marRight w:val="0"/>
              <w:marTop w:val="0"/>
              <w:marBottom w:val="0"/>
              <w:divBdr>
                <w:top w:val="none" w:sz="0" w:space="0" w:color="auto"/>
                <w:left w:val="none" w:sz="0" w:space="0" w:color="auto"/>
                <w:bottom w:val="none" w:sz="0" w:space="0" w:color="auto"/>
                <w:right w:val="none" w:sz="0" w:space="0" w:color="auto"/>
              </w:divBdr>
            </w:div>
            <w:div w:id="1301572753">
              <w:marLeft w:val="0"/>
              <w:marRight w:val="0"/>
              <w:marTop w:val="0"/>
              <w:marBottom w:val="0"/>
              <w:divBdr>
                <w:top w:val="none" w:sz="0" w:space="0" w:color="auto"/>
                <w:left w:val="none" w:sz="0" w:space="0" w:color="auto"/>
                <w:bottom w:val="none" w:sz="0" w:space="0" w:color="auto"/>
                <w:right w:val="none" w:sz="0" w:space="0" w:color="auto"/>
              </w:divBdr>
            </w:div>
            <w:div w:id="601688184">
              <w:marLeft w:val="0"/>
              <w:marRight w:val="0"/>
              <w:marTop w:val="0"/>
              <w:marBottom w:val="0"/>
              <w:divBdr>
                <w:top w:val="none" w:sz="0" w:space="0" w:color="auto"/>
                <w:left w:val="none" w:sz="0" w:space="0" w:color="auto"/>
                <w:bottom w:val="none" w:sz="0" w:space="0" w:color="auto"/>
                <w:right w:val="none" w:sz="0" w:space="0" w:color="auto"/>
              </w:divBdr>
            </w:div>
            <w:div w:id="2112579921">
              <w:marLeft w:val="0"/>
              <w:marRight w:val="0"/>
              <w:marTop w:val="0"/>
              <w:marBottom w:val="0"/>
              <w:divBdr>
                <w:top w:val="none" w:sz="0" w:space="0" w:color="auto"/>
                <w:left w:val="none" w:sz="0" w:space="0" w:color="auto"/>
                <w:bottom w:val="none" w:sz="0" w:space="0" w:color="auto"/>
                <w:right w:val="none" w:sz="0" w:space="0" w:color="auto"/>
              </w:divBdr>
            </w:div>
            <w:div w:id="1641960692">
              <w:marLeft w:val="0"/>
              <w:marRight w:val="0"/>
              <w:marTop w:val="0"/>
              <w:marBottom w:val="0"/>
              <w:divBdr>
                <w:top w:val="none" w:sz="0" w:space="0" w:color="auto"/>
                <w:left w:val="none" w:sz="0" w:space="0" w:color="auto"/>
                <w:bottom w:val="none" w:sz="0" w:space="0" w:color="auto"/>
                <w:right w:val="none" w:sz="0" w:space="0" w:color="auto"/>
              </w:divBdr>
            </w:div>
            <w:div w:id="923684778">
              <w:marLeft w:val="0"/>
              <w:marRight w:val="0"/>
              <w:marTop w:val="0"/>
              <w:marBottom w:val="0"/>
              <w:divBdr>
                <w:top w:val="none" w:sz="0" w:space="0" w:color="auto"/>
                <w:left w:val="none" w:sz="0" w:space="0" w:color="auto"/>
                <w:bottom w:val="none" w:sz="0" w:space="0" w:color="auto"/>
                <w:right w:val="none" w:sz="0" w:space="0" w:color="auto"/>
              </w:divBdr>
            </w:div>
            <w:div w:id="1461026725">
              <w:marLeft w:val="0"/>
              <w:marRight w:val="0"/>
              <w:marTop w:val="0"/>
              <w:marBottom w:val="0"/>
              <w:divBdr>
                <w:top w:val="none" w:sz="0" w:space="0" w:color="auto"/>
                <w:left w:val="none" w:sz="0" w:space="0" w:color="auto"/>
                <w:bottom w:val="none" w:sz="0" w:space="0" w:color="auto"/>
                <w:right w:val="none" w:sz="0" w:space="0" w:color="auto"/>
              </w:divBdr>
            </w:div>
            <w:div w:id="414597263">
              <w:marLeft w:val="0"/>
              <w:marRight w:val="0"/>
              <w:marTop w:val="0"/>
              <w:marBottom w:val="0"/>
              <w:divBdr>
                <w:top w:val="none" w:sz="0" w:space="0" w:color="auto"/>
                <w:left w:val="none" w:sz="0" w:space="0" w:color="auto"/>
                <w:bottom w:val="none" w:sz="0" w:space="0" w:color="auto"/>
                <w:right w:val="none" w:sz="0" w:space="0" w:color="auto"/>
              </w:divBdr>
            </w:div>
            <w:div w:id="1323894835">
              <w:marLeft w:val="0"/>
              <w:marRight w:val="0"/>
              <w:marTop w:val="0"/>
              <w:marBottom w:val="0"/>
              <w:divBdr>
                <w:top w:val="none" w:sz="0" w:space="0" w:color="auto"/>
                <w:left w:val="none" w:sz="0" w:space="0" w:color="auto"/>
                <w:bottom w:val="none" w:sz="0" w:space="0" w:color="auto"/>
                <w:right w:val="none" w:sz="0" w:space="0" w:color="auto"/>
              </w:divBdr>
            </w:div>
            <w:div w:id="377436377">
              <w:marLeft w:val="0"/>
              <w:marRight w:val="0"/>
              <w:marTop w:val="0"/>
              <w:marBottom w:val="0"/>
              <w:divBdr>
                <w:top w:val="none" w:sz="0" w:space="0" w:color="auto"/>
                <w:left w:val="none" w:sz="0" w:space="0" w:color="auto"/>
                <w:bottom w:val="none" w:sz="0" w:space="0" w:color="auto"/>
                <w:right w:val="none" w:sz="0" w:space="0" w:color="auto"/>
              </w:divBdr>
            </w:div>
            <w:div w:id="1657880285">
              <w:marLeft w:val="0"/>
              <w:marRight w:val="0"/>
              <w:marTop w:val="0"/>
              <w:marBottom w:val="0"/>
              <w:divBdr>
                <w:top w:val="none" w:sz="0" w:space="0" w:color="auto"/>
                <w:left w:val="none" w:sz="0" w:space="0" w:color="auto"/>
                <w:bottom w:val="none" w:sz="0" w:space="0" w:color="auto"/>
                <w:right w:val="none" w:sz="0" w:space="0" w:color="auto"/>
              </w:divBdr>
            </w:div>
            <w:div w:id="1233856485">
              <w:marLeft w:val="0"/>
              <w:marRight w:val="0"/>
              <w:marTop w:val="0"/>
              <w:marBottom w:val="0"/>
              <w:divBdr>
                <w:top w:val="none" w:sz="0" w:space="0" w:color="auto"/>
                <w:left w:val="none" w:sz="0" w:space="0" w:color="auto"/>
                <w:bottom w:val="none" w:sz="0" w:space="0" w:color="auto"/>
                <w:right w:val="none" w:sz="0" w:space="0" w:color="auto"/>
              </w:divBdr>
            </w:div>
            <w:div w:id="326860070">
              <w:marLeft w:val="0"/>
              <w:marRight w:val="0"/>
              <w:marTop w:val="0"/>
              <w:marBottom w:val="0"/>
              <w:divBdr>
                <w:top w:val="none" w:sz="0" w:space="0" w:color="auto"/>
                <w:left w:val="none" w:sz="0" w:space="0" w:color="auto"/>
                <w:bottom w:val="none" w:sz="0" w:space="0" w:color="auto"/>
                <w:right w:val="none" w:sz="0" w:space="0" w:color="auto"/>
              </w:divBdr>
            </w:div>
            <w:div w:id="1265724600">
              <w:marLeft w:val="0"/>
              <w:marRight w:val="0"/>
              <w:marTop w:val="0"/>
              <w:marBottom w:val="0"/>
              <w:divBdr>
                <w:top w:val="none" w:sz="0" w:space="0" w:color="auto"/>
                <w:left w:val="none" w:sz="0" w:space="0" w:color="auto"/>
                <w:bottom w:val="none" w:sz="0" w:space="0" w:color="auto"/>
                <w:right w:val="none" w:sz="0" w:space="0" w:color="auto"/>
              </w:divBdr>
            </w:div>
            <w:div w:id="1960528366">
              <w:marLeft w:val="0"/>
              <w:marRight w:val="0"/>
              <w:marTop w:val="0"/>
              <w:marBottom w:val="0"/>
              <w:divBdr>
                <w:top w:val="none" w:sz="0" w:space="0" w:color="auto"/>
                <w:left w:val="none" w:sz="0" w:space="0" w:color="auto"/>
                <w:bottom w:val="none" w:sz="0" w:space="0" w:color="auto"/>
                <w:right w:val="none" w:sz="0" w:space="0" w:color="auto"/>
              </w:divBdr>
            </w:div>
            <w:div w:id="1582595233">
              <w:marLeft w:val="0"/>
              <w:marRight w:val="0"/>
              <w:marTop w:val="0"/>
              <w:marBottom w:val="0"/>
              <w:divBdr>
                <w:top w:val="none" w:sz="0" w:space="0" w:color="auto"/>
                <w:left w:val="none" w:sz="0" w:space="0" w:color="auto"/>
                <w:bottom w:val="none" w:sz="0" w:space="0" w:color="auto"/>
                <w:right w:val="none" w:sz="0" w:space="0" w:color="auto"/>
              </w:divBdr>
            </w:div>
            <w:div w:id="1825122470">
              <w:marLeft w:val="0"/>
              <w:marRight w:val="0"/>
              <w:marTop w:val="0"/>
              <w:marBottom w:val="0"/>
              <w:divBdr>
                <w:top w:val="none" w:sz="0" w:space="0" w:color="auto"/>
                <w:left w:val="none" w:sz="0" w:space="0" w:color="auto"/>
                <w:bottom w:val="none" w:sz="0" w:space="0" w:color="auto"/>
                <w:right w:val="none" w:sz="0" w:space="0" w:color="auto"/>
              </w:divBdr>
            </w:div>
            <w:div w:id="2025009764">
              <w:marLeft w:val="0"/>
              <w:marRight w:val="0"/>
              <w:marTop w:val="0"/>
              <w:marBottom w:val="0"/>
              <w:divBdr>
                <w:top w:val="none" w:sz="0" w:space="0" w:color="auto"/>
                <w:left w:val="none" w:sz="0" w:space="0" w:color="auto"/>
                <w:bottom w:val="none" w:sz="0" w:space="0" w:color="auto"/>
                <w:right w:val="none" w:sz="0" w:space="0" w:color="auto"/>
              </w:divBdr>
            </w:div>
            <w:div w:id="102250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39757">
      <w:bodyDiv w:val="1"/>
      <w:marLeft w:val="0"/>
      <w:marRight w:val="0"/>
      <w:marTop w:val="0"/>
      <w:marBottom w:val="0"/>
      <w:divBdr>
        <w:top w:val="none" w:sz="0" w:space="0" w:color="auto"/>
        <w:left w:val="none" w:sz="0" w:space="0" w:color="auto"/>
        <w:bottom w:val="none" w:sz="0" w:space="0" w:color="auto"/>
        <w:right w:val="none" w:sz="0" w:space="0" w:color="auto"/>
      </w:divBdr>
    </w:div>
    <w:div w:id="1362046261">
      <w:bodyDiv w:val="1"/>
      <w:marLeft w:val="0"/>
      <w:marRight w:val="0"/>
      <w:marTop w:val="0"/>
      <w:marBottom w:val="0"/>
      <w:divBdr>
        <w:top w:val="none" w:sz="0" w:space="0" w:color="auto"/>
        <w:left w:val="none" w:sz="0" w:space="0" w:color="auto"/>
        <w:bottom w:val="none" w:sz="0" w:space="0" w:color="auto"/>
        <w:right w:val="none" w:sz="0" w:space="0" w:color="auto"/>
      </w:divBdr>
      <w:divsChild>
        <w:div w:id="1371490928">
          <w:marLeft w:val="0"/>
          <w:marRight w:val="0"/>
          <w:marTop w:val="0"/>
          <w:marBottom w:val="0"/>
          <w:divBdr>
            <w:top w:val="none" w:sz="0" w:space="0" w:color="auto"/>
            <w:left w:val="none" w:sz="0" w:space="0" w:color="auto"/>
            <w:bottom w:val="none" w:sz="0" w:space="0" w:color="auto"/>
            <w:right w:val="none" w:sz="0" w:space="0" w:color="auto"/>
          </w:divBdr>
          <w:divsChild>
            <w:div w:id="832452224">
              <w:marLeft w:val="0"/>
              <w:marRight w:val="0"/>
              <w:marTop w:val="0"/>
              <w:marBottom w:val="0"/>
              <w:divBdr>
                <w:top w:val="none" w:sz="0" w:space="0" w:color="auto"/>
                <w:left w:val="none" w:sz="0" w:space="0" w:color="auto"/>
                <w:bottom w:val="none" w:sz="0" w:space="0" w:color="auto"/>
                <w:right w:val="none" w:sz="0" w:space="0" w:color="auto"/>
              </w:divBdr>
            </w:div>
            <w:div w:id="1737433766">
              <w:marLeft w:val="0"/>
              <w:marRight w:val="0"/>
              <w:marTop w:val="0"/>
              <w:marBottom w:val="0"/>
              <w:divBdr>
                <w:top w:val="none" w:sz="0" w:space="0" w:color="auto"/>
                <w:left w:val="none" w:sz="0" w:space="0" w:color="auto"/>
                <w:bottom w:val="none" w:sz="0" w:space="0" w:color="auto"/>
                <w:right w:val="none" w:sz="0" w:space="0" w:color="auto"/>
              </w:divBdr>
            </w:div>
            <w:div w:id="139153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04416">
      <w:bodyDiv w:val="1"/>
      <w:marLeft w:val="0"/>
      <w:marRight w:val="0"/>
      <w:marTop w:val="0"/>
      <w:marBottom w:val="0"/>
      <w:divBdr>
        <w:top w:val="none" w:sz="0" w:space="0" w:color="auto"/>
        <w:left w:val="none" w:sz="0" w:space="0" w:color="auto"/>
        <w:bottom w:val="none" w:sz="0" w:space="0" w:color="auto"/>
        <w:right w:val="none" w:sz="0" w:space="0" w:color="auto"/>
      </w:divBdr>
    </w:div>
    <w:div w:id="1378629109">
      <w:bodyDiv w:val="1"/>
      <w:marLeft w:val="0"/>
      <w:marRight w:val="0"/>
      <w:marTop w:val="0"/>
      <w:marBottom w:val="0"/>
      <w:divBdr>
        <w:top w:val="none" w:sz="0" w:space="0" w:color="auto"/>
        <w:left w:val="none" w:sz="0" w:space="0" w:color="auto"/>
        <w:bottom w:val="none" w:sz="0" w:space="0" w:color="auto"/>
        <w:right w:val="none" w:sz="0" w:space="0" w:color="auto"/>
      </w:divBdr>
    </w:div>
    <w:div w:id="1383403586">
      <w:bodyDiv w:val="1"/>
      <w:marLeft w:val="0"/>
      <w:marRight w:val="0"/>
      <w:marTop w:val="0"/>
      <w:marBottom w:val="0"/>
      <w:divBdr>
        <w:top w:val="none" w:sz="0" w:space="0" w:color="auto"/>
        <w:left w:val="none" w:sz="0" w:space="0" w:color="auto"/>
        <w:bottom w:val="none" w:sz="0" w:space="0" w:color="auto"/>
        <w:right w:val="none" w:sz="0" w:space="0" w:color="auto"/>
      </w:divBdr>
    </w:div>
    <w:div w:id="1402171971">
      <w:bodyDiv w:val="1"/>
      <w:marLeft w:val="0"/>
      <w:marRight w:val="0"/>
      <w:marTop w:val="0"/>
      <w:marBottom w:val="0"/>
      <w:divBdr>
        <w:top w:val="none" w:sz="0" w:space="0" w:color="auto"/>
        <w:left w:val="none" w:sz="0" w:space="0" w:color="auto"/>
        <w:bottom w:val="none" w:sz="0" w:space="0" w:color="auto"/>
        <w:right w:val="none" w:sz="0" w:space="0" w:color="auto"/>
      </w:divBdr>
      <w:divsChild>
        <w:div w:id="1238440810">
          <w:marLeft w:val="0"/>
          <w:marRight w:val="0"/>
          <w:marTop w:val="0"/>
          <w:marBottom w:val="0"/>
          <w:divBdr>
            <w:top w:val="none" w:sz="0" w:space="0" w:color="auto"/>
            <w:left w:val="none" w:sz="0" w:space="0" w:color="auto"/>
            <w:bottom w:val="none" w:sz="0" w:space="0" w:color="auto"/>
            <w:right w:val="none" w:sz="0" w:space="0" w:color="auto"/>
          </w:divBdr>
          <w:divsChild>
            <w:div w:id="329791111">
              <w:marLeft w:val="0"/>
              <w:marRight w:val="0"/>
              <w:marTop w:val="0"/>
              <w:marBottom w:val="0"/>
              <w:divBdr>
                <w:top w:val="none" w:sz="0" w:space="0" w:color="auto"/>
                <w:left w:val="none" w:sz="0" w:space="0" w:color="auto"/>
                <w:bottom w:val="none" w:sz="0" w:space="0" w:color="auto"/>
                <w:right w:val="none" w:sz="0" w:space="0" w:color="auto"/>
              </w:divBdr>
            </w:div>
            <w:div w:id="1778912287">
              <w:marLeft w:val="0"/>
              <w:marRight w:val="0"/>
              <w:marTop w:val="0"/>
              <w:marBottom w:val="0"/>
              <w:divBdr>
                <w:top w:val="none" w:sz="0" w:space="0" w:color="auto"/>
                <w:left w:val="none" w:sz="0" w:space="0" w:color="auto"/>
                <w:bottom w:val="none" w:sz="0" w:space="0" w:color="auto"/>
                <w:right w:val="none" w:sz="0" w:space="0" w:color="auto"/>
              </w:divBdr>
            </w:div>
            <w:div w:id="439571757">
              <w:marLeft w:val="0"/>
              <w:marRight w:val="0"/>
              <w:marTop w:val="0"/>
              <w:marBottom w:val="0"/>
              <w:divBdr>
                <w:top w:val="none" w:sz="0" w:space="0" w:color="auto"/>
                <w:left w:val="none" w:sz="0" w:space="0" w:color="auto"/>
                <w:bottom w:val="none" w:sz="0" w:space="0" w:color="auto"/>
                <w:right w:val="none" w:sz="0" w:space="0" w:color="auto"/>
              </w:divBdr>
            </w:div>
            <w:div w:id="1237008379">
              <w:marLeft w:val="0"/>
              <w:marRight w:val="0"/>
              <w:marTop w:val="0"/>
              <w:marBottom w:val="0"/>
              <w:divBdr>
                <w:top w:val="none" w:sz="0" w:space="0" w:color="auto"/>
                <w:left w:val="none" w:sz="0" w:space="0" w:color="auto"/>
                <w:bottom w:val="none" w:sz="0" w:space="0" w:color="auto"/>
                <w:right w:val="none" w:sz="0" w:space="0" w:color="auto"/>
              </w:divBdr>
            </w:div>
            <w:div w:id="641352976">
              <w:marLeft w:val="0"/>
              <w:marRight w:val="0"/>
              <w:marTop w:val="0"/>
              <w:marBottom w:val="0"/>
              <w:divBdr>
                <w:top w:val="none" w:sz="0" w:space="0" w:color="auto"/>
                <w:left w:val="none" w:sz="0" w:space="0" w:color="auto"/>
                <w:bottom w:val="none" w:sz="0" w:space="0" w:color="auto"/>
                <w:right w:val="none" w:sz="0" w:space="0" w:color="auto"/>
              </w:divBdr>
            </w:div>
            <w:div w:id="206450903">
              <w:marLeft w:val="0"/>
              <w:marRight w:val="0"/>
              <w:marTop w:val="0"/>
              <w:marBottom w:val="0"/>
              <w:divBdr>
                <w:top w:val="none" w:sz="0" w:space="0" w:color="auto"/>
                <w:left w:val="none" w:sz="0" w:space="0" w:color="auto"/>
                <w:bottom w:val="none" w:sz="0" w:space="0" w:color="auto"/>
                <w:right w:val="none" w:sz="0" w:space="0" w:color="auto"/>
              </w:divBdr>
            </w:div>
            <w:div w:id="1225683027">
              <w:marLeft w:val="0"/>
              <w:marRight w:val="0"/>
              <w:marTop w:val="0"/>
              <w:marBottom w:val="0"/>
              <w:divBdr>
                <w:top w:val="none" w:sz="0" w:space="0" w:color="auto"/>
                <w:left w:val="none" w:sz="0" w:space="0" w:color="auto"/>
                <w:bottom w:val="none" w:sz="0" w:space="0" w:color="auto"/>
                <w:right w:val="none" w:sz="0" w:space="0" w:color="auto"/>
              </w:divBdr>
            </w:div>
            <w:div w:id="1316295144">
              <w:marLeft w:val="0"/>
              <w:marRight w:val="0"/>
              <w:marTop w:val="0"/>
              <w:marBottom w:val="0"/>
              <w:divBdr>
                <w:top w:val="none" w:sz="0" w:space="0" w:color="auto"/>
                <w:left w:val="none" w:sz="0" w:space="0" w:color="auto"/>
                <w:bottom w:val="none" w:sz="0" w:space="0" w:color="auto"/>
                <w:right w:val="none" w:sz="0" w:space="0" w:color="auto"/>
              </w:divBdr>
            </w:div>
            <w:div w:id="2007704507">
              <w:marLeft w:val="0"/>
              <w:marRight w:val="0"/>
              <w:marTop w:val="0"/>
              <w:marBottom w:val="0"/>
              <w:divBdr>
                <w:top w:val="none" w:sz="0" w:space="0" w:color="auto"/>
                <w:left w:val="none" w:sz="0" w:space="0" w:color="auto"/>
                <w:bottom w:val="none" w:sz="0" w:space="0" w:color="auto"/>
                <w:right w:val="none" w:sz="0" w:space="0" w:color="auto"/>
              </w:divBdr>
            </w:div>
            <w:div w:id="1606960601">
              <w:marLeft w:val="0"/>
              <w:marRight w:val="0"/>
              <w:marTop w:val="0"/>
              <w:marBottom w:val="0"/>
              <w:divBdr>
                <w:top w:val="none" w:sz="0" w:space="0" w:color="auto"/>
                <w:left w:val="none" w:sz="0" w:space="0" w:color="auto"/>
                <w:bottom w:val="none" w:sz="0" w:space="0" w:color="auto"/>
                <w:right w:val="none" w:sz="0" w:space="0" w:color="auto"/>
              </w:divBdr>
            </w:div>
            <w:div w:id="919994579">
              <w:marLeft w:val="0"/>
              <w:marRight w:val="0"/>
              <w:marTop w:val="0"/>
              <w:marBottom w:val="0"/>
              <w:divBdr>
                <w:top w:val="none" w:sz="0" w:space="0" w:color="auto"/>
                <w:left w:val="none" w:sz="0" w:space="0" w:color="auto"/>
                <w:bottom w:val="none" w:sz="0" w:space="0" w:color="auto"/>
                <w:right w:val="none" w:sz="0" w:space="0" w:color="auto"/>
              </w:divBdr>
            </w:div>
            <w:div w:id="495152510">
              <w:marLeft w:val="0"/>
              <w:marRight w:val="0"/>
              <w:marTop w:val="0"/>
              <w:marBottom w:val="0"/>
              <w:divBdr>
                <w:top w:val="none" w:sz="0" w:space="0" w:color="auto"/>
                <w:left w:val="none" w:sz="0" w:space="0" w:color="auto"/>
                <w:bottom w:val="none" w:sz="0" w:space="0" w:color="auto"/>
                <w:right w:val="none" w:sz="0" w:space="0" w:color="auto"/>
              </w:divBdr>
            </w:div>
            <w:div w:id="738137191">
              <w:marLeft w:val="0"/>
              <w:marRight w:val="0"/>
              <w:marTop w:val="0"/>
              <w:marBottom w:val="0"/>
              <w:divBdr>
                <w:top w:val="none" w:sz="0" w:space="0" w:color="auto"/>
                <w:left w:val="none" w:sz="0" w:space="0" w:color="auto"/>
                <w:bottom w:val="none" w:sz="0" w:space="0" w:color="auto"/>
                <w:right w:val="none" w:sz="0" w:space="0" w:color="auto"/>
              </w:divBdr>
            </w:div>
            <w:div w:id="1039470931">
              <w:marLeft w:val="0"/>
              <w:marRight w:val="0"/>
              <w:marTop w:val="0"/>
              <w:marBottom w:val="0"/>
              <w:divBdr>
                <w:top w:val="none" w:sz="0" w:space="0" w:color="auto"/>
                <w:left w:val="none" w:sz="0" w:space="0" w:color="auto"/>
                <w:bottom w:val="none" w:sz="0" w:space="0" w:color="auto"/>
                <w:right w:val="none" w:sz="0" w:space="0" w:color="auto"/>
              </w:divBdr>
            </w:div>
            <w:div w:id="954563376">
              <w:marLeft w:val="0"/>
              <w:marRight w:val="0"/>
              <w:marTop w:val="0"/>
              <w:marBottom w:val="0"/>
              <w:divBdr>
                <w:top w:val="none" w:sz="0" w:space="0" w:color="auto"/>
                <w:left w:val="none" w:sz="0" w:space="0" w:color="auto"/>
                <w:bottom w:val="none" w:sz="0" w:space="0" w:color="auto"/>
                <w:right w:val="none" w:sz="0" w:space="0" w:color="auto"/>
              </w:divBdr>
            </w:div>
            <w:div w:id="2081170146">
              <w:marLeft w:val="0"/>
              <w:marRight w:val="0"/>
              <w:marTop w:val="0"/>
              <w:marBottom w:val="0"/>
              <w:divBdr>
                <w:top w:val="none" w:sz="0" w:space="0" w:color="auto"/>
                <w:left w:val="none" w:sz="0" w:space="0" w:color="auto"/>
                <w:bottom w:val="none" w:sz="0" w:space="0" w:color="auto"/>
                <w:right w:val="none" w:sz="0" w:space="0" w:color="auto"/>
              </w:divBdr>
            </w:div>
            <w:div w:id="1256862461">
              <w:marLeft w:val="0"/>
              <w:marRight w:val="0"/>
              <w:marTop w:val="0"/>
              <w:marBottom w:val="0"/>
              <w:divBdr>
                <w:top w:val="none" w:sz="0" w:space="0" w:color="auto"/>
                <w:left w:val="none" w:sz="0" w:space="0" w:color="auto"/>
                <w:bottom w:val="none" w:sz="0" w:space="0" w:color="auto"/>
                <w:right w:val="none" w:sz="0" w:space="0" w:color="auto"/>
              </w:divBdr>
            </w:div>
            <w:div w:id="514658518">
              <w:marLeft w:val="0"/>
              <w:marRight w:val="0"/>
              <w:marTop w:val="0"/>
              <w:marBottom w:val="0"/>
              <w:divBdr>
                <w:top w:val="none" w:sz="0" w:space="0" w:color="auto"/>
                <w:left w:val="none" w:sz="0" w:space="0" w:color="auto"/>
                <w:bottom w:val="none" w:sz="0" w:space="0" w:color="auto"/>
                <w:right w:val="none" w:sz="0" w:space="0" w:color="auto"/>
              </w:divBdr>
            </w:div>
            <w:div w:id="2071416590">
              <w:marLeft w:val="0"/>
              <w:marRight w:val="0"/>
              <w:marTop w:val="0"/>
              <w:marBottom w:val="0"/>
              <w:divBdr>
                <w:top w:val="none" w:sz="0" w:space="0" w:color="auto"/>
                <w:left w:val="none" w:sz="0" w:space="0" w:color="auto"/>
                <w:bottom w:val="none" w:sz="0" w:space="0" w:color="auto"/>
                <w:right w:val="none" w:sz="0" w:space="0" w:color="auto"/>
              </w:divBdr>
            </w:div>
            <w:div w:id="1924534277">
              <w:marLeft w:val="0"/>
              <w:marRight w:val="0"/>
              <w:marTop w:val="0"/>
              <w:marBottom w:val="0"/>
              <w:divBdr>
                <w:top w:val="none" w:sz="0" w:space="0" w:color="auto"/>
                <w:left w:val="none" w:sz="0" w:space="0" w:color="auto"/>
                <w:bottom w:val="none" w:sz="0" w:space="0" w:color="auto"/>
                <w:right w:val="none" w:sz="0" w:space="0" w:color="auto"/>
              </w:divBdr>
            </w:div>
            <w:div w:id="649092463">
              <w:marLeft w:val="0"/>
              <w:marRight w:val="0"/>
              <w:marTop w:val="0"/>
              <w:marBottom w:val="0"/>
              <w:divBdr>
                <w:top w:val="none" w:sz="0" w:space="0" w:color="auto"/>
                <w:left w:val="none" w:sz="0" w:space="0" w:color="auto"/>
                <w:bottom w:val="none" w:sz="0" w:space="0" w:color="auto"/>
                <w:right w:val="none" w:sz="0" w:space="0" w:color="auto"/>
              </w:divBdr>
            </w:div>
            <w:div w:id="433863480">
              <w:marLeft w:val="0"/>
              <w:marRight w:val="0"/>
              <w:marTop w:val="0"/>
              <w:marBottom w:val="0"/>
              <w:divBdr>
                <w:top w:val="none" w:sz="0" w:space="0" w:color="auto"/>
                <w:left w:val="none" w:sz="0" w:space="0" w:color="auto"/>
                <w:bottom w:val="none" w:sz="0" w:space="0" w:color="auto"/>
                <w:right w:val="none" w:sz="0" w:space="0" w:color="auto"/>
              </w:divBdr>
            </w:div>
            <w:div w:id="2001542582">
              <w:marLeft w:val="0"/>
              <w:marRight w:val="0"/>
              <w:marTop w:val="0"/>
              <w:marBottom w:val="0"/>
              <w:divBdr>
                <w:top w:val="none" w:sz="0" w:space="0" w:color="auto"/>
                <w:left w:val="none" w:sz="0" w:space="0" w:color="auto"/>
                <w:bottom w:val="none" w:sz="0" w:space="0" w:color="auto"/>
                <w:right w:val="none" w:sz="0" w:space="0" w:color="auto"/>
              </w:divBdr>
            </w:div>
            <w:div w:id="1825008298">
              <w:marLeft w:val="0"/>
              <w:marRight w:val="0"/>
              <w:marTop w:val="0"/>
              <w:marBottom w:val="0"/>
              <w:divBdr>
                <w:top w:val="none" w:sz="0" w:space="0" w:color="auto"/>
                <w:left w:val="none" w:sz="0" w:space="0" w:color="auto"/>
                <w:bottom w:val="none" w:sz="0" w:space="0" w:color="auto"/>
                <w:right w:val="none" w:sz="0" w:space="0" w:color="auto"/>
              </w:divBdr>
            </w:div>
            <w:div w:id="839005468">
              <w:marLeft w:val="0"/>
              <w:marRight w:val="0"/>
              <w:marTop w:val="0"/>
              <w:marBottom w:val="0"/>
              <w:divBdr>
                <w:top w:val="none" w:sz="0" w:space="0" w:color="auto"/>
                <w:left w:val="none" w:sz="0" w:space="0" w:color="auto"/>
                <w:bottom w:val="none" w:sz="0" w:space="0" w:color="auto"/>
                <w:right w:val="none" w:sz="0" w:space="0" w:color="auto"/>
              </w:divBdr>
            </w:div>
            <w:div w:id="2011442086">
              <w:marLeft w:val="0"/>
              <w:marRight w:val="0"/>
              <w:marTop w:val="0"/>
              <w:marBottom w:val="0"/>
              <w:divBdr>
                <w:top w:val="none" w:sz="0" w:space="0" w:color="auto"/>
                <w:left w:val="none" w:sz="0" w:space="0" w:color="auto"/>
                <w:bottom w:val="none" w:sz="0" w:space="0" w:color="auto"/>
                <w:right w:val="none" w:sz="0" w:space="0" w:color="auto"/>
              </w:divBdr>
            </w:div>
            <w:div w:id="90707279">
              <w:marLeft w:val="0"/>
              <w:marRight w:val="0"/>
              <w:marTop w:val="0"/>
              <w:marBottom w:val="0"/>
              <w:divBdr>
                <w:top w:val="none" w:sz="0" w:space="0" w:color="auto"/>
                <w:left w:val="none" w:sz="0" w:space="0" w:color="auto"/>
                <w:bottom w:val="none" w:sz="0" w:space="0" w:color="auto"/>
                <w:right w:val="none" w:sz="0" w:space="0" w:color="auto"/>
              </w:divBdr>
            </w:div>
            <w:div w:id="19789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993953">
      <w:bodyDiv w:val="1"/>
      <w:marLeft w:val="0"/>
      <w:marRight w:val="0"/>
      <w:marTop w:val="0"/>
      <w:marBottom w:val="0"/>
      <w:divBdr>
        <w:top w:val="none" w:sz="0" w:space="0" w:color="auto"/>
        <w:left w:val="none" w:sz="0" w:space="0" w:color="auto"/>
        <w:bottom w:val="none" w:sz="0" w:space="0" w:color="auto"/>
        <w:right w:val="none" w:sz="0" w:space="0" w:color="auto"/>
      </w:divBdr>
    </w:div>
    <w:div w:id="1447890045">
      <w:bodyDiv w:val="1"/>
      <w:marLeft w:val="0"/>
      <w:marRight w:val="0"/>
      <w:marTop w:val="0"/>
      <w:marBottom w:val="0"/>
      <w:divBdr>
        <w:top w:val="none" w:sz="0" w:space="0" w:color="auto"/>
        <w:left w:val="none" w:sz="0" w:space="0" w:color="auto"/>
        <w:bottom w:val="none" w:sz="0" w:space="0" w:color="auto"/>
        <w:right w:val="none" w:sz="0" w:space="0" w:color="auto"/>
      </w:divBdr>
    </w:div>
    <w:div w:id="1449398630">
      <w:bodyDiv w:val="1"/>
      <w:marLeft w:val="0"/>
      <w:marRight w:val="0"/>
      <w:marTop w:val="0"/>
      <w:marBottom w:val="0"/>
      <w:divBdr>
        <w:top w:val="none" w:sz="0" w:space="0" w:color="auto"/>
        <w:left w:val="none" w:sz="0" w:space="0" w:color="auto"/>
        <w:bottom w:val="none" w:sz="0" w:space="0" w:color="auto"/>
        <w:right w:val="none" w:sz="0" w:space="0" w:color="auto"/>
      </w:divBdr>
    </w:div>
    <w:div w:id="1456632477">
      <w:bodyDiv w:val="1"/>
      <w:marLeft w:val="0"/>
      <w:marRight w:val="0"/>
      <w:marTop w:val="0"/>
      <w:marBottom w:val="0"/>
      <w:divBdr>
        <w:top w:val="none" w:sz="0" w:space="0" w:color="auto"/>
        <w:left w:val="none" w:sz="0" w:space="0" w:color="auto"/>
        <w:bottom w:val="none" w:sz="0" w:space="0" w:color="auto"/>
        <w:right w:val="none" w:sz="0" w:space="0" w:color="auto"/>
      </w:divBdr>
    </w:div>
    <w:div w:id="1466393304">
      <w:bodyDiv w:val="1"/>
      <w:marLeft w:val="0"/>
      <w:marRight w:val="0"/>
      <w:marTop w:val="0"/>
      <w:marBottom w:val="0"/>
      <w:divBdr>
        <w:top w:val="none" w:sz="0" w:space="0" w:color="auto"/>
        <w:left w:val="none" w:sz="0" w:space="0" w:color="auto"/>
        <w:bottom w:val="none" w:sz="0" w:space="0" w:color="auto"/>
        <w:right w:val="none" w:sz="0" w:space="0" w:color="auto"/>
      </w:divBdr>
      <w:divsChild>
        <w:div w:id="132913263">
          <w:marLeft w:val="0"/>
          <w:marRight w:val="0"/>
          <w:marTop w:val="0"/>
          <w:marBottom w:val="0"/>
          <w:divBdr>
            <w:top w:val="none" w:sz="0" w:space="0" w:color="auto"/>
            <w:left w:val="none" w:sz="0" w:space="0" w:color="auto"/>
            <w:bottom w:val="none" w:sz="0" w:space="0" w:color="auto"/>
            <w:right w:val="none" w:sz="0" w:space="0" w:color="auto"/>
          </w:divBdr>
          <w:divsChild>
            <w:div w:id="92091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792493">
      <w:bodyDiv w:val="1"/>
      <w:marLeft w:val="0"/>
      <w:marRight w:val="0"/>
      <w:marTop w:val="0"/>
      <w:marBottom w:val="0"/>
      <w:divBdr>
        <w:top w:val="none" w:sz="0" w:space="0" w:color="auto"/>
        <w:left w:val="none" w:sz="0" w:space="0" w:color="auto"/>
        <w:bottom w:val="none" w:sz="0" w:space="0" w:color="auto"/>
        <w:right w:val="none" w:sz="0" w:space="0" w:color="auto"/>
      </w:divBdr>
      <w:divsChild>
        <w:div w:id="1992908195">
          <w:marLeft w:val="0"/>
          <w:marRight w:val="0"/>
          <w:marTop w:val="0"/>
          <w:marBottom w:val="0"/>
          <w:divBdr>
            <w:top w:val="none" w:sz="0" w:space="0" w:color="auto"/>
            <w:left w:val="none" w:sz="0" w:space="0" w:color="auto"/>
            <w:bottom w:val="none" w:sz="0" w:space="0" w:color="auto"/>
            <w:right w:val="none" w:sz="0" w:space="0" w:color="auto"/>
          </w:divBdr>
          <w:divsChild>
            <w:div w:id="293144138">
              <w:marLeft w:val="0"/>
              <w:marRight w:val="0"/>
              <w:marTop w:val="0"/>
              <w:marBottom w:val="0"/>
              <w:divBdr>
                <w:top w:val="none" w:sz="0" w:space="0" w:color="auto"/>
                <w:left w:val="none" w:sz="0" w:space="0" w:color="auto"/>
                <w:bottom w:val="none" w:sz="0" w:space="0" w:color="auto"/>
                <w:right w:val="none" w:sz="0" w:space="0" w:color="auto"/>
              </w:divBdr>
            </w:div>
            <w:div w:id="1404331250">
              <w:marLeft w:val="0"/>
              <w:marRight w:val="0"/>
              <w:marTop w:val="0"/>
              <w:marBottom w:val="0"/>
              <w:divBdr>
                <w:top w:val="none" w:sz="0" w:space="0" w:color="auto"/>
                <w:left w:val="none" w:sz="0" w:space="0" w:color="auto"/>
                <w:bottom w:val="none" w:sz="0" w:space="0" w:color="auto"/>
                <w:right w:val="none" w:sz="0" w:space="0" w:color="auto"/>
              </w:divBdr>
            </w:div>
            <w:div w:id="910963999">
              <w:marLeft w:val="0"/>
              <w:marRight w:val="0"/>
              <w:marTop w:val="0"/>
              <w:marBottom w:val="0"/>
              <w:divBdr>
                <w:top w:val="none" w:sz="0" w:space="0" w:color="auto"/>
                <w:left w:val="none" w:sz="0" w:space="0" w:color="auto"/>
                <w:bottom w:val="none" w:sz="0" w:space="0" w:color="auto"/>
                <w:right w:val="none" w:sz="0" w:space="0" w:color="auto"/>
              </w:divBdr>
            </w:div>
            <w:div w:id="175388644">
              <w:marLeft w:val="0"/>
              <w:marRight w:val="0"/>
              <w:marTop w:val="0"/>
              <w:marBottom w:val="0"/>
              <w:divBdr>
                <w:top w:val="none" w:sz="0" w:space="0" w:color="auto"/>
                <w:left w:val="none" w:sz="0" w:space="0" w:color="auto"/>
                <w:bottom w:val="none" w:sz="0" w:space="0" w:color="auto"/>
                <w:right w:val="none" w:sz="0" w:space="0" w:color="auto"/>
              </w:divBdr>
            </w:div>
            <w:div w:id="1360425563">
              <w:marLeft w:val="0"/>
              <w:marRight w:val="0"/>
              <w:marTop w:val="0"/>
              <w:marBottom w:val="0"/>
              <w:divBdr>
                <w:top w:val="none" w:sz="0" w:space="0" w:color="auto"/>
                <w:left w:val="none" w:sz="0" w:space="0" w:color="auto"/>
                <w:bottom w:val="none" w:sz="0" w:space="0" w:color="auto"/>
                <w:right w:val="none" w:sz="0" w:space="0" w:color="auto"/>
              </w:divBdr>
            </w:div>
            <w:div w:id="1055469980">
              <w:marLeft w:val="0"/>
              <w:marRight w:val="0"/>
              <w:marTop w:val="0"/>
              <w:marBottom w:val="0"/>
              <w:divBdr>
                <w:top w:val="none" w:sz="0" w:space="0" w:color="auto"/>
                <w:left w:val="none" w:sz="0" w:space="0" w:color="auto"/>
                <w:bottom w:val="none" w:sz="0" w:space="0" w:color="auto"/>
                <w:right w:val="none" w:sz="0" w:space="0" w:color="auto"/>
              </w:divBdr>
            </w:div>
            <w:div w:id="912930174">
              <w:marLeft w:val="0"/>
              <w:marRight w:val="0"/>
              <w:marTop w:val="0"/>
              <w:marBottom w:val="0"/>
              <w:divBdr>
                <w:top w:val="none" w:sz="0" w:space="0" w:color="auto"/>
                <w:left w:val="none" w:sz="0" w:space="0" w:color="auto"/>
                <w:bottom w:val="none" w:sz="0" w:space="0" w:color="auto"/>
                <w:right w:val="none" w:sz="0" w:space="0" w:color="auto"/>
              </w:divBdr>
            </w:div>
            <w:div w:id="754788054">
              <w:marLeft w:val="0"/>
              <w:marRight w:val="0"/>
              <w:marTop w:val="0"/>
              <w:marBottom w:val="0"/>
              <w:divBdr>
                <w:top w:val="none" w:sz="0" w:space="0" w:color="auto"/>
                <w:left w:val="none" w:sz="0" w:space="0" w:color="auto"/>
                <w:bottom w:val="none" w:sz="0" w:space="0" w:color="auto"/>
                <w:right w:val="none" w:sz="0" w:space="0" w:color="auto"/>
              </w:divBdr>
            </w:div>
            <w:div w:id="2107458576">
              <w:marLeft w:val="0"/>
              <w:marRight w:val="0"/>
              <w:marTop w:val="0"/>
              <w:marBottom w:val="0"/>
              <w:divBdr>
                <w:top w:val="none" w:sz="0" w:space="0" w:color="auto"/>
                <w:left w:val="none" w:sz="0" w:space="0" w:color="auto"/>
                <w:bottom w:val="none" w:sz="0" w:space="0" w:color="auto"/>
                <w:right w:val="none" w:sz="0" w:space="0" w:color="auto"/>
              </w:divBdr>
            </w:div>
            <w:div w:id="729766853">
              <w:marLeft w:val="0"/>
              <w:marRight w:val="0"/>
              <w:marTop w:val="0"/>
              <w:marBottom w:val="0"/>
              <w:divBdr>
                <w:top w:val="none" w:sz="0" w:space="0" w:color="auto"/>
                <w:left w:val="none" w:sz="0" w:space="0" w:color="auto"/>
                <w:bottom w:val="none" w:sz="0" w:space="0" w:color="auto"/>
                <w:right w:val="none" w:sz="0" w:space="0" w:color="auto"/>
              </w:divBdr>
            </w:div>
            <w:div w:id="733695527">
              <w:marLeft w:val="0"/>
              <w:marRight w:val="0"/>
              <w:marTop w:val="0"/>
              <w:marBottom w:val="0"/>
              <w:divBdr>
                <w:top w:val="none" w:sz="0" w:space="0" w:color="auto"/>
                <w:left w:val="none" w:sz="0" w:space="0" w:color="auto"/>
                <w:bottom w:val="none" w:sz="0" w:space="0" w:color="auto"/>
                <w:right w:val="none" w:sz="0" w:space="0" w:color="auto"/>
              </w:divBdr>
            </w:div>
            <w:div w:id="1608540328">
              <w:marLeft w:val="0"/>
              <w:marRight w:val="0"/>
              <w:marTop w:val="0"/>
              <w:marBottom w:val="0"/>
              <w:divBdr>
                <w:top w:val="none" w:sz="0" w:space="0" w:color="auto"/>
                <w:left w:val="none" w:sz="0" w:space="0" w:color="auto"/>
                <w:bottom w:val="none" w:sz="0" w:space="0" w:color="auto"/>
                <w:right w:val="none" w:sz="0" w:space="0" w:color="auto"/>
              </w:divBdr>
            </w:div>
            <w:div w:id="1074670435">
              <w:marLeft w:val="0"/>
              <w:marRight w:val="0"/>
              <w:marTop w:val="0"/>
              <w:marBottom w:val="0"/>
              <w:divBdr>
                <w:top w:val="none" w:sz="0" w:space="0" w:color="auto"/>
                <w:left w:val="none" w:sz="0" w:space="0" w:color="auto"/>
                <w:bottom w:val="none" w:sz="0" w:space="0" w:color="auto"/>
                <w:right w:val="none" w:sz="0" w:space="0" w:color="auto"/>
              </w:divBdr>
            </w:div>
            <w:div w:id="2058238118">
              <w:marLeft w:val="0"/>
              <w:marRight w:val="0"/>
              <w:marTop w:val="0"/>
              <w:marBottom w:val="0"/>
              <w:divBdr>
                <w:top w:val="none" w:sz="0" w:space="0" w:color="auto"/>
                <w:left w:val="none" w:sz="0" w:space="0" w:color="auto"/>
                <w:bottom w:val="none" w:sz="0" w:space="0" w:color="auto"/>
                <w:right w:val="none" w:sz="0" w:space="0" w:color="auto"/>
              </w:divBdr>
            </w:div>
            <w:div w:id="1374231398">
              <w:marLeft w:val="0"/>
              <w:marRight w:val="0"/>
              <w:marTop w:val="0"/>
              <w:marBottom w:val="0"/>
              <w:divBdr>
                <w:top w:val="none" w:sz="0" w:space="0" w:color="auto"/>
                <w:left w:val="none" w:sz="0" w:space="0" w:color="auto"/>
                <w:bottom w:val="none" w:sz="0" w:space="0" w:color="auto"/>
                <w:right w:val="none" w:sz="0" w:space="0" w:color="auto"/>
              </w:divBdr>
            </w:div>
            <w:div w:id="471212666">
              <w:marLeft w:val="0"/>
              <w:marRight w:val="0"/>
              <w:marTop w:val="0"/>
              <w:marBottom w:val="0"/>
              <w:divBdr>
                <w:top w:val="none" w:sz="0" w:space="0" w:color="auto"/>
                <w:left w:val="none" w:sz="0" w:space="0" w:color="auto"/>
                <w:bottom w:val="none" w:sz="0" w:space="0" w:color="auto"/>
                <w:right w:val="none" w:sz="0" w:space="0" w:color="auto"/>
              </w:divBdr>
            </w:div>
            <w:div w:id="1003163337">
              <w:marLeft w:val="0"/>
              <w:marRight w:val="0"/>
              <w:marTop w:val="0"/>
              <w:marBottom w:val="0"/>
              <w:divBdr>
                <w:top w:val="none" w:sz="0" w:space="0" w:color="auto"/>
                <w:left w:val="none" w:sz="0" w:space="0" w:color="auto"/>
                <w:bottom w:val="none" w:sz="0" w:space="0" w:color="auto"/>
                <w:right w:val="none" w:sz="0" w:space="0" w:color="auto"/>
              </w:divBdr>
            </w:div>
            <w:div w:id="886913758">
              <w:marLeft w:val="0"/>
              <w:marRight w:val="0"/>
              <w:marTop w:val="0"/>
              <w:marBottom w:val="0"/>
              <w:divBdr>
                <w:top w:val="none" w:sz="0" w:space="0" w:color="auto"/>
                <w:left w:val="none" w:sz="0" w:space="0" w:color="auto"/>
                <w:bottom w:val="none" w:sz="0" w:space="0" w:color="auto"/>
                <w:right w:val="none" w:sz="0" w:space="0" w:color="auto"/>
              </w:divBdr>
            </w:div>
            <w:div w:id="1966428814">
              <w:marLeft w:val="0"/>
              <w:marRight w:val="0"/>
              <w:marTop w:val="0"/>
              <w:marBottom w:val="0"/>
              <w:divBdr>
                <w:top w:val="none" w:sz="0" w:space="0" w:color="auto"/>
                <w:left w:val="none" w:sz="0" w:space="0" w:color="auto"/>
                <w:bottom w:val="none" w:sz="0" w:space="0" w:color="auto"/>
                <w:right w:val="none" w:sz="0" w:space="0" w:color="auto"/>
              </w:divBdr>
            </w:div>
            <w:div w:id="1105032831">
              <w:marLeft w:val="0"/>
              <w:marRight w:val="0"/>
              <w:marTop w:val="0"/>
              <w:marBottom w:val="0"/>
              <w:divBdr>
                <w:top w:val="none" w:sz="0" w:space="0" w:color="auto"/>
                <w:left w:val="none" w:sz="0" w:space="0" w:color="auto"/>
                <w:bottom w:val="none" w:sz="0" w:space="0" w:color="auto"/>
                <w:right w:val="none" w:sz="0" w:space="0" w:color="auto"/>
              </w:divBdr>
            </w:div>
            <w:div w:id="410811897">
              <w:marLeft w:val="0"/>
              <w:marRight w:val="0"/>
              <w:marTop w:val="0"/>
              <w:marBottom w:val="0"/>
              <w:divBdr>
                <w:top w:val="none" w:sz="0" w:space="0" w:color="auto"/>
                <w:left w:val="none" w:sz="0" w:space="0" w:color="auto"/>
                <w:bottom w:val="none" w:sz="0" w:space="0" w:color="auto"/>
                <w:right w:val="none" w:sz="0" w:space="0" w:color="auto"/>
              </w:divBdr>
            </w:div>
            <w:div w:id="1445416102">
              <w:marLeft w:val="0"/>
              <w:marRight w:val="0"/>
              <w:marTop w:val="0"/>
              <w:marBottom w:val="0"/>
              <w:divBdr>
                <w:top w:val="none" w:sz="0" w:space="0" w:color="auto"/>
                <w:left w:val="none" w:sz="0" w:space="0" w:color="auto"/>
                <w:bottom w:val="none" w:sz="0" w:space="0" w:color="auto"/>
                <w:right w:val="none" w:sz="0" w:space="0" w:color="auto"/>
              </w:divBdr>
            </w:div>
            <w:div w:id="462431264">
              <w:marLeft w:val="0"/>
              <w:marRight w:val="0"/>
              <w:marTop w:val="0"/>
              <w:marBottom w:val="0"/>
              <w:divBdr>
                <w:top w:val="none" w:sz="0" w:space="0" w:color="auto"/>
                <w:left w:val="none" w:sz="0" w:space="0" w:color="auto"/>
                <w:bottom w:val="none" w:sz="0" w:space="0" w:color="auto"/>
                <w:right w:val="none" w:sz="0" w:space="0" w:color="auto"/>
              </w:divBdr>
            </w:div>
            <w:div w:id="2052216">
              <w:marLeft w:val="0"/>
              <w:marRight w:val="0"/>
              <w:marTop w:val="0"/>
              <w:marBottom w:val="0"/>
              <w:divBdr>
                <w:top w:val="none" w:sz="0" w:space="0" w:color="auto"/>
                <w:left w:val="none" w:sz="0" w:space="0" w:color="auto"/>
                <w:bottom w:val="none" w:sz="0" w:space="0" w:color="auto"/>
                <w:right w:val="none" w:sz="0" w:space="0" w:color="auto"/>
              </w:divBdr>
            </w:div>
            <w:div w:id="470439170">
              <w:marLeft w:val="0"/>
              <w:marRight w:val="0"/>
              <w:marTop w:val="0"/>
              <w:marBottom w:val="0"/>
              <w:divBdr>
                <w:top w:val="none" w:sz="0" w:space="0" w:color="auto"/>
                <w:left w:val="none" w:sz="0" w:space="0" w:color="auto"/>
                <w:bottom w:val="none" w:sz="0" w:space="0" w:color="auto"/>
                <w:right w:val="none" w:sz="0" w:space="0" w:color="auto"/>
              </w:divBdr>
            </w:div>
            <w:div w:id="1045250662">
              <w:marLeft w:val="0"/>
              <w:marRight w:val="0"/>
              <w:marTop w:val="0"/>
              <w:marBottom w:val="0"/>
              <w:divBdr>
                <w:top w:val="none" w:sz="0" w:space="0" w:color="auto"/>
                <w:left w:val="none" w:sz="0" w:space="0" w:color="auto"/>
                <w:bottom w:val="none" w:sz="0" w:space="0" w:color="auto"/>
                <w:right w:val="none" w:sz="0" w:space="0" w:color="auto"/>
              </w:divBdr>
            </w:div>
            <w:div w:id="1614559376">
              <w:marLeft w:val="0"/>
              <w:marRight w:val="0"/>
              <w:marTop w:val="0"/>
              <w:marBottom w:val="0"/>
              <w:divBdr>
                <w:top w:val="none" w:sz="0" w:space="0" w:color="auto"/>
                <w:left w:val="none" w:sz="0" w:space="0" w:color="auto"/>
                <w:bottom w:val="none" w:sz="0" w:space="0" w:color="auto"/>
                <w:right w:val="none" w:sz="0" w:space="0" w:color="auto"/>
              </w:divBdr>
            </w:div>
            <w:div w:id="254677379">
              <w:marLeft w:val="0"/>
              <w:marRight w:val="0"/>
              <w:marTop w:val="0"/>
              <w:marBottom w:val="0"/>
              <w:divBdr>
                <w:top w:val="none" w:sz="0" w:space="0" w:color="auto"/>
                <w:left w:val="none" w:sz="0" w:space="0" w:color="auto"/>
                <w:bottom w:val="none" w:sz="0" w:space="0" w:color="auto"/>
                <w:right w:val="none" w:sz="0" w:space="0" w:color="auto"/>
              </w:divBdr>
            </w:div>
            <w:div w:id="1378319337">
              <w:marLeft w:val="0"/>
              <w:marRight w:val="0"/>
              <w:marTop w:val="0"/>
              <w:marBottom w:val="0"/>
              <w:divBdr>
                <w:top w:val="none" w:sz="0" w:space="0" w:color="auto"/>
                <w:left w:val="none" w:sz="0" w:space="0" w:color="auto"/>
                <w:bottom w:val="none" w:sz="0" w:space="0" w:color="auto"/>
                <w:right w:val="none" w:sz="0" w:space="0" w:color="auto"/>
              </w:divBdr>
            </w:div>
            <w:div w:id="1416322824">
              <w:marLeft w:val="0"/>
              <w:marRight w:val="0"/>
              <w:marTop w:val="0"/>
              <w:marBottom w:val="0"/>
              <w:divBdr>
                <w:top w:val="none" w:sz="0" w:space="0" w:color="auto"/>
                <w:left w:val="none" w:sz="0" w:space="0" w:color="auto"/>
                <w:bottom w:val="none" w:sz="0" w:space="0" w:color="auto"/>
                <w:right w:val="none" w:sz="0" w:space="0" w:color="auto"/>
              </w:divBdr>
            </w:div>
            <w:div w:id="1808936517">
              <w:marLeft w:val="0"/>
              <w:marRight w:val="0"/>
              <w:marTop w:val="0"/>
              <w:marBottom w:val="0"/>
              <w:divBdr>
                <w:top w:val="none" w:sz="0" w:space="0" w:color="auto"/>
                <w:left w:val="none" w:sz="0" w:space="0" w:color="auto"/>
                <w:bottom w:val="none" w:sz="0" w:space="0" w:color="auto"/>
                <w:right w:val="none" w:sz="0" w:space="0" w:color="auto"/>
              </w:divBdr>
            </w:div>
            <w:div w:id="268781251">
              <w:marLeft w:val="0"/>
              <w:marRight w:val="0"/>
              <w:marTop w:val="0"/>
              <w:marBottom w:val="0"/>
              <w:divBdr>
                <w:top w:val="none" w:sz="0" w:space="0" w:color="auto"/>
                <w:left w:val="none" w:sz="0" w:space="0" w:color="auto"/>
                <w:bottom w:val="none" w:sz="0" w:space="0" w:color="auto"/>
                <w:right w:val="none" w:sz="0" w:space="0" w:color="auto"/>
              </w:divBdr>
            </w:div>
            <w:div w:id="959339758">
              <w:marLeft w:val="0"/>
              <w:marRight w:val="0"/>
              <w:marTop w:val="0"/>
              <w:marBottom w:val="0"/>
              <w:divBdr>
                <w:top w:val="none" w:sz="0" w:space="0" w:color="auto"/>
                <w:left w:val="none" w:sz="0" w:space="0" w:color="auto"/>
                <w:bottom w:val="none" w:sz="0" w:space="0" w:color="auto"/>
                <w:right w:val="none" w:sz="0" w:space="0" w:color="auto"/>
              </w:divBdr>
            </w:div>
            <w:div w:id="1007752180">
              <w:marLeft w:val="0"/>
              <w:marRight w:val="0"/>
              <w:marTop w:val="0"/>
              <w:marBottom w:val="0"/>
              <w:divBdr>
                <w:top w:val="none" w:sz="0" w:space="0" w:color="auto"/>
                <w:left w:val="none" w:sz="0" w:space="0" w:color="auto"/>
                <w:bottom w:val="none" w:sz="0" w:space="0" w:color="auto"/>
                <w:right w:val="none" w:sz="0" w:space="0" w:color="auto"/>
              </w:divBdr>
            </w:div>
            <w:div w:id="153452485">
              <w:marLeft w:val="0"/>
              <w:marRight w:val="0"/>
              <w:marTop w:val="0"/>
              <w:marBottom w:val="0"/>
              <w:divBdr>
                <w:top w:val="none" w:sz="0" w:space="0" w:color="auto"/>
                <w:left w:val="none" w:sz="0" w:space="0" w:color="auto"/>
                <w:bottom w:val="none" w:sz="0" w:space="0" w:color="auto"/>
                <w:right w:val="none" w:sz="0" w:space="0" w:color="auto"/>
              </w:divBdr>
            </w:div>
            <w:div w:id="1155754033">
              <w:marLeft w:val="0"/>
              <w:marRight w:val="0"/>
              <w:marTop w:val="0"/>
              <w:marBottom w:val="0"/>
              <w:divBdr>
                <w:top w:val="none" w:sz="0" w:space="0" w:color="auto"/>
                <w:left w:val="none" w:sz="0" w:space="0" w:color="auto"/>
                <w:bottom w:val="none" w:sz="0" w:space="0" w:color="auto"/>
                <w:right w:val="none" w:sz="0" w:space="0" w:color="auto"/>
              </w:divBdr>
            </w:div>
            <w:div w:id="1299071788">
              <w:marLeft w:val="0"/>
              <w:marRight w:val="0"/>
              <w:marTop w:val="0"/>
              <w:marBottom w:val="0"/>
              <w:divBdr>
                <w:top w:val="none" w:sz="0" w:space="0" w:color="auto"/>
                <w:left w:val="none" w:sz="0" w:space="0" w:color="auto"/>
                <w:bottom w:val="none" w:sz="0" w:space="0" w:color="auto"/>
                <w:right w:val="none" w:sz="0" w:space="0" w:color="auto"/>
              </w:divBdr>
            </w:div>
            <w:div w:id="395128827">
              <w:marLeft w:val="0"/>
              <w:marRight w:val="0"/>
              <w:marTop w:val="0"/>
              <w:marBottom w:val="0"/>
              <w:divBdr>
                <w:top w:val="none" w:sz="0" w:space="0" w:color="auto"/>
                <w:left w:val="none" w:sz="0" w:space="0" w:color="auto"/>
                <w:bottom w:val="none" w:sz="0" w:space="0" w:color="auto"/>
                <w:right w:val="none" w:sz="0" w:space="0" w:color="auto"/>
              </w:divBdr>
            </w:div>
            <w:div w:id="137962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228623">
      <w:bodyDiv w:val="1"/>
      <w:marLeft w:val="0"/>
      <w:marRight w:val="0"/>
      <w:marTop w:val="0"/>
      <w:marBottom w:val="0"/>
      <w:divBdr>
        <w:top w:val="none" w:sz="0" w:space="0" w:color="auto"/>
        <w:left w:val="none" w:sz="0" w:space="0" w:color="auto"/>
        <w:bottom w:val="none" w:sz="0" w:space="0" w:color="auto"/>
        <w:right w:val="none" w:sz="0" w:space="0" w:color="auto"/>
      </w:divBdr>
    </w:div>
    <w:div w:id="1499534489">
      <w:bodyDiv w:val="1"/>
      <w:marLeft w:val="0"/>
      <w:marRight w:val="0"/>
      <w:marTop w:val="0"/>
      <w:marBottom w:val="0"/>
      <w:divBdr>
        <w:top w:val="none" w:sz="0" w:space="0" w:color="auto"/>
        <w:left w:val="none" w:sz="0" w:space="0" w:color="auto"/>
        <w:bottom w:val="none" w:sz="0" w:space="0" w:color="auto"/>
        <w:right w:val="none" w:sz="0" w:space="0" w:color="auto"/>
      </w:divBdr>
    </w:div>
    <w:div w:id="1505708784">
      <w:bodyDiv w:val="1"/>
      <w:marLeft w:val="0"/>
      <w:marRight w:val="0"/>
      <w:marTop w:val="0"/>
      <w:marBottom w:val="0"/>
      <w:divBdr>
        <w:top w:val="none" w:sz="0" w:space="0" w:color="auto"/>
        <w:left w:val="none" w:sz="0" w:space="0" w:color="auto"/>
        <w:bottom w:val="none" w:sz="0" w:space="0" w:color="auto"/>
        <w:right w:val="none" w:sz="0" w:space="0" w:color="auto"/>
      </w:divBdr>
      <w:divsChild>
        <w:div w:id="1850749691">
          <w:marLeft w:val="0"/>
          <w:marRight w:val="0"/>
          <w:marTop w:val="0"/>
          <w:marBottom w:val="0"/>
          <w:divBdr>
            <w:top w:val="none" w:sz="0" w:space="0" w:color="auto"/>
            <w:left w:val="none" w:sz="0" w:space="0" w:color="auto"/>
            <w:bottom w:val="none" w:sz="0" w:space="0" w:color="auto"/>
            <w:right w:val="none" w:sz="0" w:space="0" w:color="auto"/>
          </w:divBdr>
          <w:divsChild>
            <w:div w:id="939722644">
              <w:marLeft w:val="0"/>
              <w:marRight w:val="0"/>
              <w:marTop w:val="0"/>
              <w:marBottom w:val="0"/>
              <w:divBdr>
                <w:top w:val="none" w:sz="0" w:space="0" w:color="auto"/>
                <w:left w:val="none" w:sz="0" w:space="0" w:color="auto"/>
                <w:bottom w:val="none" w:sz="0" w:space="0" w:color="auto"/>
                <w:right w:val="none" w:sz="0" w:space="0" w:color="auto"/>
              </w:divBdr>
            </w:div>
            <w:div w:id="1248613182">
              <w:marLeft w:val="0"/>
              <w:marRight w:val="0"/>
              <w:marTop w:val="0"/>
              <w:marBottom w:val="0"/>
              <w:divBdr>
                <w:top w:val="none" w:sz="0" w:space="0" w:color="auto"/>
                <w:left w:val="none" w:sz="0" w:space="0" w:color="auto"/>
                <w:bottom w:val="none" w:sz="0" w:space="0" w:color="auto"/>
                <w:right w:val="none" w:sz="0" w:space="0" w:color="auto"/>
              </w:divBdr>
            </w:div>
            <w:div w:id="213468064">
              <w:marLeft w:val="0"/>
              <w:marRight w:val="0"/>
              <w:marTop w:val="0"/>
              <w:marBottom w:val="0"/>
              <w:divBdr>
                <w:top w:val="none" w:sz="0" w:space="0" w:color="auto"/>
                <w:left w:val="none" w:sz="0" w:space="0" w:color="auto"/>
                <w:bottom w:val="none" w:sz="0" w:space="0" w:color="auto"/>
                <w:right w:val="none" w:sz="0" w:space="0" w:color="auto"/>
              </w:divBdr>
            </w:div>
            <w:div w:id="1833327323">
              <w:marLeft w:val="0"/>
              <w:marRight w:val="0"/>
              <w:marTop w:val="0"/>
              <w:marBottom w:val="0"/>
              <w:divBdr>
                <w:top w:val="none" w:sz="0" w:space="0" w:color="auto"/>
                <w:left w:val="none" w:sz="0" w:space="0" w:color="auto"/>
                <w:bottom w:val="none" w:sz="0" w:space="0" w:color="auto"/>
                <w:right w:val="none" w:sz="0" w:space="0" w:color="auto"/>
              </w:divBdr>
            </w:div>
            <w:div w:id="752704232">
              <w:marLeft w:val="0"/>
              <w:marRight w:val="0"/>
              <w:marTop w:val="0"/>
              <w:marBottom w:val="0"/>
              <w:divBdr>
                <w:top w:val="none" w:sz="0" w:space="0" w:color="auto"/>
                <w:left w:val="none" w:sz="0" w:space="0" w:color="auto"/>
                <w:bottom w:val="none" w:sz="0" w:space="0" w:color="auto"/>
                <w:right w:val="none" w:sz="0" w:space="0" w:color="auto"/>
              </w:divBdr>
            </w:div>
            <w:div w:id="300815016">
              <w:marLeft w:val="0"/>
              <w:marRight w:val="0"/>
              <w:marTop w:val="0"/>
              <w:marBottom w:val="0"/>
              <w:divBdr>
                <w:top w:val="none" w:sz="0" w:space="0" w:color="auto"/>
                <w:left w:val="none" w:sz="0" w:space="0" w:color="auto"/>
                <w:bottom w:val="none" w:sz="0" w:space="0" w:color="auto"/>
                <w:right w:val="none" w:sz="0" w:space="0" w:color="auto"/>
              </w:divBdr>
            </w:div>
            <w:div w:id="1434589333">
              <w:marLeft w:val="0"/>
              <w:marRight w:val="0"/>
              <w:marTop w:val="0"/>
              <w:marBottom w:val="0"/>
              <w:divBdr>
                <w:top w:val="none" w:sz="0" w:space="0" w:color="auto"/>
                <w:left w:val="none" w:sz="0" w:space="0" w:color="auto"/>
                <w:bottom w:val="none" w:sz="0" w:space="0" w:color="auto"/>
                <w:right w:val="none" w:sz="0" w:space="0" w:color="auto"/>
              </w:divBdr>
            </w:div>
            <w:div w:id="764497890">
              <w:marLeft w:val="0"/>
              <w:marRight w:val="0"/>
              <w:marTop w:val="0"/>
              <w:marBottom w:val="0"/>
              <w:divBdr>
                <w:top w:val="none" w:sz="0" w:space="0" w:color="auto"/>
                <w:left w:val="none" w:sz="0" w:space="0" w:color="auto"/>
                <w:bottom w:val="none" w:sz="0" w:space="0" w:color="auto"/>
                <w:right w:val="none" w:sz="0" w:space="0" w:color="auto"/>
              </w:divBdr>
            </w:div>
            <w:div w:id="1138886322">
              <w:marLeft w:val="0"/>
              <w:marRight w:val="0"/>
              <w:marTop w:val="0"/>
              <w:marBottom w:val="0"/>
              <w:divBdr>
                <w:top w:val="none" w:sz="0" w:space="0" w:color="auto"/>
                <w:left w:val="none" w:sz="0" w:space="0" w:color="auto"/>
                <w:bottom w:val="none" w:sz="0" w:space="0" w:color="auto"/>
                <w:right w:val="none" w:sz="0" w:space="0" w:color="auto"/>
              </w:divBdr>
            </w:div>
            <w:div w:id="1966736448">
              <w:marLeft w:val="0"/>
              <w:marRight w:val="0"/>
              <w:marTop w:val="0"/>
              <w:marBottom w:val="0"/>
              <w:divBdr>
                <w:top w:val="none" w:sz="0" w:space="0" w:color="auto"/>
                <w:left w:val="none" w:sz="0" w:space="0" w:color="auto"/>
                <w:bottom w:val="none" w:sz="0" w:space="0" w:color="auto"/>
                <w:right w:val="none" w:sz="0" w:space="0" w:color="auto"/>
              </w:divBdr>
            </w:div>
            <w:div w:id="566646277">
              <w:marLeft w:val="0"/>
              <w:marRight w:val="0"/>
              <w:marTop w:val="0"/>
              <w:marBottom w:val="0"/>
              <w:divBdr>
                <w:top w:val="none" w:sz="0" w:space="0" w:color="auto"/>
                <w:left w:val="none" w:sz="0" w:space="0" w:color="auto"/>
                <w:bottom w:val="none" w:sz="0" w:space="0" w:color="auto"/>
                <w:right w:val="none" w:sz="0" w:space="0" w:color="auto"/>
              </w:divBdr>
            </w:div>
            <w:div w:id="243342159">
              <w:marLeft w:val="0"/>
              <w:marRight w:val="0"/>
              <w:marTop w:val="0"/>
              <w:marBottom w:val="0"/>
              <w:divBdr>
                <w:top w:val="none" w:sz="0" w:space="0" w:color="auto"/>
                <w:left w:val="none" w:sz="0" w:space="0" w:color="auto"/>
                <w:bottom w:val="none" w:sz="0" w:space="0" w:color="auto"/>
                <w:right w:val="none" w:sz="0" w:space="0" w:color="auto"/>
              </w:divBdr>
            </w:div>
            <w:div w:id="1064335225">
              <w:marLeft w:val="0"/>
              <w:marRight w:val="0"/>
              <w:marTop w:val="0"/>
              <w:marBottom w:val="0"/>
              <w:divBdr>
                <w:top w:val="none" w:sz="0" w:space="0" w:color="auto"/>
                <w:left w:val="none" w:sz="0" w:space="0" w:color="auto"/>
                <w:bottom w:val="none" w:sz="0" w:space="0" w:color="auto"/>
                <w:right w:val="none" w:sz="0" w:space="0" w:color="auto"/>
              </w:divBdr>
            </w:div>
            <w:div w:id="94205756">
              <w:marLeft w:val="0"/>
              <w:marRight w:val="0"/>
              <w:marTop w:val="0"/>
              <w:marBottom w:val="0"/>
              <w:divBdr>
                <w:top w:val="none" w:sz="0" w:space="0" w:color="auto"/>
                <w:left w:val="none" w:sz="0" w:space="0" w:color="auto"/>
                <w:bottom w:val="none" w:sz="0" w:space="0" w:color="auto"/>
                <w:right w:val="none" w:sz="0" w:space="0" w:color="auto"/>
              </w:divBdr>
            </w:div>
            <w:div w:id="1750880323">
              <w:marLeft w:val="0"/>
              <w:marRight w:val="0"/>
              <w:marTop w:val="0"/>
              <w:marBottom w:val="0"/>
              <w:divBdr>
                <w:top w:val="none" w:sz="0" w:space="0" w:color="auto"/>
                <w:left w:val="none" w:sz="0" w:space="0" w:color="auto"/>
                <w:bottom w:val="none" w:sz="0" w:space="0" w:color="auto"/>
                <w:right w:val="none" w:sz="0" w:space="0" w:color="auto"/>
              </w:divBdr>
            </w:div>
            <w:div w:id="687409823">
              <w:marLeft w:val="0"/>
              <w:marRight w:val="0"/>
              <w:marTop w:val="0"/>
              <w:marBottom w:val="0"/>
              <w:divBdr>
                <w:top w:val="none" w:sz="0" w:space="0" w:color="auto"/>
                <w:left w:val="none" w:sz="0" w:space="0" w:color="auto"/>
                <w:bottom w:val="none" w:sz="0" w:space="0" w:color="auto"/>
                <w:right w:val="none" w:sz="0" w:space="0" w:color="auto"/>
              </w:divBdr>
            </w:div>
            <w:div w:id="1874223056">
              <w:marLeft w:val="0"/>
              <w:marRight w:val="0"/>
              <w:marTop w:val="0"/>
              <w:marBottom w:val="0"/>
              <w:divBdr>
                <w:top w:val="none" w:sz="0" w:space="0" w:color="auto"/>
                <w:left w:val="none" w:sz="0" w:space="0" w:color="auto"/>
                <w:bottom w:val="none" w:sz="0" w:space="0" w:color="auto"/>
                <w:right w:val="none" w:sz="0" w:space="0" w:color="auto"/>
              </w:divBdr>
            </w:div>
            <w:div w:id="1304851693">
              <w:marLeft w:val="0"/>
              <w:marRight w:val="0"/>
              <w:marTop w:val="0"/>
              <w:marBottom w:val="0"/>
              <w:divBdr>
                <w:top w:val="none" w:sz="0" w:space="0" w:color="auto"/>
                <w:left w:val="none" w:sz="0" w:space="0" w:color="auto"/>
                <w:bottom w:val="none" w:sz="0" w:space="0" w:color="auto"/>
                <w:right w:val="none" w:sz="0" w:space="0" w:color="auto"/>
              </w:divBdr>
            </w:div>
            <w:div w:id="1155994633">
              <w:marLeft w:val="0"/>
              <w:marRight w:val="0"/>
              <w:marTop w:val="0"/>
              <w:marBottom w:val="0"/>
              <w:divBdr>
                <w:top w:val="none" w:sz="0" w:space="0" w:color="auto"/>
                <w:left w:val="none" w:sz="0" w:space="0" w:color="auto"/>
                <w:bottom w:val="none" w:sz="0" w:space="0" w:color="auto"/>
                <w:right w:val="none" w:sz="0" w:space="0" w:color="auto"/>
              </w:divBdr>
            </w:div>
            <w:div w:id="709111054">
              <w:marLeft w:val="0"/>
              <w:marRight w:val="0"/>
              <w:marTop w:val="0"/>
              <w:marBottom w:val="0"/>
              <w:divBdr>
                <w:top w:val="none" w:sz="0" w:space="0" w:color="auto"/>
                <w:left w:val="none" w:sz="0" w:space="0" w:color="auto"/>
                <w:bottom w:val="none" w:sz="0" w:space="0" w:color="auto"/>
                <w:right w:val="none" w:sz="0" w:space="0" w:color="auto"/>
              </w:divBdr>
            </w:div>
            <w:div w:id="356008180">
              <w:marLeft w:val="0"/>
              <w:marRight w:val="0"/>
              <w:marTop w:val="0"/>
              <w:marBottom w:val="0"/>
              <w:divBdr>
                <w:top w:val="none" w:sz="0" w:space="0" w:color="auto"/>
                <w:left w:val="none" w:sz="0" w:space="0" w:color="auto"/>
                <w:bottom w:val="none" w:sz="0" w:space="0" w:color="auto"/>
                <w:right w:val="none" w:sz="0" w:space="0" w:color="auto"/>
              </w:divBdr>
            </w:div>
            <w:div w:id="1606385605">
              <w:marLeft w:val="0"/>
              <w:marRight w:val="0"/>
              <w:marTop w:val="0"/>
              <w:marBottom w:val="0"/>
              <w:divBdr>
                <w:top w:val="none" w:sz="0" w:space="0" w:color="auto"/>
                <w:left w:val="none" w:sz="0" w:space="0" w:color="auto"/>
                <w:bottom w:val="none" w:sz="0" w:space="0" w:color="auto"/>
                <w:right w:val="none" w:sz="0" w:space="0" w:color="auto"/>
              </w:divBdr>
            </w:div>
            <w:div w:id="1196963181">
              <w:marLeft w:val="0"/>
              <w:marRight w:val="0"/>
              <w:marTop w:val="0"/>
              <w:marBottom w:val="0"/>
              <w:divBdr>
                <w:top w:val="none" w:sz="0" w:space="0" w:color="auto"/>
                <w:left w:val="none" w:sz="0" w:space="0" w:color="auto"/>
                <w:bottom w:val="none" w:sz="0" w:space="0" w:color="auto"/>
                <w:right w:val="none" w:sz="0" w:space="0" w:color="auto"/>
              </w:divBdr>
            </w:div>
            <w:div w:id="656541688">
              <w:marLeft w:val="0"/>
              <w:marRight w:val="0"/>
              <w:marTop w:val="0"/>
              <w:marBottom w:val="0"/>
              <w:divBdr>
                <w:top w:val="none" w:sz="0" w:space="0" w:color="auto"/>
                <w:left w:val="none" w:sz="0" w:space="0" w:color="auto"/>
                <w:bottom w:val="none" w:sz="0" w:space="0" w:color="auto"/>
                <w:right w:val="none" w:sz="0" w:space="0" w:color="auto"/>
              </w:divBdr>
            </w:div>
            <w:div w:id="1181823231">
              <w:marLeft w:val="0"/>
              <w:marRight w:val="0"/>
              <w:marTop w:val="0"/>
              <w:marBottom w:val="0"/>
              <w:divBdr>
                <w:top w:val="none" w:sz="0" w:space="0" w:color="auto"/>
                <w:left w:val="none" w:sz="0" w:space="0" w:color="auto"/>
                <w:bottom w:val="none" w:sz="0" w:space="0" w:color="auto"/>
                <w:right w:val="none" w:sz="0" w:space="0" w:color="auto"/>
              </w:divBdr>
            </w:div>
            <w:div w:id="973607728">
              <w:marLeft w:val="0"/>
              <w:marRight w:val="0"/>
              <w:marTop w:val="0"/>
              <w:marBottom w:val="0"/>
              <w:divBdr>
                <w:top w:val="none" w:sz="0" w:space="0" w:color="auto"/>
                <w:left w:val="none" w:sz="0" w:space="0" w:color="auto"/>
                <w:bottom w:val="none" w:sz="0" w:space="0" w:color="auto"/>
                <w:right w:val="none" w:sz="0" w:space="0" w:color="auto"/>
              </w:divBdr>
            </w:div>
            <w:div w:id="467282007">
              <w:marLeft w:val="0"/>
              <w:marRight w:val="0"/>
              <w:marTop w:val="0"/>
              <w:marBottom w:val="0"/>
              <w:divBdr>
                <w:top w:val="none" w:sz="0" w:space="0" w:color="auto"/>
                <w:left w:val="none" w:sz="0" w:space="0" w:color="auto"/>
                <w:bottom w:val="none" w:sz="0" w:space="0" w:color="auto"/>
                <w:right w:val="none" w:sz="0" w:space="0" w:color="auto"/>
              </w:divBdr>
            </w:div>
            <w:div w:id="50883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066452">
      <w:bodyDiv w:val="1"/>
      <w:marLeft w:val="0"/>
      <w:marRight w:val="0"/>
      <w:marTop w:val="0"/>
      <w:marBottom w:val="0"/>
      <w:divBdr>
        <w:top w:val="none" w:sz="0" w:space="0" w:color="auto"/>
        <w:left w:val="none" w:sz="0" w:space="0" w:color="auto"/>
        <w:bottom w:val="none" w:sz="0" w:space="0" w:color="auto"/>
        <w:right w:val="none" w:sz="0" w:space="0" w:color="auto"/>
      </w:divBdr>
      <w:divsChild>
        <w:div w:id="866718974">
          <w:marLeft w:val="0"/>
          <w:marRight w:val="0"/>
          <w:marTop w:val="0"/>
          <w:marBottom w:val="0"/>
          <w:divBdr>
            <w:top w:val="none" w:sz="0" w:space="0" w:color="auto"/>
            <w:left w:val="none" w:sz="0" w:space="0" w:color="auto"/>
            <w:bottom w:val="none" w:sz="0" w:space="0" w:color="auto"/>
            <w:right w:val="none" w:sz="0" w:space="0" w:color="auto"/>
          </w:divBdr>
          <w:divsChild>
            <w:div w:id="1486315411">
              <w:marLeft w:val="0"/>
              <w:marRight w:val="0"/>
              <w:marTop w:val="0"/>
              <w:marBottom w:val="0"/>
              <w:divBdr>
                <w:top w:val="none" w:sz="0" w:space="0" w:color="auto"/>
                <w:left w:val="none" w:sz="0" w:space="0" w:color="auto"/>
                <w:bottom w:val="none" w:sz="0" w:space="0" w:color="auto"/>
                <w:right w:val="none" w:sz="0" w:space="0" w:color="auto"/>
              </w:divBdr>
            </w:div>
            <w:div w:id="854810232">
              <w:marLeft w:val="0"/>
              <w:marRight w:val="0"/>
              <w:marTop w:val="0"/>
              <w:marBottom w:val="0"/>
              <w:divBdr>
                <w:top w:val="none" w:sz="0" w:space="0" w:color="auto"/>
                <w:left w:val="none" w:sz="0" w:space="0" w:color="auto"/>
                <w:bottom w:val="none" w:sz="0" w:space="0" w:color="auto"/>
                <w:right w:val="none" w:sz="0" w:space="0" w:color="auto"/>
              </w:divBdr>
            </w:div>
            <w:div w:id="1292906755">
              <w:marLeft w:val="0"/>
              <w:marRight w:val="0"/>
              <w:marTop w:val="0"/>
              <w:marBottom w:val="0"/>
              <w:divBdr>
                <w:top w:val="none" w:sz="0" w:space="0" w:color="auto"/>
                <w:left w:val="none" w:sz="0" w:space="0" w:color="auto"/>
                <w:bottom w:val="none" w:sz="0" w:space="0" w:color="auto"/>
                <w:right w:val="none" w:sz="0" w:space="0" w:color="auto"/>
              </w:divBdr>
            </w:div>
            <w:div w:id="1383211486">
              <w:marLeft w:val="0"/>
              <w:marRight w:val="0"/>
              <w:marTop w:val="0"/>
              <w:marBottom w:val="0"/>
              <w:divBdr>
                <w:top w:val="none" w:sz="0" w:space="0" w:color="auto"/>
                <w:left w:val="none" w:sz="0" w:space="0" w:color="auto"/>
                <w:bottom w:val="none" w:sz="0" w:space="0" w:color="auto"/>
                <w:right w:val="none" w:sz="0" w:space="0" w:color="auto"/>
              </w:divBdr>
            </w:div>
            <w:div w:id="1333608896">
              <w:marLeft w:val="0"/>
              <w:marRight w:val="0"/>
              <w:marTop w:val="0"/>
              <w:marBottom w:val="0"/>
              <w:divBdr>
                <w:top w:val="none" w:sz="0" w:space="0" w:color="auto"/>
                <w:left w:val="none" w:sz="0" w:space="0" w:color="auto"/>
                <w:bottom w:val="none" w:sz="0" w:space="0" w:color="auto"/>
                <w:right w:val="none" w:sz="0" w:space="0" w:color="auto"/>
              </w:divBdr>
            </w:div>
            <w:div w:id="2043938779">
              <w:marLeft w:val="0"/>
              <w:marRight w:val="0"/>
              <w:marTop w:val="0"/>
              <w:marBottom w:val="0"/>
              <w:divBdr>
                <w:top w:val="none" w:sz="0" w:space="0" w:color="auto"/>
                <w:left w:val="none" w:sz="0" w:space="0" w:color="auto"/>
                <w:bottom w:val="none" w:sz="0" w:space="0" w:color="auto"/>
                <w:right w:val="none" w:sz="0" w:space="0" w:color="auto"/>
              </w:divBdr>
            </w:div>
            <w:div w:id="1952007445">
              <w:marLeft w:val="0"/>
              <w:marRight w:val="0"/>
              <w:marTop w:val="0"/>
              <w:marBottom w:val="0"/>
              <w:divBdr>
                <w:top w:val="none" w:sz="0" w:space="0" w:color="auto"/>
                <w:left w:val="none" w:sz="0" w:space="0" w:color="auto"/>
                <w:bottom w:val="none" w:sz="0" w:space="0" w:color="auto"/>
                <w:right w:val="none" w:sz="0" w:space="0" w:color="auto"/>
              </w:divBdr>
            </w:div>
            <w:div w:id="1159880259">
              <w:marLeft w:val="0"/>
              <w:marRight w:val="0"/>
              <w:marTop w:val="0"/>
              <w:marBottom w:val="0"/>
              <w:divBdr>
                <w:top w:val="none" w:sz="0" w:space="0" w:color="auto"/>
                <w:left w:val="none" w:sz="0" w:space="0" w:color="auto"/>
                <w:bottom w:val="none" w:sz="0" w:space="0" w:color="auto"/>
                <w:right w:val="none" w:sz="0" w:space="0" w:color="auto"/>
              </w:divBdr>
            </w:div>
            <w:div w:id="1165973312">
              <w:marLeft w:val="0"/>
              <w:marRight w:val="0"/>
              <w:marTop w:val="0"/>
              <w:marBottom w:val="0"/>
              <w:divBdr>
                <w:top w:val="none" w:sz="0" w:space="0" w:color="auto"/>
                <w:left w:val="none" w:sz="0" w:space="0" w:color="auto"/>
                <w:bottom w:val="none" w:sz="0" w:space="0" w:color="auto"/>
                <w:right w:val="none" w:sz="0" w:space="0" w:color="auto"/>
              </w:divBdr>
            </w:div>
            <w:div w:id="1176074535">
              <w:marLeft w:val="0"/>
              <w:marRight w:val="0"/>
              <w:marTop w:val="0"/>
              <w:marBottom w:val="0"/>
              <w:divBdr>
                <w:top w:val="none" w:sz="0" w:space="0" w:color="auto"/>
                <w:left w:val="none" w:sz="0" w:space="0" w:color="auto"/>
                <w:bottom w:val="none" w:sz="0" w:space="0" w:color="auto"/>
                <w:right w:val="none" w:sz="0" w:space="0" w:color="auto"/>
              </w:divBdr>
            </w:div>
            <w:div w:id="1840345851">
              <w:marLeft w:val="0"/>
              <w:marRight w:val="0"/>
              <w:marTop w:val="0"/>
              <w:marBottom w:val="0"/>
              <w:divBdr>
                <w:top w:val="none" w:sz="0" w:space="0" w:color="auto"/>
                <w:left w:val="none" w:sz="0" w:space="0" w:color="auto"/>
                <w:bottom w:val="none" w:sz="0" w:space="0" w:color="auto"/>
                <w:right w:val="none" w:sz="0" w:space="0" w:color="auto"/>
              </w:divBdr>
            </w:div>
            <w:div w:id="1022168572">
              <w:marLeft w:val="0"/>
              <w:marRight w:val="0"/>
              <w:marTop w:val="0"/>
              <w:marBottom w:val="0"/>
              <w:divBdr>
                <w:top w:val="none" w:sz="0" w:space="0" w:color="auto"/>
                <w:left w:val="none" w:sz="0" w:space="0" w:color="auto"/>
                <w:bottom w:val="none" w:sz="0" w:space="0" w:color="auto"/>
                <w:right w:val="none" w:sz="0" w:space="0" w:color="auto"/>
              </w:divBdr>
            </w:div>
            <w:div w:id="440876280">
              <w:marLeft w:val="0"/>
              <w:marRight w:val="0"/>
              <w:marTop w:val="0"/>
              <w:marBottom w:val="0"/>
              <w:divBdr>
                <w:top w:val="none" w:sz="0" w:space="0" w:color="auto"/>
                <w:left w:val="none" w:sz="0" w:space="0" w:color="auto"/>
                <w:bottom w:val="none" w:sz="0" w:space="0" w:color="auto"/>
                <w:right w:val="none" w:sz="0" w:space="0" w:color="auto"/>
              </w:divBdr>
            </w:div>
            <w:div w:id="229460894">
              <w:marLeft w:val="0"/>
              <w:marRight w:val="0"/>
              <w:marTop w:val="0"/>
              <w:marBottom w:val="0"/>
              <w:divBdr>
                <w:top w:val="none" w:sz="0" w:space="0" w:color="auto"/>
                <w:left w:val="none" w:sz="0" w:space="0" w:color="auto"/>
                <w:bottom w:val="none" w:sz="0" w:space="0" w:color="auto"/>
                <w:right w:val="none" w:sz="0" w:space="0" w:color="auto"/>
              </w:divBdr>
            </w:div>
            <w:div w:id="407770508">
              <w:marLeft w:val="0"/>
              <w:marRight w:val="0"/>
              <w:marTop w:val="0"/>
              <w:marBottom w:val="0"/>
              <w:divBdr>
                <w:top w:val="none" w:sz="0" w:space="0" w:color="auto"/>
                <w:left w:val="none" w:sz="0" w:space="0" w:color="auto"/>
                <w:bottom w:val="none" w:sz="0" w:space="0" w:color="auto"/>
                <w:right w:val="none" w:sz="0" w:space="0" w:color="auto"/>
              </w:divBdr>
            </w:div>
            <w:div w:id="600143651">
              <w:marLeft w:val="0"/>
              <w:marRight w:val="0"/>
              <w:marTop w:val="0"/>
              <w:marBottom w:val="0"/>
              <w:divBdr>
                <w:top w:val="none" w:sz="0" w:space="0" w:color="auto"/>
                <w:left w:val="none" w:sz="0" w:space="0" w:color="auto"/>
                <w:bottom w:val="none" w:sz="0" w:space="0" w:color="auto"/>
                <w:right w:val="none" w:sz="0" w:space="0" w:color="auto"/>
              </w:divBdr>
            </w:div>
            <w:div w:id="796796672">
              <w:marLeft w:val="0"/>
              <w:marRight w:val="0"/>
              <w:marTop w:val="0"/>
              <w:marBottom w:val="0"/>
              <w:divBdr>
                <w:top w:val="none" w:sz="0" w:space="0" w:color="auto"/>
                <w:left w:val="none" w:sz="0" w:space="0" w:color="auto"/>
                <w:bottom w:val="none" w:sz="0" w:space="0" w:color="auto"/>
                <w:right w:val="none" w:sz="0" w:space="0" w:color="auto"/>
              </w:divBdr>
            </w:div>
            <w:div w:id="1294405930">
              <w:marLeft w:val="0"/>
              <w:marRight w:val="0"/>
              <w:marTop w:val="0"/>
              <w:marBottom w:val="0"/>
              <w:divBdr>
                <w:top w:val="none" w:sz="0" w:space="0" w:color="auto"/>
                <w:left w:val="none" w:sz="0" w:space="0" w:color="auto"/>
                <w:bottom w:val="none" w:sz="0" w:space="0" w:color="auto"/>
                <w:right w:val="none" w:sz="0" w:space="0" w:color="auto"/>
              </w:divBdr>
            </w:div>
            <w:div w:id="141312309">
              <w:marLeft w:val="0"/>
              <w:marRight w:val="0"/>
              <w:marTop w:val="0"/>
              <w:marBottom w:val="0"/>
              <w:divBdr>
                <w:top w:val="none" w:sz="0" w:space="0" w:color="auto"/>
                <w:left w:val="none" w:sz="0" w:space="0" w:color="auto"/>
                <w:bottom w:val="none" w:sz="0" w:space="0" w:color="auto"/>
                <w:right w:val="none" w:sz="0" w:space="0" w:color="auto"/>
              </w:divBdr>
            </w:div>
            <w:div w:id="477722597">
              <w:marLeft w:val="0"/>
              <w:marRight w:val="0"/>
              <w:marTop w:val="0"/>
              <w:marBottom w:val="0"/>
              <w:divBdr>
                <w:top w:val="none" w:sz="0" w:space="0" w:color="auto"/>
                <w:left w:val="none" w:sz="0" w:space="0" w:color="auto"/>
                <w:bottom w:val="none" w:sz="0" w:space="0" w:color="auto"/>
                <w:right w:val="none" w:sz="0" w:space="0" w:color="auto"/>
              </w:divBdr>
            </w:div>
            <w:div w:id="634338743">
              <w:marLeft w:val="0"/>
              <w:marRight w:val="0"/>
              <w:marTop w:val="0"/>
              <w:marBottom w:val="0"/>
              <w:divBdr>
                <w:top w:val="none" w:sz="0" w:space="0" w:color="auto"/>
                <w:left w:val="none" w:sz="0" w:space="0" w:color="auto"/>
                <w:bottom w:val="none" w:sz="0" w:space="0" w:color="auto"/>
                <w:right w:val="none" w:sz="0" w:space="0" w:color="auto"/>
              </w:divBdr>
            </w:div>
            <w:div w:id="767654985">
              <w:marLeft w:val="0"/>
              <w:marRight w:val="0"/>
              <w:marTop w:val="0"/>
              <w:marBottom w:val="0"/>
              <w:divBdr>
                <w:top w:val="none" w:sz="0" w:space="0" w:color="auto"/>
                <w:left w:val="none" w:sz="0" w:space="0" w:color="auto"/>
                <w:bottom w:val="none" w:sz="0" w:space="0" w:color="auto"/>
                <w:right w:val="none" w:sz="0" w:space="0" w:color="auto"/>
              </w:divBdr>
            </w:div>
            <w:div w:id="495417395">
              <w:marLeft w:val="0"/>
              <w:marRight w:val="0"/>
              <w:marTop w:val="0"/>
              <w:marBottom w:val="0"/>
              <w:divBdr>
                <w:top w:val="none" w:sz="0" w:space="0" w:color="auto"/>
                <w:left w:val="none" w:sz="0" w:space="0" w:color="auto"/>
                <w:bottom w:val="none" w:sz="0" w:space="0" w:color="auto"/>
                <w:right w:val="none" w:sz="0" w:space="0" w:color="auto"/>
              </w:divBdr>
            </w:div>
            <w:div w:id="1929725090">
              <w:marLeft w:val="0"/>
              <w:marRight w:val="0"/>
              <w:marTop w:val="0"/>
              <w:marBottom w:val="0"/>
              <w:divBdr>
                <w:top w:val="none" w:sz="0" w:space="0" w:color="auto"/>
                <w:left w:val="none" w:sz="0" w:space="0" w:color="auto"/>
                <w:bottom w:val="none" w:sz="0" w:space="0" w:color="auto"/>
                <w:right w:val="none" w:sz="0" w:space="0" w:color="auto"/>
              </w:divBdr>
            </w:div>
            <w:div w:id="404232223">
              <w:marLeft w:val="0"/>
              <w:marRight w:val="0"/>
              <w:marTop w:val="0"/>
              <w:marBottom w:val="0"/>
              <w:divBdr>
                <w:top w:val="none" w:sz="0" w:space="0" w:color="auto"/>
                <w:left w:val="none" w:sz="0" w:space="0" w:color="auto"/>
                <w:bottom w:val="none" w:sz="0" w:space="0" w:color="auto"/>
                <w:right w:val="none" w:sz="0" w:space="0" w:color="auto"/>
              </w:divBdr>
            </w:div>
            <w:div w:id="1911690533">
              <w:marLeft w:val="0"/>
              <w:marRight w:val="0"/>
              <w:marTop w:val="0"/>
              <w:marBottom w:val="0"/>
              <w:divBdr>
                <w:top w:val="none" w:sz="0" w:space="0" w:color="auto"/>
                <w:left w:val="none" w:sz="0" w:space="0" w:color="auto"/>
                <w:bottom w:val="none" w:sz="0" w:space="0" w:color="auto"/>
                <w:right w:val="none" w:sz="0" w:space="0" w:color="auto"/>
              </w:divBdr>
            </w:div>
            <w:div w:id="802043776">
              <w:marLeft w:val="0"/>
              <w:marRight w:val="0"/>
              <w:marTop w:val="0"/>
              <w:marBottom w:val="0"/>
              <w:divBdr>
                <w:top w:val="none" w:sz="0" w:space="0" w:color="auto"/>
                <w:left w:val="none" w:sz="0" w:space="0" w:color="auto"/>
                <w:bottom w:val="none" w:sz="0" w:space="0" w:color="auto"/>
                <w:right w:val="none" w:sz="0" w:space="0" w:color="auto"/>
              </w:divBdr>
            </w:div>
            <w:div w:id="1234509689">
              <w:marLeft w:val="0"/>
              <w:marRight w:val="0"/>
              <w:marTop w:val="0"/>
              <w:marBottom w:val="0"/>
              <w:divBdr>
                <w:top w:val="none" w:sz="0" w:space="0" w:color="auto"/>
                <w:left w:val="none" w:sz="0" w:space="0" w:color="auto"/>
                <w:bottom w:val="none" w:sz="0" w:space="0" w:color="auto"/>
                <w:right w:val="none" w:sz="0" w:space="0" w:color="auto"/>
              </w:divBdr>
            </w:div>
            <w:div w:id="1718428269">
              <w:marLeft w:val="0"/>
              <w:marRight w:val="0"/>
              <w:marTop w:val="0"/>
              <w:marBottom w:val="0"/>
              <w:divBdr>
                <w:top w:val="none" w:sz="0" w:space="0" w:color="auto"/>
                <w:left w:val="none" w:sz="0" w:space="0" w:color="auto"/>
                <w:bottom w:val="none" w:sz="0" w:space="0" w:color="auto"/>
                <w:right w:val="none" w:sz="0" w:space="0" w:color="auto"/>
              </w:divBdr>
            </w:div>
            <w:div w:id="1282302872">
              <w:marLeft w:val="0"/>
              <w:marRight w:val="0"/>
              <w:marTop w:val="0"/>
              <w:marBottom w:val="0"/>
              <w:divBdr>
                <w:top w:val="none" w:sz="0" w:space="0" w:color="auto"/>
                <w:left w:val="none" w:sz="0" w:space="0" w:color="auto"/>
                <w:bottom w:val="none" w:sz="0" w:space="0" w:color="auto"/>
                <w:right w:val="none" w:sz="0" w:space="0" w:color="auto"/>
              </w:divBdr>
            </w:div>
            <w:div w:id="1898737254">
              <w:marLeft w:val="0"/>
              <w:marRight w:val="0"/>
              <w:marTop w:val="0"/>
              <w:marBottom w:val="0"/>
              <w:divBdr>
                <w:top w:val="none" w:sz="0" w:space="0" w:color="auto"/>
                <w:left w:val="none" w:sz="0" w:space="0" w:color="auto"/>
                <w:bottom w:val="none" w:sz="0" w:space="0" w:color="auto"/>
                <w:right w:val="none" w:sz="0" w:space="0" w:color="auto"/>
              </w:divBdr>
            </w:div>
            <w:div w:id="1615671305">
              <w:marLeft w:val="0"/>
              <w:marRight w:val="0"/>
              <w:marTop w:val="0"/>
              <w:marBottom w:val="0"/>
              <w:divBdr>
                <w:top w:val="none" w:sz="0" w:space="0" w:color="auto"/>
                <w:left w:val="none" w:sz="0" w:space="0" w:color="auto"/>
                <w:bottom w:val="none" w:sz="0" w:space="0" w:color="auto"/>
                <w:right w:val="none" w:sz="0" w:space="0" w:color="auto"/>
              </w:divBdr>
            </w:div>
            <w:div w:id="1521817451">
              <w:marLeft w:val="0"/>
              <w:marRight w:val="0"/>
              <w:marTop w:val="0"/>
              <w:marBottom w:val="0"/>
              <w:divBdr>
                <w:top w:val="none" w:sz="0" w:space="0" w:color="auto"/>
                <w:left w:val="none" w:sz="0" w:space="0" w:color="auto"/>
                <w:bottom w:val="none" w:sz="0" w:space="0" w:color="auto"/>
                <w:right w:val="none" w:sz="0" w:space="0" w:color="auto"/>
              </w:divBdr>
            </w:div>
            <w:div w:id="2126192661">
              <w:marLeft w:val="0"/>
              <w:marRight w:val="0"/>
              <w:marTop w:val="0"/>
              <w:marBottom w:val="0"/>
              <w:divBdr>
                <w:top w:val="none" w:sz="0" w:space="0" w:color="auto"/>
                <w:left w:val="none" w:sz="0" w:space="0" w:color="auto"/>
                <w:bottom w:val="none" w:sz="0" w:space="0" w:color="auto"/>
                <w:right w:val="none" w:sz="0" w:space="0" w:color="auto"/>
              </w:divBdr>
            </w:div>
            <w:div w:id="1617327139">
              <w:marLeft w:val="0"/>
              <w:marRight w:val="0"/>
              <w:marTop w:val="0"/>
              <w:marBottom w:val="0"/>
              <w:divBdr>
                <w:top w:val="none" w:sz="0" w:space="0" w:color="auto"/>
                <w:left w:val="none" w:sz="0" w:space="0" w:color="auto"/>
                <w:bottom w:val="none" w:sz="0" w:space="0" w:color="auto"/>
                <w:right w:val="none" w:sz="0" w:space="0" w:color="auto"/>
              </w:divBdr>
            </w:div>
            <w:div w:id="428090407">
              <w:marLeft w:val="0"/>
              <w:marRight w:val="0"/>
              <w:marTop w:val="0"/>
              <w:marBottom w:val="0"/>
              <w:divBdr>
                <w:top w:val="none" w:sz="0" w:space="0" w:color="auto"/>
                <w:left w:val="none" w:sz="0" w:space="0" w:color="auto"/>
                <w:bottom w:val="none" w:sz="0" w:space="0" w:color="auto"/>
                <w:right w:val="none" w:sz="0" w:space="0" w:color="auto"/>
              </w:divBdr>
            </w:div>
            <w:div w:id="60718880">
              <w:marLeft w:val="0"/>
              <w:marRight w:val="0"/>
              <w:marTop w:val="0"/>
              <w:marBottom w:val="0"/>
              <w:divBdr>
                <w:top w:val="none" w:sz="0" w:space="0" w:color="auto"/>
                <w:left w:val="none" w:sz="0" w:space="0" w:color="auto"/>
                <w:bottom w:val="none" w:sz="0" w:space="0" w:color="auto"/>
                <w:right w:val="none" w:sz="0" w:space="0" w:color="auto"/>
              </w:divBdr>
            </w:div>
            <w:div w:id="439301586">
              <w:marLeft w:val="0"/>
              <w:marRight w:val="0"/>
              <w:marTop w:val="0"/>
              <w:marBottom w:val="0"/>
              <w:divBdr>
                <w:top w:val="none" w:sz="0" w:space="0" w:color="auto"/>
                <w:left w:val="none" w:sz="0" w:space="0" w:color="auto"/>
                <w:bottom w:val="none" w:sz="0" w:space="0" w:color="auto"/>
                <w:right w:val="none" w:sz="0" w:space="0" w:color="auto"/>
              </w:divBdr>
            </w:div>
            <w:div w:id="1315991035">
              <w:marLeft w:val="0"/>
              <w:marRight w:val="0"/>
              <w:marTop w:val="0"/>
              <w:marBottom w:val="0"/>
              <w:divBdr>
                <w:top w:val="none" w:sz="0" w:space="0" w:color="auto"/>
                <w:left w:val="none" w:sz="0" w:space="0" w:color="auto"/>
                <w:bottom w:val="none" w:sz="0" w:space="0" w:color="auto"/>
                <w:right w:val="none" w:sz="0" w:space="0" w:color="auto"/>
              </w:divBdr>
            </w:div>
            <w:div w:id="1598630933">
              <w:marLeft w:val="0"/>
              <w:marRight w:val="0"/>
              <w:marTop w:val="0"/>
              <w:marBottom w:val="0"/>
              <w:divBdr>
                <w:top w:val="none" w:sz="0" w:space="0" w:color="auto"/>
                <w:left w:val="none" w:sz="0" w:space="0" w:color="auto"/>
                <w:bottom w:val="none" w:sz="0" w:space="0" w:color="auto"/>
                <w:right w:val="none" w:sz="0" w:space="0" w:color="auto"/>
              </w:divBdr>
            </w:div>
            <w:div w:id="860320158">
              <w:marLeft w:val="0"/>
              <w:marRight w:val="0"/>
              <w:marTop w:val="0"/>
              <w:marBottom w:val="0"/>
              <w:divBdr>
                <w:top w:val="none" w:sz="0" w:space="0" w:color="auto"/>
                <w:left w:val="none" w:sz="0" w:space="0" w:color="auto"/>
                <w:bottom w:val="none" w:sz="0" w:space="0" w:color="auto"/>
                <w:right w:val="none" w:sz="0" w:space="0" w:color="auto"/>
              </w:divBdr>
            </w:div>
            <w:div w:id="1909225194">
              <w:marLeft w:val="0"/>
              <w:marRight w:val="0"/>
              <w:marTop w:val="0"/>
              <w:marBottom w:val="0"/>
              <w:divBdr>
                <w:top w:val="none" w:sz="0" w:space="0" w:color="auto"/>
                <w:left w:val="none" w:sz="0" w:space="0" w:color="auto"/>
                <w:bottom w:val="none" w:sz="0" w:space="0" w:color="auto"/>
                <w:right w:val="none" w:sz="0" w:space="0" w:color="auto"/>
              </w:divBdr>
            </w:div>
            <w:div w:id="623385942">
              <w:marLeft w:val="0"/>
              <w:marRight w:val="0"/>
              <w:marTop w:val="0"/>
              <w:marBottom w:val="0"/>
              <w:divBdr>
                <w:top w:val="none" w:sz="0" w:space="0" w:color="auto"/>
                <w:left w:val="none" w:sz="0" w:space="0" w:color="auto"/>
                <w:bottom w:val="none" w:sz="0" w:space="0" w:color="auto"/>
                <w:right w:val="none" w:sz="0" w:space="0" w:color="auto"/>
              </w:divBdr>
            </w:div>
            <w:div w:id="1973708151">
              <w:marLeft w:val="0"/>
              <w:marRight w:val="0"/>
              <w:marTop w:val="0"/>
              <w:marBottom w:val="0"/>
              <w:divBdr>
                <w:top w:val="none" w:sz="0" w:space="0" w:color="auto"/>
                <w:left w:val="none" w:sz="0" w:space="0" w:color="auto"/>
                <w:bottom w:val="none" w:sz="0" w:space="0" w:color="auto"/>
                <w:right w:val="none" w:sz="0" w:space="0" w:color="auto"/>
              </w:divBdr>
            </w:div>
            <w:div w:id="615334888">
              <w:marLeft w:val="0"/>
              <w:marRight w:val="0"/>
              <w:marTop w:val="0"/>
              <w:marBottom w:val="0"/>
              <w:divBdr>
                <w:top w:val="none" w:sz="0" w:space="0" w:color="auto"/>
                <w:left w:val="none" w:sz="0" w:space="0" w:color="auto"/>
                <w:bottom w:val="none" w:sz="0" w:space="0" w:color="auto"/>
                <w:right w:val="none" w:sz="0" w:space="0" w:color="auto"/>
              </w:divBdr>
            </w:div>
            <w:div w:id="70105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234362">
      <w:bodyDiv w:val="1"/>
      <w:marLeft w:val="0"/>
      <w:marRight w:val="0"/>
      <w:marTop w:val="0"/>
      <w:marBottom w:val="0"/>
      <w:divBdr>
        <w:top w:val="none" w:sz="0" w:space="0" w:color="auto"/>
        <w:left w:val="none" w:sz="0" w:space="0" w:color="auto"/>
        <w:bottom w:val="none" w:sz="0" w:space="0" w:color="auto"/>
        <w:right w:val="none" w:sz="0" w:space="0" w:color="auto"/>
      </w:divBdr>
    </w:div>
    <w:div w:id="1542474510">
      <w:bodyDiv w:val="1"/>
      <w:marLeft w:val="0"/>
      <w:marRight w:val="0"/>
      <w:marTop w:val="0"/>
      <w:marBottom w:val="0"/>
      <w:divBdr>
        <w:top w:val="none" w:sz="0" w:space="0" w:color="auto"/>
        <w:left w:val="none" w:sz="0" w:space="0" w:color="auto"/>
        <w:bottom w:val="none" w:sz="0" w:space="0" w:color="auto"/>
        <w:right w:val="none" w:sz="0" w:space="0" w:color="auto"/>
      </w:divBdr>
    </w:div>
    <w:div w:id="1560164662">
      <w:bodyDiv w:val="1"/>
      <w:marLeft w:val="0"/>
      <w:marRight w:val="0"/>
      <w:marTop w:val="0"/>
      <w:marBottom w:val="0"/>
      <w:divBdr>
        <w:top w:val="none" w:sz="0" w:space="0" w:color="auto"/>
        <w:left w:val="none" w:sz="0" w:space="0" w:color="auto"/>
        <w:bottom w:val="none" w:sz="0" w:space="0" w:color="auto"/>
        <w:right w:val="none" w:sz="0" w:space="0" w:color="auto"/>
      </w:divBdr>
      <w:divsChild>
        <w:div w:id="572937544">
          <w:marLeft w:val="0"/>
          <w:marRight w:val="0"/>
          <w:marTop w:val="0"/>
          <w:marBottom w:val="0"/>
          <w:divBdr>
            <w:top w:val="none" w:sz="0" w:space="0" w:color="auto"/>
            <w:left w:val="none" w:sz="0" w:space="0" w:color="auto"/>
            <w:bottom w:val="none" w:sz="0" w:space="0" w:color="auto"/>
            <w:right w:val="none" w:sz="0" w:space="0" w:color="auto"/>
          </w:divBdr>
          <w:divsChild>
            <w:div w:id="1678344056">
              <w:marLeft w:val="0"/>
              <w:marRight w:val="0"/>
              <w:marTop w:val="0"/>
              <w:marBottom w:val="0"/>
              <w:divBdr>
                <w:top w:val="none" w:sz="0" w:space="0" w:color="auto"/>
                <w:left w:val="none" w:sz="0" w:space="0" w:color="auto"/>
                <w:bottom w:val="none" w:sz="0" w:space="0" w:color="auto"/>
                <w:right w:val="none" w:sz="0" w:space="0" w:color="auto"/>
              </w:divBdr>
            </w:div>
            <w:div w:id="1270160943">
              <w:marLeft w:val="0"/>
              <w:marRight w:val="0"/>
              <w:marTop w:val="0"/>
              <w:marBottom w:val="0"/>
              <w:divBdr>
                <w:top w:val="none" w:sz="0" w:space="0" w:color="auto"/>
                <w:left w:val="none" w:sz="0" w:space="0" w:color="auto"/>
                <w:bottom w:val="none" w:sz="0" w:space="0" w:color="auto"/>
                <w:right w:val="none" w:sz="0" w:space="0" w:color="auto"/>
              </w:divBdr>
            </w:div>
            <w:div w:id="1931810170">
              <w:marLeft w:val="0"/>
              <w:marRight w:val="0"/>
              <w:marTop w:val="0"/>
              <w:marBottom w:val="0"/>
              <w:divBdr>
                <w:top w:val="none" w:sz="0" w:space="0" w:color="auto"/>
                <w:left w:val="none" w:sz="0" w:space="0" w:color="auto"/>
                <w:bottom w:val="none" w:sz="0" w:space="0" w:color="auto"/>
                <w:right w:val="none" w:sz="0" w:space="0" w:color="auto"/>
              </w:divBdr>
            </w:div>
            <w:div w:id="2014214003">
              <w:marLeft w:val="0"/>
              <w:marRight w:val="0"/>
              <w:marTop w:val="0"/>
              <w:marBottom w:val="0"/>
              <w:divBdr>
                <w:top w:val="none" w:sz="0" w:space="0" w:color="auto"/>
                <w:left w:val="none" w:sz="0" w:space="0" w:color="auto"/>
                <w:bottom w:val="none" w:sz="0" w:space="0" w:color="auto"/>
                <w:right w:val="none" w:sz="0" w:space="0" w:color="auto"/>
              </w:divBdr>
            </w:div>
            <w:div w:id="606347445">
              <w:marLeft w:val="0"/>
              <w:marRight w:val="0"/>
              <w:marTop w:val="0"/>
              <w:marBottom w:val="0"/>
              <w:divBdr>
                <w:top w:val="none" w:sz="0" w:space="0" w:color="auto"/>
                <w:left w:val="none" w:sz="0" w:space="0" w:color="auto"/>
                <w:bottom w:val="none" w:sz="0" w:space="0" w:color="auto"/>
                <w:right w:val="none" w:sz="0" w:space="0" w:color="auto"/>
              </w:divBdr>
            </w:div>
            <w:div w:id="1575696608">
              <w:marLeft w:val="0"/>
              <w:marRight w:val="0"/>
              <w:marTop w:val="0"/>
              <w:marBottom w:val="0"/>
              <w:divBdr>
                <w:top w:val="none" w:sz="0" w:space="0" w:color="auto"/>
                <w:left w:val="none" w:sz="0" w:space="0" w:color="auto"/>
                <w:bottom w:val="none" w:sz="0" w:space="0" w:color="auto"/>
                <w:right w:val="none" w:sz="0" w:space="0" w:color="auto"/>
              </w:divBdr>
            </w:div>
            <w:div w:id="263733633">
              <w:marLeft w:val="0"/>
              <w:marRight w:val="0"/>
              <w:marTop w:val="0"/>
              <w:marBottom w:val="0"/>
              <w:divBdr>
                <w:top w:val="none" w:sz="0" w:space="0" w:color="auto"/>
                <w:left w:val="none" w:sz="0" w:space="0" w:color="auto"/>
                <w:bottom w:val="none" w:sz="0" w:space="0" w:color="auto"/>
                <w:right w:val="none" w:sz="0" w:space="0" w:color="auto"/>
              </w:divBdr>
            </w:div>
            <w:div w:id="3241416">
              <w:marLeft w:val="0"/>
              <w:marRight w:val="0"/>
              <w:marTop w:val="0"/>
              <w:marBottom w:val="0"/>
              <w:divBdr>
                <w:top w:val="none" w:sz="0" w:space="0" w:color="auto"/>
                <w:left w:val="none" w:sz="0" w:space="0" w:color="auto"/>
                <w:bottom w:val="none" w:sz="0" w:space="0" w:color="auto"/>
                <w:right w:val="none" w:sz="0" w:space="0" w:color="auto"/>
              </w:divBdr>
            </w:div>
            <w:div w:id="45857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106924">
      <w:bodyDiv w:val="1"/>
      <w:marLeft w:val="0"/>
      <w:marRight w:val="0"/>
      <w:marTop w:val="0"/>
      <w:marBottom w:val="0"/>
      <w:divBdr>
        <w:top w:val="none" w:sz="0" w:space="0" w:color="auto"/>
        <w:left w:val="none" w:sz="0" w:space="0" w:color="auto"/>
        <w:bottom w:val="none" w:sz="0" w:space="0" w:color="auto"/>
        <w:right w:val="none" w:sz="0" w:space="0" w:color="auto"/>
      </w:divBdr>
    </w:div>
    <w:div w:id="1632203557">
      <w:bodyDiv w:val="1"/>
      <w:marLeft w:val="0"/>
      <w:marRight w:val="0"/>
      <w:marTop w:val="0"/>
      <w:marBottom w:val="0"/>
      <w:divBdr>
        <w:top w:val="none" w:sz="0" w:space="0" w:color="auto"/>
        <w:left w:val="none" w:sz="0" w:space="0" w:color="auto"/>
        <w:bottom w:val="none" w:sz="0" w:space="0" w:color="auto"/>
        <w:right w:val="none" w:sz="0" w:space="0" w:color="auto"/>
      </w:divBdr>
      <w:divsChild>
        <w:div w:id="1427268641">
          <w:marLeft w:val="0"/>
          <w:marRight w:val="0"/>
          <w:marTop w:val="0"/>
          <w:marBottom w:val="0"/>
          <w:divBdr>
            <w:top w:val="none" w:sz="0" w:space="0" w:color="auto"/>
            <w:left w:val="none" w:sz="0" w:space="0" w:color="auto"/>
            <w:bottom w:val="none" w:sz="0" w:space="0" w:color="auto"/>
            <w:right w:val="none" w:sz="0" w:space="0" w:color="auto"/>
          </w:divBdr>
          <w:divsChild>
            <w:div w:id="1393850054">
              <w:marLeft w:val="0"/>
              <w:marRight w:val="0"/>
              <w:marTop w:val="0"/>
              <w:marBottom w:val="0"/>
              <w:divBdr>
                <w:top w:val="none" w:sz="0" w:space="0" w:color="auto"/>
                <w:left w:val="none" w:sz="0" w:space="0" w:color="auto"/>
                <w:bottom w:val="none" w:sz="0" w:space="0" w:color="auto"/>
                <w:right w:val="none" w:sz="0" w:space="0" w:color="auto"/>
              </w:divBdr>
            </w:div>
            <w:div w:id="1115058336">
              <w:marLeft w:val="0"/>
              <w:marRight w:val="0"/>
              <w:marTop w:val="0"/>
              <w:marBottom w:val="0"/>
              <w:divBdr>
                <w:top w:val="none" w:sz="0" w:space="0" w:color="auto"/>
                <w:left w:val="none" w:sz="0" w:space="0" w:color="auto"/>
                <w:bottom w:val="none" w:sz="0" w:space="0" w:color="auto"/>
                <w:right w:val="none" w:sz="0" w:space="0" w:color="auto"/>
              </w:divBdr>
            </w:div>
            <w:div w:id="1652902587">
              <w:marLeft w:val="0"/>
              <w:marRight w:val="0"/>
              <w:marTop w:val="0"/>
              <w:marBottom w:val="0"/>
              <w:divBdr>
                <w:top w:val="none" w:sz="0" w:space="0" w:color="auto"/>
                <w:left w:val="none" w:sz="0" w:space="0" w:color="auto"/>
                <w:bottom w:val="none" w:sz="0" w:space="0" w:color="auto"/>
                <w:right w:val="none" w:sz="0" w:space="0" w:color="auto"/>
              </w:divBdr>
            </w:div>
            <w:div w:id="397628822">
              <w:marLeft w:val="0"/>
              <w:marRight w:val="0"/>
              <w:marTop w:val="0"/>
              <w:marBottom w:val="0"/>
              <w:divBdr>
                <w:top w:val="none" w:sz="0" w:space="0" w:color="auto"/>
                <w:left w:val="none" w:sz="0" w:space="0" w:color="auto"/>
                <w:bottom w:val="none" w:sz="0" w:space="0" w:color="auto"/>
                <w:right w:val="none" w:sz="0" w:space="0" w:color="auto"/>
              </w:divBdr>
            </w:div>
            <w:div w:id="213158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691010">
      <w:bodyDiv w:val="1"/>
      <w:marLeft w:val="0"/>
      <w:marRight w:val="0"/>
      <w:marTop w:val="0"/>
      <w:marBottom w:val="0"/>
      <w:divBdr>
        <w:top w:val="none" w:sz="0" w:space="0" w:color="auto"/>
        <w:left w:val="none" w:sz="0" w:space="0" w:color="auto"/>
        <w:bottom w:val="none" w:sz="0" w:space="0" w:color="auto"/>
        <w:right w:val="none" w:sz="0" w:space="0" w:color="auto"/>
      </w:divBdr>
    </w:div>
    <w:div w:id="1643777176">
      <w:bodyDiv w:val="1"/>
      <w:marLeft w:val="0"/>
      <w:marRight w:val="0"/>
      <w:marTop w:val="0"/>
      <w:marBottom w:val="0"/>
      <w:divBdr>
        <w:top w:val="none" w:sz="0" w:space="0" w:color="auto"/>
        <w:left w:val="none" w:sz="0" w:space="0" w:color="auto"/>
        <w:bottom w:val="none" w:sz="0" w:space="0" w:color="auto"/>
        <w:right w:val="none" w:sz="0" w:space="0" w:color="auto"/>
      </w:divBdr>
    </w:div>
    <w:div w:id="1662658769">
      <w:bodyDiv w:val="1"/>
      <w:marLeft w:val="0"/>
      <w:marRight w:val="0"/>
      <w:marTop w:val="0"/>
      <w:marBottom w:val="0"/>
      <w:divBdr>
        <w:top w:val="none" w:sz="0" w:space="0" w:color="auto"/>
        <w:left w:val="none" w:sz="0" w:space="0" w:color="auto"/>
        <w:bottom w:val="none" w:sz="0" w:space="0" w:color="auto"/>
        <w:right w:val="none" w:sz="0" w:space="0" w:color="auto"/>
      </w:divBdr>
    </w:div>
    <w:div w:id="1671643537">
      <w:bodyDiv w:val="1"/>
      <w:marLeft w:val="0"/>
      <w:marRight w:val="0"/>
      <w:marTop w:val="0"/>
      <w:marBottom w:val="0"/>
      <w:divBdr>
        <w:top w:val="none" w:sz="0" w:space="0" w:color="auto"/>
        <w:left w:val="none" w:sz="0" w:space="0" w:color="auto"/>
        <w:bottom w:val="none" w:sz="0" w:space="0" w:color="auto"/>
        <w:right w:val="none" w:sz="0" w:space="0" w:color="auto"/>
      </w:divBdr>
    </w:div>
    <w:div w:id="1671718942">
      <w:bodyDiv w:val="1"/>
      <w:marLeft w:val="0"/>
      <w:marRight w:val="0"/>
      <w:marTop w:val="0"/>
      <w:marBottom w:val="0"/>
      <w:divBdr>
        <w:top w:val="none" w:sz="0" w:space="0" w:color="auto"/>
        <w:left w:val="none" w:sz="0" w:space="0" w:color="auto"/>
        <w:bottom w:val="none" w:sz="0" w:space="0" w:color="auto"/>
        <w:right w:val="none" w:sz="0" w:space="0" w:color="auto"/>
      </w:divBdr>
    </w:div>
    <w:div w:id="1719738781">
      <w:bodyDiv w:val="1"/>
      <w:marLeft w:val="0"/>
      <w:marRight w:val="0"/>
      <w:marTop w:val="0"/>
      <w:marBottom w:val="0"/>
      <w:divBdr>
        <w:top w:val="none" w:sz="0" w:space="0" w:color="auto"/>
        <w:left w:val="none" w:sz="0" w:space="0" w:color="auto"/>
        <w:bottom w:val="none" w:sz="0" w:space="0" w:color="auto"/>
        <w:right w:val="none" w:sz="0" w:space="0" w:color="auto"/>
      </w:divBdr>
    </w:div>
    <w:div w:id="1720588459">
      <w:bodyDiv w:val="1"/>
      <w:marLeft w:val="0"/>
      <w:marRight w:val="0"/>
      <w:marTop w:val="0"/>
      <w:marBottom w:val="0"/>
      <w:divBdr>
        <w:top w:val="none" w:sz="0" w:space="0" w:color="auto"/>
        <w:left w:val="none" w:sz="0" w:space="0" w:color="auto"/>
        <w:bottom w:val="none" w:sz="0" w:space="0" w:color="auto"/>
        <w:right w:val="none" w:sz="0" w:space="0" w:color="auto"/>
      </w:divBdr>
      <w:divsChild>
        <w:div w:id="180165603">
          <w:marLeft w:val="0"/>
          <w:marRight w:val="0"/>
          <w:marTop w:val="0"/>
          <w:marBottom w:val="0"/>
          <w:divBdr>
            <w:top w:val="none" w:sz="0" w:space="0" w:color="auto"/>
            <w:left w:val="none" w:sz="0" w:space="0" w:color="auto"/>
            <w:bottom w:val="none" w:sz="0" w:space="0" w:color="auto"/>
            <w:right w:val="none" w:sz="0" w:space="0" w:color="auto"/>
          </w:divBdr>
          <w:divsChild>
            <w:div w:id="350886874">
              <w:marLeft w:val="0"/>
              <w:marRight w:val="0"/>
              <w:marTop w:val="0"/>
              <w:marBottom w:val="0"/>
              <w:divBdr>
                <w:top w:val="none" w:sz="0" w:space="0" w:color="auto"/>
                <w:left w:val="none" w:sz="0" w:space="0" w:color="auto"/>
                <w:bottom w:val="none" w:sz="0" w:space="0" w:color="auto"/>
                <w:right w:val="none" w:sz="0" w:space="0" w:color="auto"/>
              </w:divBdr>
            </w:div>
            <w:div w:id="15977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431109">
      <w:bodyDiv w:val="1"/>
      <w:marLeft w:val="0"/>
      <w:marRight w:val="0"/>
      <w:marTop w:val="0"/>
      <w:marBottom w:val="0"/>
      <w:divBdr>
        <w:top w:val="none" w:sz="0" w:space="0" w:color="auto"/>
        <w:left w:val="none" w:sz="0" w:space="0" w:color="auto"/>
        <w:bottom w:val="none" w:sz="0" w:space="0" w:color="auto"/>
        <w:right w:val="none" w:sz="0" w:space="0" w:color="auto"/>
      </w:divBdr>
    </w:div>
    <w:div w:id="1779761762">
      <w:bodyDiv w:val="1"/>
      <w:marLeft w:val="0"/>
      <w:marRight w:val="0"/>
      <w:marTop w:val="0"/>
      <w:marBottom w:val="0"/>
      <w:divBdr>
        <w:top w:val="none" w:sz="0" w:space="0" w:color="auto"/>
        <w:left w:val="none" w:sz="0" w:space="0" w:color="auto"/>
        <w:bottom w:val="none" w:sz="0" w:space="0" w:color="auto"/>
        <w:right w:val="none" w:sz="0" w:space="0" w:color="auto"/>
      </w:divBdr>
    </w:div>
    <w:div w:id="1781871597">
      <w:bodyDiv w:val="1"/>
      <w:marLeft w:val="0"/>
      <w:marRight w:val="0"/>
      <w:marTop w:val="0"/>
      <w:marBottom w:val="0"/>
      <w:divBdr>
        <w:top w:val="none" w:sz="0" w:space="0" w:color="auto"/>
        <w:left w:val="none" w:sz="0" w:space="0" w:color="auto"/>
        <w:bottom w:val="none" w:sz="0" w:space="0" w:color="auto"/>
        <w:right w:val="none" w:sz="0" w:space="0" w:color="auto"/>
      </w:divBdr>
      <w:divsChild>
        <w:div w:id="2037803015">
          <w:marLeft w:val="0"/>
          <w:marRight w:val="0"/>
          <w:marTop w:val="0"/>
          <w:marBottom w:val="0"/>
          <w:divBdr>
            <w:top w:val="none" w:sz="0" w:space="0" w:color="auto"/>
            <w:left w:val="none" w:sz="0" w:space="0" w:color="auto"/>
            <w:bottom w:val="none" w:sz="0" w:space="0" w:color="auto"/>
            <w:right w:val="none" w:sz="0" w:space="0" w:color="auto"/>
          </w:divBdr>
          <w:divsChild>
            <w:div w:id="166134330">
              <w:marLeft w:val="0"/>
              <w:marRight w:val="0"/>
              <w:marTop w:val="0"/>
              <w:marBottom w:val="0"/>
              <w:divBdr>
                <w:top w:val="none" w:sz="0" w:space="0" w:color="auto"/>
                <w:left w:val="none" w:sz="0" w:space="0" w:color="auto"/>
                <w:bottom w:val="none" w:sz="0" w:space="0" w:color="auto"/>
                <w:right w:val="none" w:sz="0" w:space="0" w:color="auto"/>
              </w:divBdr>
            </w:div>
            <w:div w:id="1788812429">
              <w:marLeft w:val="0"/>
              <w:marRight w:val="0"/>
              <w:marTop w:val="0"/>
              <w:marBottom w:val="0"/>
              <w:divBdr>
                <w:top w:val="none" w:sz="0" w:space="0" w:color="auto"/>
                <w:left w:val="none" w:sz="0" w:space="0" w:color="auto"/>
                <w:bottom w:val="none" w:sz="0" w:space="0" w:color="auto"/>
                <w:right w:val="none" w:sz="0" w:space="0" w:color="auto"/>
              </w:divBdr>
            </w:div>
            <w:div w:id="1364596487">
              <w:marLeft w:val="0"/>
              <w:marRight w:val="0"/>
              <w:marTop w:val="0"/>
              <w:marBottom w:val="0"/>
              <w:divBdr>
                <w:top w:val="none" w:sz="0" w:space="0" w:color="auto"/>
                <w:left w:val="none" w:sz="0" w:space="0" w:color="auto"/>
                <w:bottom w:val="none" w:sz="0" w:space="0" w:color="auto"/>
                <w:right w:val="none" w:sz="0" w:space="0" w:color="auto"/>
              </w:divBdr>
            </w:div>
            <w:div w:id="2071659296">
              <w:marLeft w:val="0"/>
              <w:marRight w:val="0"/>
              <w:marTop w:val="0"/>
              <w:marBottom w:val="0"/>
              <w:divBdr>
                <w:top w:val="none" w:sz="0" w:space="0" w:color="auto"/>
                <w:left w:val="none" w:sz="0" w:space="0" w:color="auto"/>
                <w:bottom w:val="none" w:sz="0" w:space="0" w:color="auto"/>
                <w:right w:val="none" w:sz="0" w:space="0" w:color="auto"/>
              </w:divBdr>
            </w:div>
            <w:div w:id="1579750161">
              <w:marLeft w:val="0"/>
              <w:marRight w:val="0"/>
              <w:marTop w:val="0"/>
              <w:marBottom w:val="0"/>
              <w:divBdr>
                <w:top w:val="none" w:sz="0" w:space="0" w:color="auto"/>
                <w:left w:val="none" w:sz="0" w:space="0" w:color="auto"/>
                <w:bottom w:val="none" w:sz="0" w:space="0" w:color="auto"/>
                <w:right w:val="none" w:sz="0" w:space="0" w:color="auto"/>
              </w:divBdr>
            </w:div>
            <w:div w:id="2008366463">
              <w:marLeft w:val="0"/>
              <w:marRight w:val="0"/>
              <w:marTop w:val="0"/>
              <w:marBottom w:val="0"/>
              <w:divBdr>
                <w:top w:val="none" w:sz="0" w:space="0" w:color="auto"/>
                <w:left w:val="none" w:sz="0" w:space="0" w:color="auto"/>
                <w:bottom w:val="none" w:sz="0" w:space="0" w:color="auto"/>
                <w:right w:val="none" w:sz="0" w:space="0" w:color="auto"/>
              </w:divBdr>
            </w:div>
            <w:div w:id="1037123310">
              <w:marLeft w:val="0"/>
              <w:marRight w:val="0"/>
              <w:marTop w:val="0"/>
              <w:marBottom w:val="0"/>
              <w:divBdr>
                <w:top w:val="none" w:sz="0" w:space="0" w:color="auto"/>
                <w:left w:val="none" w:sz="0" w:space="0" w:color="auto"/>
                <w:bottom w:val="none" w:sz="0" w:space="0" w:color="auto"/>
                <w:right w:val="none" w:sz="0" w:space="0" w:color="auto"/>
              </w:divBdr>
            </w:div>
            <w:div w:id="1400130637">
              <w:marLeft w:val="0"/>
              <w:marRight w:val="0"/>
              <w:marTop w:val="0"/>
              <w:marBottom w:val="0"/>
              <w:divBdr>
                <w:top w:val="none" w:sz="0" w:space="0" w:color="auto"/>
                <w:left w:val="none" w:sz="0" w:space="0" w:color="auto"/>
                <w:bottom w:val="none" w:sz="0" w:space="0" w:color="auto"/>
                <w:right w:val="none" w:sz="0" w:space="0" w:color="auto"/>
              </w:divBdr>
            </w:div>
            <w:div w:id="1161578422">
              <w:marLeft w:val="0"/>
              <w:marRight w:val="0"/>
              <w:marTop w:val="0"/>
              <w:marBottom w:val="0"/>
              <w:divBdr>
                <w:top w:val="none" w:sz="0" w:space="0" w:color="auto"/>
                <w:left w:val="none" w:sz="0" w:space="0" w:color="auto"/>
                <w:bottom w:val="none" w:sz="0" w:space="0" w:color="auto"/>
                <w:right w:val="none" w:sz="0" w:space="0" w:color="auto"/>
              </w:divBdr>
            </w:div>
            <w:div w:id="513420429">
              <w:marLeft w:val="0"/>
              <w:marRight w:val="0"/>
              <w:marTop w:val="0"/>
              <w:marBottom w:val="0"/>
              <w:divBdr>
                <w:top w:val="none" w:sz="0" w:space="0" w:color="auto"/>
                <w:left w:val="none" w:sz="0" w:space="0" w:color="auto"/>
                <w:bottom w:val="none" w:sz="0" w:space="0" w:color="auto"/>
                <w:right w:val="none" w:sz="0" w:space="0" w:color="auto"/>
              </w:divBdr>
            </w:div>
            <w:div w:id="741294092">
              <w:marLeft w:val="0"/>
              <w:marRight w:val="0"/>
              <w:marTop w:val="0"/>
              <w:marBottom w:val="0"/>
              <w:divBdr>
                <w:top w:val="none" w:sz="0" w:space="0" w:color="auto"/>
                <w:left w:val="none" w:sz="0" w:space="0" w:color="auto"/>
                <w:bottom w:val="none" w:sz="0" w:space="0" w:color="auto"/>
                <w:right w:val="none" w:sz="0" w:space="0" w:color="auto"/>
              </w:divBdr>
            </w:div>
            <w:div w:id="482358973">
              <w:marLeft w:val="0"/>
              <w:marRight w:val="0"/>
              <w:marTop w:val="0"/>
              <w:marBottom w:val="0"/>
              <w:divBdr>
                <w:top w:val="none" w:sz="0" w:space="0" w:color="auto"/>
                <w:left w:val="none" w:sz="0" w:space="0" w:color="auto"/>
                <w:bottom w:val="none" w:sz="0" w:space="0" w:color="auto"/>
                <w:right w:val="none" w:sz="0" w:space="0" w:color="auto"/>
              </w:divBdr>
            </w:div>
            <w:div w:id="336274632">
              <w:marLeft w:val="0"/>
              <w:marRight w:val="0"/>
              <w:marTop w:val="0"/>
              <w:marBottom w:val="0"/>
              <w:divBdr>
                <w:top w:val="none" w:sz="0" w:space="0" w:color="auto"/>
                <w:left w:val="none" w:sz="0" w:space="0" w:color="auto"/>
                <w:bottom w:val="none" w:sz="0" w:space="0" w:color="auto"/>
                <w:right w:val="none" w:sz="0" w:space="0" w:color="auto"/>
              </w:divBdr>
            </w:div>
            <w:div w:id="432632002">
              <w:marLeft w:val="0"/>
              <w:marRight w:val="0"/>
              <w:marTop w:val="0"/>
              <w:marBottom w:val="0"/>
              <w:divBdr>
                <w:top w:val="none" w:sz="0" w:space="0" w:color="auto"/>
                <w:left w:val="none" w:sz="0" w:space="0" w:color="auto"/>
                <w:bottom w:val="none" w:sz="0" w:space="0" w:color="auto"/>
                <w:right w:val="none" w:sz="0" w:space="0" w:color="auto"/>
              </w:divBdr>
            </w:div>
            <w:div w:id="1758598331">
              <w:marLeft w:val="0"/>
              <w:marRight w:val="0"/>
              <w:marTop w:val="0"/>
              <w:marBottom w:val="0"/>
              <w:divBdr>
                <w:top w:val="none" w:sz="0" w:space="0" w:color="auto"/>
                <w:left w:val="none" w:sz="0" w:space="0" w:color="auto"/>
                <w:bottom w:val="none" w:sz="0" w:space="0" w:color="auto"/>
                <w:right w:val="none" w:sz="0" w:space="0" w:color="auto"/>
              </w:divBdr>
            </w:div>
            <w:div w:id="1487429752">
              <w:marLeft w:val="0"/>
              <w:marRight w:val="0"/>
              <w:marTop w:val="0"/>
              <w:marBottom w:val="0"/>
              <w:divBdr>
                <w:top w:val="none" w:sz="0" w:space="0" w:color="auto"/>
                <w:left w:val="none" w:sz="0" w:space="0" w:color="auto"/>
                <w:bottom w:val="none" w:sz="0" w:space="0" w:color="auto"/>
                <w:right w:val="none" w:sz="0" w:space="0" w:color="auto"/>
              </w:divBdr>
            </w:div>
            <w:div w:id="2004620598">
              <w:marLeft w:val="0"/>
              <w:marRight w:val="0"/>
              <w:marTop w:val="0"/>
              <w:marBottom w:val="0"/>
              <w:divBdr>
                <w:top w:val="none" w:sz="0" w:space="0" w:color="auto"/>
                <w:left w:val="none" w:sz="0" w:space="0" w:color="auto"/>
                <w:bottom w:val="none" w:sz="0" w:space="0" w:color="auto"/>
                <w:right w:val="none" w:sz="0" w:space="0" w:color="auto"/>
              </w:divBdr>
            </w:div>
            <w:div w:id="1406340311">
              <w:marLeft w:val="0"/>
              <w:marRight w:val="0"/>
              <w:marTop w:val="0"/>
              <w:marBottom w:val="0"/>
              <w:divBdr>
                <w:top w:val="none" w:sz="0" w:space="0" w:color="auto"/>
                <w:left w:val="none" w:sz="0" w:space="0" w:color="auto"/>
                <w:bottom w:val="none" w:sz="0" w:space="0" w:color="auto"/>
                <w:right w:val="none" w:sz="0" w:space="0" w:color="auto"/>
              </w:divBdr>
            </w:div>
            <w:div w:id="525562327">
              <w:marLeft w:val="0"/>
              <w:marRight w:val="0"/>
              <w:marTop w:val="0"/>
              <w:marBottom w:val="0"/>
              <w:divBdr>
                <w:top w:val="none" w:sz="0" w:space="0" w:color="auto"/>
                <w:left w:val="none" w:sz="0" w:space="0" w:color="auto"/>
                <w:bottom w:val="none" w:sz="0" w:space="0" w:color="auto"/>
                <w:right w:val="none" w:sz="0" w:space="0" w:color="auto"/>
              </w:divBdr>
            </w:div>
            <w:div w:id="1753816786">
              <w:marLeft w:val="0"/>
              <w:marRight w:val="0"/>
              <w:marTop w:val="0"/>
              <w:marBottom w:val="0"/>
              <w:divBdr>
                <w:top w:val="none" w:sz="0" w:space="0" w:color="auto"/>
                <w:left w:val="none" w:sz="0" w:space="0" w:color="auto"/>
                <w:bottom w:val="none" w:sz="0" w:space="0" w:color="auto"/>
                <w:right w:val="none" w:sz="0" w:space="0" w:color="auto"/>
              </w:divBdr>
            </w:div>
            <w:div w:id="1722747157">
              <w:marLeft w:val="0"/>
              <w:marRight w:val="0"/>
              <w:marTop w:val="0"/>
              <w:marBottom w:val="0"/>
              <w:divBdr>
                <w:top w:val="none" w:sz="0" w:space="0" w:color="auto"/>
                <w:left w:val="none" w:sz="0" w:space="0" w:color="auto"/>
                <w:bottom w:val="none" w:sz="0" w:space="0" w:color="auto"/>
                <w:right w:val="none" w:sz="0" w:space="0" w:color="auto"/>
              </w:divBdr>
            </w:div>
            <w:div w:id="6056784">
              <w:marLeft w:val="0"/>
              <w:marRight w:val="0"/>
              <w:marTop w:val="0"/>
              <w:marBottom w:val="0"/>
              <w:divBdr>
                <w:top w:val="none" w:sz="0" w:space="0" w:color="auto"/>
                <w:left w:val="none" w:sz="0" w:space="0" w:color="auto"/>
                <w:bottom w:val="none" w:sz="0" w:space="0" w:color="auto"/>
                <w:right w:val="none" w:sz="0" w:space="0" w:color="auto"/>
              </w:divBdr>
            </w:div>
            <w:div w:id="163447198">
              <w:marLeft w:val="0"/>
              <w:marRight w:val="0"/>
              <w:marTop w:val="0"/>
              <w:marBottom w:val="0"/>
              <w:divBdr>
                <w:top w:val="none" w:sz="0" w:space="0" w:color="auto"/>
                <w:left w:val="none" w:sz="0" w:space="0" w:color="auto"/>
                <w:bottom w:val="none" w:sz="0" w:space="0" w:color="auto"/>
                <w:right w:val="none" w:sz="0" w:space="0" w:color="auto"/>
              </w:divBdr>
            </w:div>
            <w:div w:id="434205300">
              <w:marLeft w:val="0"/>
              <w:marRight w:val="0"/>
              <w:marTop w:val="0"/>
              <w:marBottom w:val="0"/>
              <w:divBdr>
                <w:top w:val="none" w:sz="0" w:space="0" w:color="auto"/>
                <w:left w:val="none" w:sz="0" w:space="0" w:color="auto"/>
                <w:bottom w:val="none" w:sz="0" w:space="0" w:color="auto"/>
                <w:right w:val="none" w:sz="0" w:space="0" w:color="auto"/>
              </w:divBdr>
            </w:div>
            <w:div w:id="1992631445">
              <w:marLeft w:val="0"/>
              <w:marRight w:val="0"/>
              <w:marTop w:val="0"/>
              <w:marBottom w:val="0"/>
              <w:divBdr>
                <w:top w:val="none" w:sz="0" w:space="0" w:color="auto"/>
                <w:left w:val="none" w:sz="0" w:space="0" w:color="auto"/>
                <w:bottom w:val="none" w:sz="0" w:space="0" w:color="auto"/>
                <w:right w:val="none" w:sz="0" w:space="0" w:color="auto"/>
              </w:divBdr>
            </w:div>
            <w:div w:id="1926069471">
              <w:marLeft w:val="0"/>
              <w:marRight w:val="0"/>
              <w:marTop w:val="0"/>
              <w:marBottom w:val="0"/>
              <w:divBdr>
                <w:top w:val="none" w:sz="0" w:space="0" w:color="auto"/>
                <w:left w:val="none" w:sz="0" w:space="0" w:color="auto"/>
                <w:bottom w:val="none" w:sz="0" w:space="0" w:color="auto"/>
                <w:right w:val="none" w:sz="0" w:space="0" w:color="auto"/>
              </w:divBdr>
            </w:div>
            <w:div w:id="696346325">
              <w:marLeft w:val="0"/>
              <w:marRight w:val="0"/>
              <w:marTop w:val="0"/>
              <w:marBottom w:val="0"/>
              <w:divBdr>
                <w:top w:val="none" w:sz="0" w:space="0" w:color="auto"/>
                <w:left w:val="none" w:sz="0" w:space="0" w:color="auto"/>
                <w:bottom w:val="none" w:sz="0" w:space="0" w:color="auto"/>
                <w:right w:val="none" w:sz="0" w:space="0" w:color="auto"/>
              </w:divBdr>
            </w:div>
            <w:div w:id="73473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661709">
      <w:bodyDiv w:val="1"/>
      <w:marLeft w:val="0"/>
      <w:marRight w:val="0"/>
      <w:marTop w:val="0"/>
      <w:marBottom w:val="0"/>
      <w:divBdr>
        <w:top w:val="none" w:sz="0" w:space="0" w:color="auto"/>
        <w:left w:val="none" w:sz="0" w:space="0" w:color="auto"/>
        <w:bottom w:val="none" w:sz="0" w:space="0" w:color="auto"/>
        <w:right w:val="none" w:sz="0" w:space="0" w:color="auto"/>
      </w:divBdr>
    </w:div>
    <w:div w:id="1829858940">
      <w:bodyDiv w:val="1"/>
      <w:marLeft w:val="0"/>
      <w:marRight w:val="0"/>
      <w:marTop w:val="0"/>
      <w:marBottom w:val="0"/>
      <w:divBdr>
        <w:top w:val="none" w:sz="0" w:space="0" w:color="auto"/>
        <w:left w:val="none" w:sz="0" w:space="0" w:color="auto"/>
        <w:bottom w:val="none" w:sz="0" w:space="0" w:color="auto"/>
        <w:right w:val="none" w:sz="0" w:space="0" w:color="auto"/>
      </w:divBdr>
    </w:div>
    <w:div w:id="1882672339">
      <w:bodyDiv w:val="1"/>
      <w:marLeft w:val="0"/>
      <w:marRight w:val="0"/>
      <w:marTop w:val="0"/>
      <w:marBottom w:val="0"/>
      <w:divBdr>
        <w:top w:val="none" w:sz="0" w:space="0" w:color="auto"/>
        <w:left w:val="none" w:sz="0" w:space="0" w:color="auto"/>
        <w:bottom w:val="none" w:sz="0" w:space="0" w:color="auto"/>
        <w:right w:val="none" w:sz="0" w:space="0" w:color="auto"/>
      </w:divBdr>
    </w:div>
    <w:div w:id="1882785594">
      <w:bodyDiv w:val="1"/>
      <w:marLeft w:val="0"/>
      <w:marRight w:val="0"/>
      <w:marTop w:val="0"/>
      <w:marBottom w:val="0"/>
      <w:divBdr>
        <w:top w:val="none" w:sz="0" w:space="0" w:color="auto"/>
        <w:left w:val="none" w:sz="0" w:space="0" w:color="auto"/>
        <w:bottom w:val="none" w:sz="0" w:space="0" w:color="auto"/>
        <w:right w:val="none" w:sz="0" w:space="0" w:color="auto"/>
      </w:divBdr>
    </w:div>
    <w:div w:id="1899894587">
      <w:bodyDiv w:val="1"/>
      <w:marLeft w:val="0"/>
      <w:marRight w:val="0"/>
      <w:marTop w:val="0"/>
      <w:marBottom w:val="0"/>
      <w:divBdr>
        <w:top w:val="none" w:sz="0" w:space="0" w:color="auto"/>
        <w:left w:val="none" w:sz="0" w:space="0" w:color="auto"/>
        <w:bottom w:val="none" w:sz="0" w:space="0" w:color="auto"/>
        <w:right w:val="none" w:sz="0" w:space="0" w:color="auto"/>
      </w:divBdr>
      <w:divsChild>
        <w:div w:id="200748215">
          <w:marLeft w:val="0"/>
          <w:marRight w:val="0"/>
          <w:marTop w:val="0"/>
          <w:marBottom w:val="0"/>
          <w:divBdr>
            <w:top w:val="none" w:sz="0" w:space="0" w:color="auto"/>
            <w:left w:val="none" w:sz="0" w:space="0" w:color="auto"/>
            <w:bottom w:val="none" w:sz="0" w:space="0" w:color="auto"/>
            <w:right w:val="none" w:sz="0" w:space="0" w:color="auto"/>
          </w:divBdr>
          <w:divsChild>
            <w:div w:id="1083524941">
              <w:marLeft w:val="0"/>
              <w:marRight w:val="0"/>
              <w:marTop w:val="0"/>
              <w:marBottom w:val="0"/>
              <w:divBdr>
                <w:top w:val="none" w:sz="0" w:space="0" w:color="auto"/>
                <w:left w:val="none" w:sz="0" w:space="0" w:color="auto"/>
                <w:bottom w:val="none" w:sz="0" w:space="0" w:color="auto"/>
                <w:right w:val="none" w:sz="0" w:space="0" w:color="auto"/>
              </w:divBdr>
            </w:div>
            <w:div w:id="71317213">
              <w:marLeft w:val="0"/>
              <w:marRight w:val="0"/>
              <w:marTop w:val="0"/>
              <w:marBottom w:val="0"/>
              <w:divBdr>
                <w:top w:val="none" w:sz="0" w:space="0" w:color="auto"/>
                <w:left w:val="none" w:sz="0" w:space="0" w:color="auto"/>
                <w:bottom w:val="none" w:sz="0" w:space="0" w:color="auto"/>
                <w:right w:val="none" w:sz="0" w:space="0" w:color="auto"/>
              </w:divBdr>
            </w:div>
            <w:div w:id="1490319292">
              <w:marLeft w:val="0"/>
              <w:marRight w:val="0"/>
              <w:marTop w:val="0"/>
              <w:marBottom w:val="0"/>
              <w:divBdr>
                <w:top w:val="none" w:sz="0" w:space="0" w:color="auto"/>
                <w:left w:val="none" w:sz="0" w:space="0" w:color="auto"/>
                <w:bottom w:val="none" w:sz="0" w:space="0" w:color="auto"/>
                <w:right w:val="none" w:sz="0" w:space="0" w:color="auto"/>
              </w:divBdr>
            </w:div>
            <w:div w:id="28379105">
              <w:marLeft w:val="0"/>
              <w:marRight w:val="0"/>
              <w:marTop w:val="0"/>
              <w:marBottom w:val="0"/>
              <w:divBdr>
                <w:top w:val="none" w:sz="0" w:space="0" w:color="auto"/>
                <w:left w:val="none" w:sz="0" w:space="0" w:color="auto"/>
                <w:bottom w:val="none" w:sz="0" w:space="0" w:color="auto"/>
                <w:right w:val="none" w:sz="0" w:space="0" w:color="auto"/>
              </w:divBdr>
            </w:div>
            <w:div w:id="1590500018">
              <w:marLeft w:val="0"/>
              <w:marRight w:val="0"/>
              <w:marTop w:val="0"/>
              <w:marBottom w:val="0"/>
              <w:divBdr>
                <w:top w:val="none" w:sz="0" w:space="0" w:color="auto"/>
                <w:left w:val="none" w:sz="0" w:space="0" w:color="auto"/>
                <w:bottom w:val="none" w:sz="0" w:space="0" w:color="auto"/>
                <w:right w:val="none" w:sz="0" w:space="0" w:color="auto"/>
              </w:divBdr>
            </w:div>
            <w:div w:id="841163548">
              <w:marLeft w:val="0"/>
              <w:marRight w:val="0"/>
              <w:marTop w:val="0"/>
              <w:marBottom w:val="0"/>
              <w:divBdr>
                <w:top w:val="none" w:sz="0" w:space="0" w:color="auto"/>
                <w:left w:val="none" w:sz="0" w:space="0" w:color="auto"/>
                <w:bottom w:val="none" w:sz="0" w:space="0" w:color="auto"/>
                <w:right w:val="none" w:sz="0" w:space="0" w:color="auto"/>
              </w:divBdr>
            </w:div>
            <w:div w:id="1982496058">
              <w:marLeft w:val="0"/>
              <w:marRight w:val="0"/>
              <w:marTop w:val="0"/>
              <w:marBottom w:val="0"/>
              <w:divBdr>
                <w:top w:val="none" w:sz="0" w:space="0" w:color="auto"/>
                <w:left w:val="none" w:sz="0" w:space="0" w:color="auto"/>
                <w:bottom w:val="none" w:sz="0" w:space="0" w:color="auto"/>
                <w:right w:val="none" w:sz="0" w:space="0" w:color="auto"/>
              </w:divBdr>
            </w:div>
            <w:div w:id="1315378463">
              <w:marLeft w:val="0"/>
              <w:marRight w:val="0"/>
              <w:marTop w:val="0"/>
              <w:marBottom w:val="0"/>
              <w:divBdr>
                <w:top w:val="none" w:sz="0" w:space="0" w:color="auto"/>
                <w:left w:val="none" w:sz="0" w:space="0" w:color="auto"/>
                <w:bottom w:val="none" w:sz="0" w:space="0" w:color="auto"/>
                <w:right w:val="none" w:sz="0" w:space="0" w:color="auto"/>
              </w:divBdr>
            </w:div>
            <w:div w:id="1698584964">
              <w:marLeft w:val="0"/>
              <w:marRight w:val="0"/>
              <w:marTop w:val="0"/>
              <w:marBottom w:val="0"/>
              <w:divBdr>
                <w:top w:val="none" w:sz="0" w:space="0" w:color="auto"/>
                <w:left w:val="none" w:sz="0" w:space="0" w:color="auto"/>
                <w:bottom w:val="none" w:sz="0" w:space="0" w:color="auto"/>
                <w:right w:val="none" w:sz="0" w:space="0" w:color="auto"/>
              </w:divBdr>
            </w:div>
            <w:div w:id="859010176">
              <w:marLeft w:val="0"/>
              <w:marRight w:val="0"/>
              <w:marTop w:val="0"/>
              <w:marBottom w:val="0"/>
              <w:divBdr>
                <w:top w:val="none" w:sz="0" w:space="0" w:color="auto"/>
                <w:left w:val="none" w:sz="0" w:space="0" w:color="auto"/>
                <w:bottom w:val="none" w:sz="0" w:space="0" w:color="auto"/>
                <w:right w:val="none" w:sz="0" w:space="0" w:color="auto"/>
              </w:divBdr>
            </w:div>
            <w:div w:id="267084491">
              <w:marLeft w:val="0"/>
              <w:marRight w:val="0"/>
              <w:marTop w:val="0"/>
              <w:marBottom w:val="0"/>
              <w:divBdr>
                <w:top w:val="none" w:sz="0" w:space="0" w:color="auto"/>
                <w:left w:val="none" w:sz="0" w:space="0" w:color="auto"/>
                <w:bottom w:val="none" w:sz="0" w:space="0" w:color="auto"/>
                <w:right w:val="none" w:sz="0" w:space="0" w:color="auto"/>
              </w:divBdr>
            </w:div>
            <w:div w:id="621153203">
              <w:marLeft w:val="0"/>
              <w:marRight w:val="0"/>
              <w:marTop w:val="0"/>
              <w:marBottom w:val="0"/>
              <w:divBdr>
                <w:top w:val="none" w:sz="0" w:space="0" w:color="auto"/>
                <w:left w:val="none" w:sz="0" w:space="0" w:color="auto"/>
                <w:bottom w:val="none" w:sz="0" w:space="0" w:color="auto"/>
                <w:right w:val="none" w:sz="0" w:space="0" w:color="auto"/>
              </w:divBdr>
            </w:div>
            <w:div w:id="1550074286">
              <w:marLeft w:val="0"/>
              <w:marRight w:val="0"/>
              <w:marTop w:val="0"/>
              <w:marBottom w:val="0"/>
              <w:divBdr>
                <w:top w:val="none" w:sz="0" w:space="0" w:color="auto"/>
                <w:left w:val="none" w:sz="0" w:space="0" w:color="auto"/>
                <w:bottom w:val="none" w:sz="0" w:space="0" w:color="auto"/>
                <w:right w:val="none" w:sz="0" w:space="0" w:color="auto"/>
              </w:divBdr>
            </w:div>
            <w:div w:id="1028989225">
              <w:marLeft w:val="0"/>
              <w:marRight w:val="0"/>
              <w:marTop w:val="0"/>
              <w:marBottom w:val="0"/>
              <w:divBdr>
                <w:top w:val="none" w:sz="0" w:space="0" w:color="auto"/>
                <w:left w:val="none" w:sz="0" w:space="0" w:color="auto"/>
                <w:bottom w:val="none" w:sz="0" w:space="0" w:color="auto"/>
                <w:right w:val="none" w:sz="0" w:space="0" w:color="auto"/>
              </w:divBdr>
            </w:div>
            <w:div w:id="1142817240">
              <w:marLeft w:val="0"/>
              <w:marRight w:val="0"/>
              <w:marTop w:val="0"/>
              <w:marBottom w:val="0"/>
              <w:divBdr>
                <w:top w:val="none" w:sz="0" w:space="0" w:color="auto"/>
                <w:left w:val="none" w:sz="0" w:space="0" w:color="auto"/>
                <w:bottom w:val="none" w:sz="0" w:space="0" w:color="auto"/>
                <w:right w:val="none" w:sz="0" w:space="0" w:color="auto"/>
              </w:divBdr>
            </w:div>
            <w:div w:id="953249593">
              <w:marLeft w:val="0"/>
              <w:marRight w:val="0"/>
              <w:marTop w:val="0"/>
              <w:marBottom w:val="0"/>
              <w:divBdr>
                <w:top w:val="none" w:sz="0" w:space="0" w:color="auto"/>
                <w:left w:val="none" w:sz="0" w:space="0" w:color="auto"/>
                <w:bottom w:val="none" w:sz="0" w:space="0" w:color="auto"/>
                <w:right w:val="none" w:sz="0" w:space="0" w:color="auto"/>
              </w:divBdr>
            </w:div>
            <w:div w:id="396899153">
              <w:marLeft w:val="0"/>
              <w:marRight w:val="0"/>
              <w:marTop w:val="0"/>
              <w:marBottom w:val="0"/>
              <w:divBdr>
                <w:top w:val="none" w:sz="0" w:space="0" w:color="auto"/>
                <w:left w:val="none" w:sz="0" w:space="0" w:color="auto"/>
                <w:bottom w:val="none" w:sz="0" w:space="0" w:color="auto"/>
                <w:right w:val="none" w:sz="0" w:space="0" w:color="auto"/>
              </w:divBdr>
            </w:div>
            <w:div w:id="1332759941">
              <w:marLeft w:val="0"/>
              <w:marRight w:val="0"/>
              <w:marTop w:val="0"/>
              <w:marBottom w:val="0"/>
              <w:divBdr>
                <w:top w:val="none" w:sz="0" w:space="0" w:color="auto"/>
                <w:left w:val="none" w:sz="0" w:space="0" w:color="auto"/>
                <w:bottom w:val="none" w:sz="0" w:space="0" w:color="auto"/>
                <w:right w:val="none" w:sz="0" w:space="0" w:color="auto"/>
              </w:divBdr>
            </w:div>
            <w:div w:id="30154368">
              <w:marLeft w:val="0"/>
              <w:marRight w:val="0"/>
              <w:marTop w:val="0"/>
              <w:marBottom w:val="0"/>
              <w:divBdr>
                <w:top w:val="none" w:sz="0" w:space="0" w:color="auto"/>
                <w:left w:val="none" w:sz="0" w:space="0" w:color="auto"/>
                <w:bottom w:val="none" w:sz="0" w:space="0" w:color="auto"/>
                <w:right w:val="none" w:sz="0" w:space="0" w:color="auto"/>
              </w:divBdr>
            </w:div>
            <w:div w:id="519784565">
              <w:marLeft w:val="0"/>
              <w:marRight w:val="0"/>
              <w:marTop w:val="0"/>
              <w:marBottom w:val="0"/>
              <w:divBdr>
                <w:top w:val="none" w:sz="0" w:space="0" w:color="auto"/>
                <w:left w:val="none" w:sz="0" w:space="0" w:color="auto"/>
                <w:bottom w:val="none" w:sz="0" w:space="0" w:color="auto"/>
                <w:right w:val="none" w:sz="0" w:space="0" w:color="auto"/>
              </w:divBdr>
            </w:div>
            <w:div w:id="1332030335">
              <w:marLeft w:val="0"/>
              <w:marRight w:val="0"/>
              <w:marTop w:val="0"/>
              <w:marBottom w:val="0"/>
              <w:divBdr>
                <w:top w:val="none" w:sz="0" w:space="0" w:color="auto"/>
                <w:left w:val="none" w:sz="0" w:space="0" w:color="auto"/>
                <w:bottom w:val="none" w:sz="0" w:space="0" w:color="auto"/>
                <w:right w:val="none" w:sz="0" w:space="0" w:color="auto"/>
              </w:divBdr>
            </w:div>
            <w:div w:id="992030772">
              <w:marLeft w:val="0"/>
              <w:marRight w:val="0"/>
              <w:marTop w:val="0"/>
              <w:marBottom w:val="0"/>
              <w:divBdr>
                <w:top w:val="none" w:sz="0" w:space="0" w:color="auto"/>
                <w:left w:val="none" w:sz="0" w:space="0" w:color="auto"/>
                <w:bottom w:val="none" w:sz="0" w:space="0" w:color="auto"/>
                <w:right w:val="none" w:sz="0" w:space="0" w:color="auto"/>
              </w:divBdr>
            </w:div>
            <w:div w:id="1048988863">
              <w:marLeft w:val="0"/>
              <w:marRight w:val="0"/>
              <w:marTop w:val="0"/>
              <w:marBottom w:val="0"/>
              <w:divBdr>
                <w:top w:val="none" w:sz="0" w:space="0" w:color="auto"/>
                <w:left w:val="none" w:sz="0" w:space="0" w:color="auto"/>
                <w:bottom w:val="none" w:sz="0" w:space="0" w:color="auto"/>
                <w:right w:val="none" w:sz="0" w:space="0" w:color="auto"/>
              </w:divBdr>
            </w:div>
            <w:div w:id="1398237909">
              <w:marLeft w:val="0"/>
              <w:marRight w:val="0"/>
              <w:marTop w:val="0"/>
              <w:marBottom w:val="0"/>
              <w:divBdr>
                <w:top w:val="none" w:sz="0" w:space="0" w:color="auto"/>
                <w:left w:val="none" w:sz="0" w:space="0" w:color="auto"/>
                <w:bottom w:val="none" w:sz="0" w:space="0" w:color="auto"/>
                <w:right w:val="none" w:sz="0" w:space="0" w:color="auto"/>
              </w:divBdr>
            </w:div>
            <w:div w:id="575477801">
              <w:marLeft w:val="0"/>
              <w:marRight w:val="0"/>
              <w:marTop w:val="0"/>
              <w:marBottom w:val="0"/>
              <w:divBdr>
                <w:top w:val="none" w:sz="0" w:space="0" w:color="auto"/>
                <w:left w:val="none" w:sz="0" w:space="0" w:color="auto"/>
                <w:bottom w:val="none" w:sz="0" w:space="0" w:color="auto"/>
                <w:right w:val="none" w:sz="0" w:space="0" w:color="auto"/>
              </w:divBdr>
            </w:div>
            <w:div w:id="1829054125">
              <w:marLeft w:val="0"/>
              <w:marRight w:val="0"/>
              <w:marTop w:val="0"/>
              <w:marBottom w:val="0"/>
              <w:divBdr>
                <w:top w:val="none" w:sz="0" w:space="0" w:color="auto"/>
                <w:left w:val="none" w:sz="0" w:space="0" w:color="auto"/>
                <w:bottom w:val="none" w:sz="0" w:space="0" w:color="auto"/>
                <w:right w:val="none" w:sz="0" w:space="0" w:color="auto"/>
              </w:divBdr>
            </w:div>
            <w:div w:id="1158498552">
              <w:marLeft w:val="0"/>
              <w:marRight w:val="0"/>
              <w:marTop w:val="0"/>
              <w:marBottom w:val="0"/>
              <w:divBdr>
                <w:top w:val="none" w:sz="0" w:space="0" w:color="auto"/>
                <w:left w:val="none" w:sz="0" w:space="0" w:color="auto"/>
                <w:bottom w:val="none" w:sz="0" w:space="0" w:color="auto"/>
                <w:right w:val="none" w:sz="0" w:space="0" w:color="auto"/>
              </w:divBdr>
            </w:div>
            <w:div w:id="194841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99064">
      <w:bodyDiv w:val="1"/>
      <w:marLeft w:val="0"/>
      <w:marRight w:val="0"/>
      <w:marTop w:val="0"/>
      <w:marBottom w:val="0"/>
      <w:divBdr>
        <w:top w:val="none" w:sz="0" w:space="0" w:color="auto"/>
        <w:left w:val="none" w:sz="0" w:space="0" w:color="auto"/>
        <w:bottom w:val="none" w:sz="0" w:space="0" w:color="auto"/>
        <w:right w:val="none" w:sz="0" w:space="0" w:color="auto"/>
      </w:divBdr>
    </w:div>
    <w:div w:id="1924803393">
      <w:bodyDiv w:val="1"/>
      <w:marLeft w:val="0"/>
      <w:marRight w:val="0"/>
      <w:marTop w:val="0"/>
      <w:marBottom w:val="0"/>
      <w:divBdr>
        <w:top w:val="none" w:sz="0" w:space="0" w:color="auto"/>
        <w:left w:val="none" w:sz="0" w:space="0" w:color="auto"/>
        <w:bottom w:val="none" w:sz="0" w:space="0" w:color="auto"/>
        <w:right w:val="none" w:sz="0" w:space="0" w:color="auto"/>
      </w:divBdr>
    </w:div>
    <w:div w:id="1927571025">
      <w:bodyDiv w:val="1"/>
      <w:marLeft w:val="0"/>
      <w:marRight w:val="0"/>
      <w:marTop w:val="0"/>
      <w:marBottom w:val="0"/>
      <w:divBdr>
        <w:top w:val="none" w:sz="0" w:space="0" w:color="auto"/>
        <w:left w:val="none" w:sz="0" w:space="0" w:color="auto"/>
        <w:bottom w:val="none" w:sz="0" w:space="0" w:color="auto"/>
        <w:right w:val="none" w:sz="0" w:space="0" w:color="auto"/>
      </w:divBdr>
    </w:div>
    <w:div w:id="1996031104">
      <w:bodyDiv w:val="1"/>
      <w:marLeft w:val="0"/>
      <w:marRight w:val="0"/>
      <w:marTop w:val="0"/>
      <w:marBottom w:val="0"/>
      <w:divBdr>
        <w:top w:val="none" w:sz="0" w:space="0" w:color="auto"/>
        <w:left w:val="none" w:sz="0" w:space="0" w:color="auto"/>
        <w:bottom w:val="none" w:sz="0" w:space="0" w:color="auto"/>
        <w:right w:val="none" w:sz="0" w:space="0" w:color="auto"/>
      </w:divBdr>
    </w:div>
    <w:div w:id="1999727827">
      <w:bodyDiv w:val="1"/>
      <w:marLeft w:val="0"/>
      <w:marRight w:val="0"/>
      <w:marTop w:val="0"/>
      <w:marBottom w:val="0"/>
      <w:divBdr>
        <w:top w:val="none" w:sz="0" w:space="0" w:color="auto"/>
        <w:left w:val="none" w:sz="0" w:space="0" w:color="auto"/>
        <w:bottom w:val="none" w:sz="0" w:space="0" w:color="auto"/>
        <w:right w:val="none" w:sz="0" w:space="0" w:color="auto"/>
      </w:divBdr>
    </w:div>
    <w:div w:id="2047438016">
      <w:bodyDiv w:val="1"/>
      <w:marLeft w:val="0"/>
      <w:marRight w:val="0"/>
      <w:marTop w:val="0"/>
      <w:marBottom w:val="0"/>
      <w:divBdr>
        <w:top w:val="none" w:sz="0" w:space="0" w:color="auto"/>
        <w:left w:val="none" w:sz="0" w:space="0" w:color="auto"/>
        <w:bottom w:val="none" w:sz="0" w:space="0" w:color="auto"/>
        <w:right w:val="none" w:sz="0" w:space="0" w:color="auto"/>
      </w:divBdr>
    </w:div>
    <w:div w:id="2047826663">
      <w:bodyDiv w:val="1"/>
      <w:marLeft w:val="0"/>
      <w:marRight w:val="0"/>
      <w:marTop w:val="0"/>
      <w:marBottom w:val="0"/>
      <w:divBdr>
        <w:top w:val="none" w:sz="0" w:space="0" w:color="auto"/>
        <w:left w:val="none" w:sz="0" w:space="0" w:color="auto"/>
        <w:bottom w:val="none" w:sz="0" w:space="0" w:color="auto"/>
        <w:right w:val="none" w:sz="0" w:space="0" w:color="auto"/>
      </w:divBdr>
    </w:div>
    <w:div w:id="2047875859">
      <w:bodyDiv w:val="1"/>
      <w:marLeft w:val="0"/>
      <w:marRight w:val="0"/>
      <w:marTop w:val="0"/>
      <w:marBottom w:val="0"/>
      <w:divBdr>
        <w:top w:val="none" w:sz="0" w:space="0" w:color="auto"/>
        <w:left w:val="none" w:sz="0" w:space="0" w:color="auto"/>
        <w:bottom w:val="none" w:sz="0" w:space="0" w:color="auto"/>
        <w:right w:val="none" w:sz="0" w:space="0" w:color="auto"/>
      </w:divBdr>
    </w:div>
    <w:div w:id="2053338572">
      <w:bodyDiv w:val="1"/>
      <w:marLeft w:val="0"/>
      <w:marRight w:val="0"/>
      <w:marTop w:val="0"/>
      <w:marBottom w:val="0"/>
      <w:divBdr>
        <w:top w:val="none" w:sz="0" w:space="0" w:color="auto"/>
        <w:left w:val="none" w:sz="0" w:space="0" w:color="auto"/>
        <w:bottom w:val="none" w:sz="0" w:space="0" w:color="auto"/>
        <w:right w:val="none" w:sz="0" w:space="0" w:color="auto"/>
      </w:divBdr>
    </w:div>
    <w:div w:id="2054307046">
      <w:bodyDiv w:val="1"/>
      <w:marLeft w:val="0"/>
      <w:marRight w:val="0"/>
      <w:marTop w:val="0"/>
      <w:marBottom w:val="0"/>
      <w:divBdr>
        <w:top w:val="none" w:sz="0" w:space="0" w:color="auto"/>
        <w:left w:val="none" w:sz="0" w:space="0" w:color="auto"/>
        <w:bottom w:val="none" w:sz="0" w:space="0" w:color="auto"/>
        <w:right w:val="none" w:sz="0" w:space="0" w:color="auto"/>
      </w:divBdr>
      <w:divsChild>
        <w:div w:id="2003661648">
          <w:marLeft w:val="0"/>
          <w:marRight w:val="0"/>
          <w:marTop w:val="0"/>
          <w:marBottom w:val="0"/>
          <w:divBdr>
            <w:top w:val="none" w:sz="0" w:space="0" w:color="auto"/>
            <w:left w:val="none" w:sz="0" w:space="0" w:color="auto"/>
            <w:bottom w:val="none" w:sz="0" w:space="0" w:color="auto"/>
            <w:right w:val="none" w:sz="0" w:space="0" w:color="auto"/>
          </w:divBdr>
          <w:divsChild>
            <w:div w:id="982276061">
              <w:marLeft w:val="0"/>
              <w:marRight w:val="0"/>
              <w:marTop w:val="0"/>
              <w:marBottom w:val="0"/>
              <w:divBdr>
                <w:top w:val="none" w:sz="0" w:space="0" w:color="auto"/>
                <w:left w:val="none" w:sz="0" w:space="0" w:color="auto"/>
                <w:bottom w:val="none" w:sz="0" w:space="0" w:color="auto"/>
                <w:right w:val="none" w:sz="0" w:space="0" w:color="auto"/>
              </w:divBdr>
            </w:div>
            <w:div w:id="1505852567">
              <w:marLeft w:val="0"/>
              <w:marRight w:val="0"/>
              <w:marTop w:val="0"/>
              <w:marBottom w:val="0"/>
              <w:divBdr>
                <w:top w:val="none" w:sz="0" w:space="0" w:color="auto"/>
                <w:left w:val="none" w:sz="0" w:space="0" w:color="auto"/>
                <w:bottom w:val="none" w:sz="0" w:space="0" w:color="auto"/>
                <w:right w:val="none" w:sz="0" w:space="0" w:color="auto"/>
              </w:divBdr>
            </w:div>
            <w:div w:id="1494952684">
              <w:marLeft w:val="0"/>
              <w:marRight w:val="0"/>
              <w:marTop w:val="0"/>
              <w:marBottom w:val="0"/>
              <w:divBdr>
                <w:top w:val="none" w:sz="0" w:space="0" w:color="auto"/>
                <w:left w:val="none" w:sz="0" w:space="0" w:color="auto"/>
                <w:bottom w:val="none" w:sz="0" w:space="0" w:color="auto"/>
                <w:right w:val="none" w:sz="0" w:space="0" w:color="auto"/>
              </w:divBdr>
            </w:div>
            <w:div w:id="946549424">
              <w:marLeft w:val="0"/>
              <w:marRight w:val="0"/>
              <w:marTop w:val="0"/>
              <w:marBottom w:val="0"/>
              <w:divBdr>
                <w:top w:val="none" w:sz="0" w:space="0" w:color="auto"/>
                <w:left w:val="none" w:sz="0" w:space="0" w:color="auto"/>
                <w:bottom w:val="none" w:sz="0" w:space="0" w:color="auto"/>
                <w:right w:val="none" w:sz="0" w:space="0" w:color="auto"/>
              </w:divBdr>
            </w:div>
            <w:div w:id="766658487">
              <w:marLeft w:val="0"/>
              <w:marRight w:val="0"/>
              <w:marTop w:val="0"/>
              <w:marBottom w:val="0"/>
              <w:divBdr>
                <w:top w:val="none" w:sz="0" w:space="0" w:color="auto"/>
                <w:left w:val="none" w:sz="0" w:space="0" w:color="auto"/>
                <w:bottom w:val="none" w:sz="0" w:space="0" w:color="auto"/>
                <w:right w:val="none" w:sz="0" w:space="0" w:color="auto"/>
              </w:divBdr>
            </w:div>
            <w:div w:id="1699699106">
              <w:marLeft w:val="0"/>
              <w:marRight w:val="0"/>
              <w:marTop w:val="0"/>
              <w:marBottom w:val="0"/>
              <w:divBdr>
                <w:top w:val="none" w:sz="0" w:space="0" w:color="auto"/>
                <w:left w:val="none" w:sz="0" w:space="0" w:color="auto"/>
                <w:bottom w:val="none" w:sz="0" w:space="0" w:color="auto"/>
                <w:right w:val="none" w:sz="0" w:space="0" w:color="auto"/>
              </w:divBdr>
            </w:div>
            <w:div w:id="862598623">
              <w:marLeft w:val="0"/>
              <w:marRight w:val="0"/>
              <w:marTop w:val="0"/>
              <w:marBottom w:val="0"/>
              <w:divBdr>
                <w:top w:val="none" w:sz="0" w:space="0" w:color="auto"/>
                <w:left w:val="none" w:sz="0" w:space="0" w:color="auto"/>
                <w:bottom w:val="none" w:sz="0" w:space="0" w:color="auto"/>
                <w:right w:val="none" w:sz="0" w:space="0" w:color="auto"/>
              </w:divBdr>
            </w:div>
            <w:div w:id="1245647995">
              <w:marLeft w:val="0"/>
              <w:marRight w:val="0"/>
              <w:marTop w:val="0"/>
              <w:marBottom w:val="0"/>
              <w:divBdr>
                <w:top w:val="none" w:sz="0" w:space="0" w:color="auto"/>
                <w:left w:val="none" w:sz="0" w:space="0" w:color="auto"/>
                <w:bottom w:val="none" w:sz="0" w:space="0" w:color="auto"/>
                <w:right w:val="none" w:sz="0" w:space="0" w:color="auto"/>
              </w:divBdr>
            </w:div>
            <w:div w:id="865020091">
              <w:marLeft w:val="0"/>
              <w:marRight w:val="0"/>
              <w:marTop w:val="0"/>
              <w:marBottom w:val="0"/>
              <w:divBdr>
                <w:top w:val="none" w:sz="0" w:space="0" w:color="auto"/>
                <w:left w:val="none" w:sz="0" w:space="0" w:color="auto"/>
                <w:bottom w:val="none" w:sz="0" w:space="0" w:color="auto"/>
                <w:right w:val="none" w:sz="0" w:space="0" w:color="auto"/>
              </w:divBdr>
            </w:div>
            <w:div w:id="861208663">
              <w:marLeft w:val="0"/>
              <w:marRight w:val="0"/>
              <w:marTop w:val="0"/>
              <w:marBottom w:val="0"/>
              <w:divBdr>
                <w:top w:val="none" w:sz="0" w:space="0" w:color="auto"/>
                <w:left w:val="none" w:sz="0" w:space="0" w:color="auto"/>
                <w:bottom w:val="none" w:sz="0" w:space="0" w:color="auto"/>
                <w:right w:val="none" w:sz="0" w:space="0" w:color="auto"/>
              </w:divBdr>
            </w:div>
            <w:div w:id="340279958">
              <w:marLeft w:val="0"/>
              <w:marRight w:val="0"/>
              <w:marTop w:val="0"/>
              <w:marBottom w:val="0"/>
              <w:divBdr>
                <w:top w:val="none" w:sz="0" w:space="0" w:color="auto"/>
                <w:left w:val="none" w:sz="0" w:space="0" w:color="auto"/>
                <w:bottom w:val="none" w:sz="0" w:space="0" w:color="auto"/>
                <w:right w:val="none" w:sz="0" w:space="0" w:color="auto"/>
              </w:divBdr>
            </w:div>
            <w:div w:id="401298382">
              <w:marLeft w:val="0"/>
              <w:marRight w:val="0"/>
              <w:marTop w:val="0"/>
              <w:marBottom w:val="0"/>
              <w:divBdr>
                <w:top w:val="none" w:sz="0" w:space="0" w:color="auto"/>
                <w:left w:val="none" w:sz="0" w:space="0" w:color="auto"/>
                <w:bottom w:val="none" w:sz="0" w:space="0" w:color="auto"/>
                <w:right w:val="none" w:sz="0" w:space="0" w:color="auto"/>
              </w:divBdr>
            </w:div>
            <w:div w:id="396244886">
              <w:marLeft w:val="0"/>
              <w:marRight w:val="0"/>
              <w:marTop w:val="0"/>
              <w:marBottom w:val="0"/>
              <w:divBdr>
                <w:top w:val="none" w:sz="0" w:space="0" w:color="auto"/>
                <w:left w:val="none" w:sz="0" w:space="0" w:color="auto"/>
                <w:bottom w:val="none" w:sz="0" w:space="0" w:color="auto"/>
                <w:right w:val="none" w:sz="0" w:space="0" w:color="auto"/>
              </w:divBdr>
            </w:div>
            <w:div w:id="112674253">
              <w:marLeft w:val="0"/>
              <w:marRight w:val="0"/>
              <w:marTop w:val="0"/>
              <w:marBottom w:val="0"/>
              <w:divBdr>
                <w:top w:val="none" w:sz="0" w:space="0" w:color="auto"/>
                <w:left w:val="none" w:sz="0" w:space="0" w:color="auto"/>
                <w:bottom w:val="none" w:sz="0" w:space="0" w:color="auto"/>
                <w:right w:val="none" w:sz="0" w:space="0" w:color="auto"/>
              </w:divBdr>
            </w:div>
            <w:div w:id="1998610487">
              <w:marLeft w:val="0"/>
              <w:marRight w:val="0"/>
              <w:marTop w:val="0"/>
              <w:marBottom w:val="0"/>
              <w:divBdr>
                <w:top w:val="none" w:sz="0" w:space="0" w:color="auto"/>
                <w:left w:val="none" w:sz="0" w:space="0" w:color="auto"/>
                <w:bottom w:val="none" w:sz="0" w:space="0" w:color="auto"/>
                <w:right w:val="none" w:sz="0" w:space="0" w:color="auto"/>
              </w:divBdr>
            </w:div>
            <w:div w:id="1188104279">
              <w:marLeft w:val="0"/>
              <w:marRight w:val="0"/>
              <w:marTop w:val="0"/>
              <w:marBottom w:val="0"/>
              <w:divBdr>
                <w:top w:val="none" w:sz="0" w:space="0" w:color="auto"/>
                <w:left w:val="none" w:sz="0" w:space="0" w:color="auto"/>
                <w:bottom w:val="none" w:sz="0" w:space="0" w:color="auto"/>
                <w:right w:val="none" w:sz="0" w:space="0" w:color="auto"/>
              </w:divBdr>
            </w:div>
            <w:div w:id="234513798">
              <w:marLeft w:val="0"/>
              <w:marRight w:val="0"/>
              <w:marTop w:val="0"/>
              <w:marBottom w:val="0"/>
              <w:divBdr>
                <w:top w:val="none" w:sz="0" w:space="0" w:color="auto"/>
                <w:left w:val="none" w:sz="0" w:space="0" w:color="auto"/>
                <w:bottom w:val="none" w:sz="0" w:space="0" w:color="auto"/>
                <w:right w:val="none" w:sz="0" w:space="0" w:color="auto"/>
              </w:divBdr>
            </w:div>
            <w:div w:id="1801266442">
              <w:marLeft w:val="0"/>
              <w:marRight w:val="0"/>
              <w:marTop w:val="0"/>
              <w:marBottom w:val="0"/>
              <w:divBdr>
                <w:top w:val="none" w:sz="0" w:space="0" w:color="auto"/>
                <w:left w:val="none" w:sz="0" w:space="0" w:color="auto"/>
                <w:bottom w:val="none" w:sz="0" w:space="0" w:color="auto"/>
                <w:right w:val="none" w:sz="0" w:space="0" w:color="auto"/>
              </w:divBdr>
            </w:div>
            <w:div w:id="60908157">
              <w:marLeft w:val="0"/>
              <w:marRight w:val="0"/>
              <w:marTop w:val="0"/>
              <w:marBottom w:val="0"/>
              <w:divBdr>
                <w:top w:val="none" w:sz="0" w:space="0" w:color="auto"/>
                <w:left w:val="none" w:sz="0" w:space="0" w:color="auto"/>
                <w:bottom w:val="none" w:sz="0" w:space="0" w:color="auto"/>
                <w:right w:val="none" w:sz="0" w:space="0" w:color="auto"/>
              </w:divBdr>
            </w:div>
            <w:div w:id="2142577497">
              <w:marLeft w:val="0"/>
              <w:marRight w:val="0"/>
              <w:marTop w:val="0"/>
              <w:marBottom w:val="0"/>
              <w:divBdr>
                <w:top w:val="none" w:sz="0" w:space="0" w:color="auto"/>
                <w:left w:val="none" w:sz="0" w:space="0" w:color="auto"/>
                <w:bottom w:val="none" w:sz="0" w:space="0" w:color="auto"/>
                <w:right w:val="none" w:sz="0" w:space="0" w:color="auto"/>
              </w:divBdr>
            </w:div>
            <w:div w:id="789670862">
              <w:marLeft w:val="0"/>
              <w:marRight w:val="0"/>
              <w:marTop w:val="0"/>
              <w:marBottom w:val="0"/>
              <w:divBdr>
                <w:top w:val="none" w:sz="0" w:space="0" w:color="auto"/>
                <w:left w:val="none" w:sz="0" w:space="0" w:color="auto"/>
                <w:bottom w:val="none" w:sz="0" w:space="0" w:color="auto"/>
                <w:right w:val="none" w:sz="0" w:space="0" w:color="auto"/>
              </w:divBdr>
            </w:div>
            <w:div w:id="1622690166">
              <w:marLeft w:val="0"/>
              <w:marRight w:val="0"/>
              <w:marTop w:val="0"/>
              <w:marBottom w:val="0"/>
              <w:divBdr>
                <w:top w:val="none" w:sz="0" w:space="0" w:color="auto"/>
                <w:left w:val="none" w:sz="0" w:space="0" w:color="auto"/>
                <w:bottom w:val="none" w:sz="0" w:space="0" w:color="auto"/>
                <w:right w:val="none" w:sz="0" w:space="0" w:color="auto"/>
              </w:divBdr>
            </w:div>
            <w:div w:id="1364284376">
              <w:marLeft w:val="0"/>
              <w:marRight w:val="0"/>
              <w:marTop w:val="0"/>
              <w:marBottom w:val="0"/>
              <w:divBdr>
                <w:top w:val="none" w:sz="0" w:space="0" w:color="auto"/>
                <w:left w:val="none" w:sz="0" w:space="0" w:color="auto"/>
                <w:bottom w:val="none" w:sz="0" w:space="0" w:color="auto"/>
                <w:right w:val="none" w:sz="0" w:space="0" w:color="auto"/>
              </w:divBdr>
            </w:div>
            <w:div w:id="488055584">
              <w:marLeft w:val="0"/>
              <w:marRight w:val="0"/>
              <w:marTop w:val="0"/>
              <w:marBottom w:val="0"/>
              <w:divBdr>
                <w:top w:val="none" w:sz="0" w:space="0" w:color="auto"/>
                <w:left w:val="none" w:sz="0" w:space="0" w:color="auto"/>
                <w:bottom w:val="none" w:sz="0" w:space="0" w:color="auto"/>
                <w:right w:val="none" w:sz="0" w:space="0" w:color="auto"/>
              </w:divBdr>
            </w:div>
            <w:div w:id="555505747">
              <w:marLeft w:val="0"/>
              <w:marRight w:val="0"/>
              <w:marTop w:val="0"/>
              <w:marBottom w:val="0"/>
              <w:divBdr>
                <w:top w:val="none" w:sz="0" w:space="0" w:color="auto"/>
                <w:left w:val="none" w:sz="0" w:space="0" w:color="auto"/>
                <w:bottom w:val="none" w:sz="0" w:space="0" w:color="auto"/>
                <w:right w:val="none" w:sz="0" w:space="0" w:color="auto"/>
              </w:divBdr>
            </w:div>
            <w:div w:id="184683012">
              <w:marLeft w:val="0"/>
              <w:marRight w:val="0"/>
              <w:marTop w:val="0"/>
              <w:marBottom w:val="0"/>
              <w:divBdr>
                <w:top w:val="none" w:sz="0" w:space="0" w:color="auto"/>
                <w:left w:val="none" w:sz="0" w:space="0" w:color="auto"/>
                <w:bottom w:val="none" w:sz="0" w:space="0" w:color="auto"/>
                <w:right w:val="none" w:sz="0" w:space="0" w:color="auto"/>
              </w:divBdr>
            </w:div>
            <w:div w:id="1202747606">
              <w:marLeft w:val="0"/>
              <w:marRight w:val="0"/>
              <w:marTop w:val="0"/>
              <w:marBottom w:val="0"/>
              <w:divBdr>
                <w:top w:val="none" w:sz="0" w:space="0" w:color="auto"/>
                <w:left w:val="none" w:sz="0" w:space="0" w:color="auto"/>
                <w:bottom w:val="none" w:sz="0" w:space="0" w:color="auto"/>
                <w:right w:val="none" w:sz="0" w:space="0" w:color="auto"/>
              </w:divBdr>
            </w:div>
            <w:div w:id="173350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76214">
      <w:bodyDiv w:val="1"/>
      <w:marLeft w:val="0"/>
      <w:marRight w:val="0"/>
      <w:marTop w:val="0"/>
      <w:marBottom w:val="0"/>
      <w:divBdr>
        <w:top w:val="none" w:sz="0" w:space="0" w:color="auto"/>
        <w:left w:val="none" w:sz="0" w:space="0" w:color="auto"/>
        <w:bottom w:val="none" w:sz="0" w:space="0" w:color="auto"/>
        <w:right w:val="none" w:sz="0" w:space="0" w:color="auto"/>
      </w:divBdr>
      <w:divsChild>
        <w:div w:id="1917201324">
          <w:marLeft w:val="0"/>
          <w:marRight w:val="0"/>
          <w:marTop w:val="0"/>
          <w:marBottom w:val="0"/>
          <w:divBdr>
            <w:top w:val="none" w:sz="0" w:space="0" w:color="auto"/>
            <w:left w:val="none" w:sz="0" w:space="0" w:color="auto"/>
            <w:bottom w:val="none" w:sz="0" w:space="0" w:color="auto"/>
            <w:right w:val="none" w:sz="0" w:space="0" w:color="auto"/>
          </w:divBdr>
          <w:divsChild>
            <w:div w:id="1105079077">
              <w:marLeft w:val="0"/>
              <w:marRight w:val="0"/>
              <w:marTop w:val="0"/>
              <w:marBottom w:val="0"/>
              <w:divBdr>
                <w:top w:val="none" w:sz="0" w:space="0" w:color="auto"/>
                <w:left w:val="none" w:sz="0" w:space="0" w:color="auto"/>
                <w:bottom w:val="none" w:sz="0" w:space="0" w:color="auto"/>
                <w:right w:val="none" w:sz="0" w:space="0" w:color="auto"/>
              </w:divBdr>
            </w:div>
            <w:div w:id="857738872">
              <w:marLeft w:val="0"/>
              <w:marRight w:val="0"/>
              <w:marTop w:val="0"/>
              <w:marBottom w:val="0"/>
              <w:divBdr>
                <w:top w:val="none" w:sz="0" w:space="0" w:color="auto"/>
                <w:left w:val="none" w:sz="0" w:space="0" w:color="auto"/>
                <w:bottom w:val="none" w:sz="0" w:space="0" w:color="auto"/>
                <w:right w:val="none" w:sz="0" w:space="0" w:color="auto"/>
              </w:divBdr>
            </w:div>
            <w:div w:id="679812495">
              <w:marLeft w:val="0"/>
              <w:marRight w:val="0"/>
              <w:marTop w:val="0"/>
              <w:marBottom w:val="0"/>
              <w:divBdr>
                <w:top w:val="none" w:sz="0" w:space="0" w:color="auto"/>
                <w:left w:val="none" w:sz="0" w:space="0" w:color="auto"/>
                <w:bottom w:val="none" w:sz="0" w:space="0" w:color="auto"/>
                <w:right w:val="none" w:sz="0" w:space="0" w:color="auto"/>
              </w:divBdr>
            </w:div>
            <w:div w:id="38436522">
              <w:marLeft w:val="0"/>
              <w:marRight w:val="0"/>
              <w:marTop w:val="0"/>
              <w:marBottom w:val="0"/>
              <w:divBdr>
                <w:top w:val="none" w:sz="0" w:space="0" w:color="auto"/>
                <w:left w:val="none" w:sz="0" w:space="0" w:color="auto"/>
                <w:bottom w:val="none" w:sz="0" w:space="0" w:color="auto"/>
                <w:right w:val="none" w:sz="0" w:space="0" w:color="auto"/>
              </w:divBdr>
            </w:div>
            <w:div w:id="1747610684">
              <w:marLeft w:val="0"/>
              <w:marRight w:val="0"/>
              <w:marTop w:val="0"/>
              <w:marBottom w:val="0"/>
              <w:divBdr>
                <w:top w:val="none" w:sz="0" w:space="0" w:color="auto"/>
                <w:left w:val="none" w:sz="0" w:space="0" w:color="auto"/>
                <w:bottom w:val="none" w:sz="0" w:space="0" w:color="auto"/>
                <w:right w:val="none" w:sz="0" w:space="0" w:color="auto"/>
              </w:divBdr>
            </w:div>
            <w:div w:id="1496800395">
              <w:marLeft w:val="0"/>
              <w:marRight w:val="0"/>
              <w:marTop w:val="0"/>
              <w:marBottom w:val="0"/>
              <w:divBdr>
                <w:top w:val="none" w:sz="0" w:space="0" w:color="auto"/>
                <w:left w:val="none" w:sz="0" w:space="0" w:color="auto"/>
                <w:bottom w:val="none" w:sz="0" w:space="0" w:color="auto"/>
                <w:right w:val="none" w:sz="0" w:space="0" w:color="auto"/>
              </w:divBdr>
            </w:div>
            <w:div w:id="1846676141">
              <w:marLeft w:val="0"/>
              <w:marRight w:val="0"/>
              <w:marTop w:val="0"/>
              <w:marBottom w:val="0"/>
              <w:divBdr>
                <w:top w:val="none" w:sz="0" w:space="0" w:color="auto"/>
                <w:left w:val="none" w:sz="0" w:space="0" w:color="auto"/>
                <w:bottom w:val="none" w:sz="0" w:space="0" w:color="auto"/>
                <w:right w:val="none" w:sz="0" w:space="0" w:color="auto"/>
              </w:divBdr>
            </w:div>
            <w:div w:id="619185059">
              <w:marLeft w:val="0"/>
              <w:marRight w:val="0"/>
              <w:marTop w:val="0"/>
              <w:marBottom w:val="0"/>
              <w:divBdr>
                <w:top w:val="none" w:sz="0" w:space="0" w:color="auto"/>
                <w:left w:val="none" w:sz="0" w:space="0" w:color="auto"/>
                <w:bottom w:val="none" w:sz="0" w:space="0" w:color="auto"/>
                <w:right w:val="none" w:sz="0" w:space="0" w:color="auto"/>
              </w:divBdr>
            </w:div>
            <w:div w:id="171456915">
              <w:marLeft w:val="0"/>
              <w:marRight w:val="0"/>
              <w:marTop w:val="0"/>
              <w:marBottom w:val="0"/>
              <w:divBdr>
                <w:top w:val="none" w:sz="0" w:space="0" w:color="auto"/>
                <w:left w:val="none" w:sz="0" w:space="0" w:color="auto"/>
                <w:bottom w:val="none" w:sz="0" w:space="0" w:color="auto"/>
                <w:right w:val="none" w:sz="0" w:space="0" w:color="auto"/>
              </w:divBdr>
            </w:div>
            <w:div w:id="1266233446">
              <w:marLeft w:val="0"/>
              <w:marRight w:val="0"/>
              <w:marTop w:val="0"/>
              <w:marBottom w:val="0"/>
              <w:divBdr>
                <w:top w:val="none" w:sz="0" w:space="0" w:color="auto"/>
                <w:left w:val="none" w:sz="0" w:space="0" w:color="auto"/>
                <w:bottom w:val="none" w:sz="0" w:space="0" w:color="auto"/>
                <w:right w:val="none" w:sz="0" w:space="0" w:color="auto"/>
              </w:divBdr>
            </w:div>
            <w:div w:id="1496842946">
              <w:marLeft w:val="0"/>
              <w:marRight w:val="0"/>
              <w:marTop w:val="0"/>
              <w:marBottom w:val="0"/>
              <w:divBdr>
                <w:top w:val="none" w:sz="0" w:space="0" w:color="auto"/>
                <w:left w:val="none" w:sz="0" w:space="0" w:color="auto"/>
                <w:bottom w:val="none" w:sz="0" w:space="0" w:color="auto"/>
                <w:right w:val="none" w:sz="0" w:space="0" w:color="auto"/>
              </w:divBdr>
            </w:div>
            <w:div w:id="1221476319">
              <w:marLeft w:val="0"/>
              <w:marRight w:val="0"/>
              <w:marTop w:val="0"/>
              <w:marBottom w:val="0"/>
              <w:divBdr>
                <w:top w:val="none" w:sz="0" w:space="0" w:color="auto"/>
                <w:left w:val="none" w:sz="0" w:space="0" w:color="auto"/>
                <w:bottom w:val="none" w:sz="0" w:space="0" w:color="auto"/>
                <w:right w:val="none" w:sz="0" w:space="0" w:color="auto"/>
              </w:divBdr>
            </w:div>
            <w:div w:id="1741367116">
              <w:marLeft w:val="0"/>
              <w:marRight w:val="0"/>
              <w:marTop w:val="0"/>
              <w:marBottom w:val="0"/>
              <w:divBdr>
                <w:top w:val="none" w:sz="0" w:space="0" w:color="auto"/>
                <w:left w:val="none" w:sz="0" w:space="0" w:color="auto"/>
                <w:bottom w:val="none" w:sz="0" w:space="0" w:color="auto"/>
                <w:right w:val="none" w:sz="0" w:space="0" w:color="auto"/>
              </w:divBdr>
            </w:div>
            <w:div w:id="878667684">
              <w:marLeft w:val="0"/>
              <w:marRight w:val="0"/>
              <w:marTop w:val="0"/>
              <w:marBottom w:val="0"/>
              <w:divBdr>
                <w:top w:val="none" w:sz="0" w:space="0" w:color="auto"/>
                <w:left w:val="none" w:sz="0" w:space="0" w:color="auto"/>
                <w:bottom w:val="none" w:sz="0" w:space="0" w:color="auto"/>
                <w:right w:val="none" w:sz="0" w:space="0" w:color="auto"/>
              </w:divBdr>
            </w:div>
            <w:div w:id="317733444">
              <w:marLeft w:val="0"/>
              <w:marRight w:val="0"/>
              <w:marTop w:val="0"/>
              <w:marBottom w:val="0"/>
              <w:divBdr>
                <w:top w:val="none" w:sz="0" w:space="0" w:color="auto"/>
                <w:left w:val="none" w:sz="0" w:space="0" w:color="auto"/>
                <w:bottom w:val="none" w:sz="0" w:space="0" w:color="auto"/>
                <w:right w:val="none" w:sz="0" w:space="0" w:color="auto"/>
              </w:divBdr>
            </w:div>
            <w:div w:id="1261991631">
              <w:marLeft w:val="0"/>
              <w:marRight w:val="0"/>
              <w:marTop w:val="0"/>
              <w:marBottom w:val="0"/>
              <w:divBdr>
                <w:top w:val="none" w:sz="0" w:space="0" w:color="auto"/>
                <w:left w:val="none" w:sz="0" w:space="0" w:color="auto"/>
                <w:bottom w:val="none" w:sz="0" w:space="0" w:color="auto"/>
                <w:right w:val="none" w:sz="0" w:space="0" w:color="auto"/>
              </w:divBdr>
            </w:div>
            <w:div w:id="162091310">
              <w:marLeft w:val="0"/>
              <w:marRight w:val="0"/>
              <w:marTop w:val="0"/>
              <w:marBottom w:val="0"/>
              <w:divBdr>
                <w:top w:val="none" w:sz="0" w:space="0" w:color="auto"/>
                <w:left w:val="none" w:sz="0" w:space="0" w:color="auto"/>
                <w:bottom w:val="none" w:sz="0" w:space="0" w:color="auto"/>
                <w:right w:val="none" w:sz="0" w:space="0" w:color="auto"/>
              </w:divBdr>
            </w:div>
            <w:div w:id="1675575212">
              <w:marLeft w:val="0"/>
              <w:marRight w:val="0"/>
              <w:marTop w:val="0"/>
              <w:marBottom w:val="0"/>
              <w:divBdr>
                <w:top w:val="none" w:sz="0" w:space="0" w:color="auto"/>
                <w:left w:val="none" w:sz="0" w:space="0" w:color="auto"/>
                <w:bottom w:val="none" w:sz="0" w:space="0" w:color="auto"/>
                <w:right w:val="none" w:sz="0" w:space="0" w:color="auto"/>
              </w:divBdr>
            </w:div>
            <w:div w:id="896479982">
              <w:marLeft w:val="0"/>
              <w:marRight w:val="0"/>
              <w:marTop w:val="0"/>
              <w:marBottom w:val="0"/>
              <w:divBdr>
                <w:top w:val="none" w:sz="0" w:space="0" w:color="auto"/>
                <w:left w:val="none" w:sz="0" w:space="0" w:color="auto"/>
                <w:bottom w:val="none" w:sz="0" w:space="0" w:color="auto"/>
                <w:right w:val="none" w:sz="0" w:space="0" w:color="auto"/>
              </w:divBdr>
            </w:div>
            <w:div w:id="2077580406">
              <w:marLeft w:val="0"/>
              <w:marRight w:val="0"/>
              <w:marTop w:val="0"/>
              <w:marBottom w:val="0"/>
              <w:divBdr>
                <w:top w:val="none" w:sz="0" w:space="0" w:color="auto"/>
                <w:left w:val="none" w:sz="0" w:space="0" w:color="auto"/>
                <w:bottom w:val="none" w:sz="0" w:space="0" w:color="auto"/>
                <w:right w:val="none" w:sz="0" w:space="0" w:color="auto"/>
              </w:divBdr>
            </w:div>
            <w:div w:id="1028457262">
              <w:marLeft w:val="0"/>
              <w:marRight w:val="0"/>
              <w:marTop w:val="0"/>
              <w:marBottom w:val="0"/>
              <w:divBdr>
                <w:top w:val="none" w:sz="0" w:space="0" w:color="auto"/>
                <w:left w:val="none" w:sz="0" w:space="0" w:color="auto"/>
                <w:bottom w:val="none" w:sz="0" w:space="0" w:color="auto"/>
                <w:right w:val="none" w:sz="0" w:space="0" w:color="auto"/>
              </w:divBdr>
            </w:div>
            <w:div w:id="278998735">
              <w:marLeft w:val="0"/>
              <w:marRight w:val="0"/>
              <w:marTop w:val="0"/>
              <w:marBottom w:val="0"/>
              <w:divBdr>
                <w:top w:val="none" w:sz="0" w:space="0" w:color="auto"/>
                <w:left w:val="none" w:sz="0" w:space="0" w:color="auto"/>
                <w:bottom w:val="none" w:sz="0" w:space="0" w:color="auto"/>
                <w:right w:val="none" w:sz="0" w:space="0" w:color="auto"/>
              </w:divBdr>
            </w:div>
            <w:div w:id="1664968052">
              <w:marLeft w:val="0"/>
              <w:marRight w:val="0"/>
              <w:marTop w:val="0"/>
              <w:marBottom w:val="0"/>
              <w:divBdr>
                <w:top w:val="none" w:sz="0" w:space="0" w:color="auto"/>
                <w:left w:val="none" w:sz="0" w:space="0" w:color="auto"/>
                <w:bottom w:val="none" w:sz="0" w:space="0" w:color="auto"/>
                <w:right w:val="none" w:sz="0" w:space="0" w:color="auto"/>
              </w:divBdr>
            </w:div>
            <w:div w:id="105037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439511">
      <w:bodyDiv w:val="1"/>
      <w:marLeft w:val="0"/>
      <w:marRight w:val="0"/>
      <w:marTop w:val="0"/>
      <w:marBottom w:val="0"/>
      <w:divBdr>
        <w:top w:val="none" w:sz="0" w:space="0" w:color="auto"/>
        <w:left w:val="none" w:sz="0" w:space="0" w:color="auto"/>
        <w:bottom w:val="none" w:sz="0" w:space="0" w:color="auto"/>
        <w:right w:val="none" w:sz="0" w:space="0" w:color="auto"/>
      </w:divBdr>
    </w:div>
    <w:div w:id="2103645506">
      <w:bodyDiv w:val="1"/>
      <w:marLeft w:val="0"/>
      <w:marRight w:val="0"/>
      <w:marTop w:val="0"/>
      <w:marBottom w:val="0"/>
      <w:divBdr>
        <w:top w:val="none" w:sz="0" w:space="0" w:color="auto"/>
        <w:left w:val="none" w:sz="0" w:space="0" w:color="auto"/>
        <w:bottom w:val="none" w:sz="0" w:space="0" w:color="auto"/>
        <w:right w:val="none" w:sz="0" w:space="0" w:color="auto"/>
      </w:divBdr>
    </w:div>
    <w:div w:id="2112628498">
      <w:bodyDiv w:val="1"/>
      <w:marLeft w:val="0"/>
      <w:marRight w:val="0"/>
      <w:marTop w:val="0"/>
      <w:marBottom w:val="0"/>
      <w:divBdr>
        <w:top w:val="none" w:sz="0" w:space="0" w:color="auto"/>
        <w:left w:val="none" w:sz="0" w:space="0" w:color="auto"/>
        <w:bottom w:val="none" w:sz="0" w:space="0" w:color="auto"/>
        <w:right w:val="none" w:sz="0" w:space="0" w:color="auto"/>
      </w:divBdr>
      <w:divsChild>
        <w:div w:id="2134908349">
          <w:marLeft w:val="0"/>
          <w:marRight w:val="0"/>
          <w:marTop w:val="0"/>
          <w:marBottom w:val="0"/>
          <w:divBdr>
            <w:top w:val="none" w:sz="0" w:space="0" w:color="auto"/>
            <w:left w:val="none" w:sz="0" w:space="0" w:color="auto"/>
            <w:bottom w:val="none" w:sz="0" w:space="0" w:color="auto"/>
            <w:right w:val="none" w:sz="0" w:space="0" w:color="auto"/>
          </w:divBdr>
          <w:divsChild>
            <w:div w:id="1047338027">
              <w:marLeft w:val="0"/>
              <w:marRight w:val="0"/>
              <w:marTop w:val="0"/>
              <w:marBottom w:val="0"/>
              <w:divBdr>
                <w:top w:val="none" w:sz="0" w:space="0" w:color="auto"/>
                <w:left w:val="none" w:sz="0" w:space="0" w:color="auto"/>
                <w:bottom w:val="none" w:sz="0" w:space="0" w:color="auto"/>
                <w:right w:val="none" w:sz="0" w:space="0" w:color="auto"/>
              </w:divBdr>
            </w:div>
            <w:div w:id="774642164">
              <w:marLeft w:val="0"/>
              <w:marRight w:val="0"/>
              <w:marTop w:val="0"/>
              <w:marBottom w:val="0"/>
              <w:divBdr>
                <w:top w:val="none" w:sz="0" w:space="0" w:color="auto"/>
                <w:left w:val="none" w:sz="0" w:space="0" w:color="auto"/>
                <w:bottom w:val="none" w:sz="0" w:space="0" w:color="auto"/>
                <w:right w:val="none" w:sz="0" w:space="0" w:color="auto"/>
              </w:divBdr>
            </w:div>
            <w:div w:id="691078192">
              <w:marLeft w:val="0"/>
              <w:marRight w:val="0"/>
              <w:marTop w:val="0"/>
              <w:marBottom w:val="0"/>
              <w:divBdr>
                <w:top w:val="none" w:sz="0" w:space="0" w:color="auto"/>
                <w:left w:val="none" w:sz="0" w:space="0" w:color="auto"/>
                <w:bottom w:val="none" w:sz="0" w:space="0" w:color="auto"/>
                <w:right w:val="none" w:sz="0" w:space="0" w:color="auto"/>
              </w:divBdr>
            </w:div>
            <w:div w:id="73184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740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github.com/hogeschool/basecamp/blob/main/week10/inf-bc-w10-python.md" TargetMode="External"/><Relationship Id="rId26" Type="http://schemas.openxmlformats.org/officeDocument/2006/relationships/hyperlink" Target="https://www.dataquest.io/blog/read-file-python/" TargetMode="External"/><Relationship Id="rId39" Type="http://schemas.openxmlformats.org/officeDocument/2006/relationships/fontTable" Target="fontTable.xml"/><Relationship Id="rId21" Type="http://schemas.openxmlformats.org/officeDocument/2006/relationships/hyperlink" Target="https://app.codegra.de/courses/7735/assignments/83436/submissions/10254330/files/122506696?revision=student" TargetMode="External"/><Relationship Id="rId34" Type="http://schemas.openxmlformats.org/officeDocument/2006/relationships/header" Target="head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hyperlink" Target="https://www.datacamp.com/tutorial/json-data-python"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opus.us.edu.pl/fileView.seam?fileName=Hernandez-Figueroa_Python_Classes.pdf&amp;affil=&amp;entityType=book&amp;fileTitle=Hernandez-Figueroa_Python_Classes.pdf+%2F+1+MB+%2F+&amp;entityId=USL03255d049e514682a2e038bf839bb659&amp;lang=pl&amp;fileId=USL3f5da3ee4c49433c87ff48a409ac18d6&amp;cid=473346" TargetMode="External"/><Relationship Id="rId32" Type="http://schemas.openxmlformats.org/officeDocument/2006/relationships/hyperlink" Target="https://app.codegra.de/courses/7735/assignments/107494/submissions/10256207/files/122514114" TargetMode="External"/><Relationship Id="rId37" Type="http://schemas.openxmlformats.org/officeDocument/2006/relationships/header" Target="header3.xml"/><Relationship Id="rId40"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https://stackoverflow.com/questions/46147839/docker-how-can-i-have-sqlite-db-changes-persist-to-the-db-file" TargetMode="External"/><Relationship Id="rId23" Type="http://schemas.openxmlformats.org/officeDocument/2006/relationships/hyperlink" Target="https://github.com/hogeschool/basecamp/blob/main/week09/inf-bc-w09-python.md" TargetMode="External"/><Relationship Id="rId28" Type="http://schemas.openxmlformats.org/officeDocument/2006/relationships/hyperlink" Target="https://www.analyticsvidhya.com/blog/2021/08/python-tutorial-working-with-csv-file-for-data-science/"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yperlink" Target="https://app.codegra.de/courses/7735/assignments/83480/submission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app.codegra.de/courses/7735/assignments/83437/submissions/10254114/files/122505775?revision=student" TargetMode="External"/><Relationship Id="rId27" Type="http://schemas.openxmlformats.org/officeDocument/2006/relationships/hyperlink" Target="https://github.com/hogeschool/basecamp/blob/main/week11/inf-bc-w11-python.md" TargetMode="External"/><Relationship Id="rId30" Type="http://schemas.openxmlformats.org/officeDocument/2006/relationships/hyperlink" Target="https://app.codegra.de/courses/7735/assignments/83479/submissions" TargetMode="External"/><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freecodecamp.org/news/python-debugging-handbook" TargetMode="External"/><Relationship Id="rId25" Type="http://schemas.openxmlformats.org/officeDocument/2006/relationships/hyperlink" Target="https://github.com/hogeschool/basecamp/blob/main/week10/inf-bc-w10-python.md" TargetMode="External"/><Relationship Id="rId33" Type="http://schemas.openxmlformats.org/officeDocument/2006/relationships/header" Target="header1.xml"/><Relationship Id="rId3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462B342196594DA91EB8EA706ACAAE" ma:contentTypeVersion="5" ma:contentTypeDescription="Create a new document." ma:contentTypeScope="" ma:versionID="19d13227ce20cadb0c99bbf679f47235">
  <xsd:schema xmlns:xsd="http://www.w3.org/2001/XMLSchema" xmlns:xs="http://www.w3.org/2001/XMLSchema" xmlns:p="http://schemas.microsoft.com/office/2006/metadata/properties" xmlns:ns3="dbcd5f05-bedf-4647-810a-b6cef0b214ab" targetNamespace="http://schemas.microsoft.com/office/2006/metadata/properties" ma:root="true" ma:fieldsID="d99c24717481821a8c15c2ad421fe8db" ns3:_="">
    <xsd:import namespace="dbcd5f05-bedf-4647-810a-b6cef0b214a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cd5f05-bedf-4647-810a-b6cef0b214a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21</b:Tag>
    <b:SourceType>InternetSite</b:SourceType>
    <b:Guid>{00AEFF6B-1AF1-40C4-89E7-8E22F7BA1BCD}</b:Guid>
    <b:Title>Amazon AWS</b:Title>
    <b:URL>https://aws.amazon.com/what-is/unit-testing/</b:URL>
    <b:Author>
      <b:Author>
        <b:Corporate>AWS</b:Corporate>
      </b:Author>
    </b:Author>
    <b:RefOrder>6</b:RefOrder>
  </b:Source>
  <b:Source>
    <b:Tag>22</b:Tag>
    <b:SourceType>InternetSite</b:SourceType>
    <b:Guid>{CA3C89FA-42B3-43AF-A74D-BFCE7D53EFC3}</b:Guid>
    <b:Title>System Integration Testing</b:Title>
    <b:Author>
      <b:Author>
        <b:Corporate>Stanford University</b:Corporate>
      </b:Author>
    </b:Author>
    <b:URL>https://uit.stanford.edu/pmo/SIT</b:URL>
    <b:RefOrder>8</b:RefOrder>
  </b:Source>
  <b:Source>
    <b:Tag>23</b:Tag>
    <b:SourceType>InternetSite</b:SourceType>
    <b:Guid>{A2027157-2F1D-485C-8A37-B9368C57D399}</b:Guid>
    <b:Author>
      <b:Author>
        <b:Corporate>Stanford University</b:Corporate>
      </b:Author>
    </b:Author>
    <b:Title>User Acceptance Testing</b:Title>
    <b:URL>https://uit.stanford.edu/pmo/UAT</b:URL>
    <b:RefOrder>7</b:RefOrder>
  </b:Source>
  <b:Source>
    <b:Tag>12</b:Tag>
    <b:SourceType>InternetSite</b:SourceType>
    <b:Guid>{D812E235-CFD1-41EC-88A3-66717B4CD4F7}</b:Guid>
    <b:Title>Lecture 4</b:Title>
    <b:Author>
      <b:Author>
        <b:Corporate>Harvard</b:Corporate>
      </b:Author>
    </b:Author>
    <b:URL>­https://cs50.harvard.edu/college/2021/spring/notes/4/</b:URL>
    <b:Year>2021</b:Year>
    <b:RefOrder>4</b:RefOrder>
  </b:Source>
  <b:Source>
    <b:Tag>11</b:Tag>
    <b:SourceType>Book</b:SourceType>
    <b:Guid>{7CAD682F-82C8-4456-8E3D-08A36CC9F6B7}</b:Guid>
    <b:Author>
      <b:Author>
        <b:NameList>
          <b:Person>
            <b:Last>Hua</b:Last>
            <b:First>David</b:First>
          </b:Person>
          <b:Person>
            <b:Last>Weiland</b:Last>
            <b:First>Austin</b:First>
          </b:Person>
          <b:Person>
            <b:Last>Drummond</b:Last>
            <b:First>Scott</b:First>
          </b:Person>
        </b:NameList>
      </b:Author>
    </b:Author>
    <b:Title>Bits, Bytes, and Binary: The Mathematics of Computers</b:Title>
    <b:Year>2014</b:Year>
    <b:Publisher>Tech Directions</b:Publisher>
    <b:RefOrder>1</b:RefOrder>
  </b:Source>
  <b:Source>
    <b:Tag>13</b:Tag>
    <b:SourceType>Book</b:SourceType>
    <b:Guid>{53DE5236-A7E0-429C-94A8-A78264C6FC90}</b:Guid>
    <b:Title>Exact Versus Inexact Decimal Floating-Point Numbers and Arithmetic</b:Title>
    <b:Year>2023</b:Year>
    <b:Author>
      <b:Author>
        <b:NameList>
          <b:Person>
            <b:Last>Mudawar</b:Last>
            <b:First>­M</b:First>
            <b:Middle>F</b:Middle>
          </b:Person>
        </b:NameList>
      </b:Author>
    </b:Author>
    <b:Publisher>IEEE Access, vol. 11,</b:Publisher>
    <b:RefOrder>5</b:RefOrder>
  </b:Source>
  <b:Source>
    <b:Tag>Sai24</b:Tag>
    <b:SourceType>InternetSite</b:SourceType>
    <b:Guid>{677E57B6-690A-45D3-9044-FAA8BC019566}</b:Guid>
    <b:Title>Python Exceptions: An Introduction</b:Title>
    <b:Year>2024</b:Year>
    <b:Author>
      <b:Author>
        <b:NameList>
          <b:Person>
            <b:Last>Klundert</b:Last>
            <b:First>Said</b:First>
          </b:Person>
        </b:NameList>
      </b:Author>
    </b:Author>
    <b:InternetSiteTitle>Real Python</b:InternetSiteTitle>
    <b:Month>1</b:Month>
    <b:Day>29</b:Day>
    <b:URL>https://realpython.com/python-exceptions/</b:URL>
    <b:RefOrder>9</b:RefOrder>
  </b:Source>
  <b:Source>
    <b:Tag>Bil</b:Tag>
    <b:SourceType>Book</b:SourceType>
    <b:Guid>{8A1AEBA4-EB68-41D2-BD92-A5E5B574FA82}</b:Guid>
    <b:Author>
      <b:Author>
        <b:NameList>
          <b:Person>
            <b:Last>Lubanovic</b:Last>
            <b:First>Bill</b:First>
          </b:Person>
        </b:NameList>
      </b:Author>
    </b:Author>
    <b:Title>Introducing Python: Modern Computing in Simple Packages</b:Title>
    <b:Year>2019</b:Year>
    <b:Publisher>O'Reilly Media</b:Publisher>
    <b:RefOrder>10</b:RefOrder>
  </b:Source>
  <b:Source>
    <b:Tag>Mic23</b:Tag>
    <b:SourceType>InternetSite</b:SourceType>
    <b:Guid>{0CFBD3EA-010B-4792-9865-53F198148E30}</b:Guid>
    <b:Author>
      <b:Author>
        <b:Corporate>Microsoft</b:Corporate>
      </b:Author>
    </b:Author>
    <b:Title>Exception-handling statements</b:Title>
    <b:InternetSiteTitle>Microsoft learn</b:InternetSiteTitle>
    <b:Year>2023</b:Year>
    <b:Month>4</b:Month>
    <b:Day>22</b:Day>
    <b:URL>https://learn.microsoft.com/en-us/dotnet/csharp/language-reference/statements/exception-handling-statements</b:URL>
    <b:RefOrder>11</b:RefOrder>
  </b:Source>
  <b:Source>
    <b:Tag>Wig12</b:Tag>
    <b:SourceType>JournalArticle</b:SourceType>
    <b:Guid>{A6A85D19-74C7-418E-B01A-99614CDCF03C}</b:Guid>
    <b:Title>Seven Keys to Effective Feedback</b:Title>
    <b:Year>2012</b:Year>
    <b:Author>
      <b:Author>
        <b:NameList>
          <b:Person>
            <b:Last>Wiggins</b:Last>
            <b:First>Grant</b:First>
          </b:Person>
        </b:NameList>
      </b:Author>
    </b:Author>
    <b:RefOrder>2</b:RefOrder>
  </b:Source>
  <b:Source>
    <b:Tag>Lea25</b:Tag>
    <b:SourceType>InternetSite</b:SourceType>
    <b:Guid>{02622BE1-8E38-40CB-9E5F-9FE9797DA045}</b:Guid>
    <b:Title>The do’s and don’ts for constructive feedback in your organization</b:Title>
    <b:Author>
      <b:Author>
        <b:Corporate>Learned.io</b:Corporate>
      </b:Author>
    </b:Author>
    <b:YearAccessed>2025</b:YearAccessed>
    <b:MonthAccessed>January</b:MonthAccessed>
    <b:DayAccessed>3</b:DayAccessed>
    <b:URL>https://www.learned.io/en/hr-dictionary/the-dos-and-donts-for-constructive-feedback-in-your-organization/</b:URL>
    <b:RefOrder>3</b:RefOrder>
  </b:Source>
</b:Sources>
</file>

<file path=customXml/itemProps1.xml><?xml version="1.0" encoding="utf-8"?>
<ds:datastoreItem xmlns:ds="http://schemas.openxmlformats.org/officeDocument/2006/customXml" ds:itemID="{3039AAE3-A08C-4CCD-9C2B-901BCFF1DD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cd5f05-bedf-4647-810a-b6cef0b214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FDF3A3-731E-4905-A3B2-B8349239B5A8}">
  <ds:schemaRefs>
    <ds:schemaRef ds:uri="http://schemas.microsoft.com/sharepoint/v3/contenttype/forms"/>
  </ds:schemaRefs>
</ds:datastoreItem>
</file>

<file path=customXml/itemProps3.xml><?xml version="1.0" encoding="utf-8"?>
<ds:datastoreItem xmlns:ds="http://schemas.openxmlformats.org/officeDocument/2006/customXml" ds:itemID="{473347E8-5330-483C-A78E-C10AD79267B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24C95EE-2A45-4325-921E-F2BC7B0D5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2150</TotalTime>
  <Pages>46</Pages>
  <Words>10997</Words>
  <Characters>62686</Characters>
  <Application>Microsoft Office Word</Application>
  <DocSecurity>0</DocSecurity>
  <Lines>522</Lines>
  <Paragraphs>147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73536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Bellaart (1099432)</dc:creator>
  <cp:keywords/>
  <dc:description/>
  <cp:lastModifiedBy>Lukas Bellaart (1099432)</cp:lastModifiedBy>
  <cp:revision>71</cp:revision>
  <cp:lastPrinted>2025-01-06T12:59:00Z</cp:lastPrinted>
  <dcterms:created xsi:type="dcterms:W3CDTF">2025-01-02T21:56:00Z</dcterms:created>
  <dcterms:modified xsi:type="dcterms:W3CDTF">2025-01-06T19:15:00Z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0x010100B1462B342196594DA91EB8EA706ACAAE</vt:lpwstr>
  </property>
</Properties>
</file>